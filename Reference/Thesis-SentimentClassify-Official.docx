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A9D23" w14:textId="77777777" w:rsidR="0045053A" w:rsidRPr="00CB7B88" w:rsidRDefault="0045053A" w:rsidP="001E5146">
      <w:pPr>
        <w:jc w:val="center"/>
        <w:rPr>
          <w:rFonts w:cs="Times New Roman"/>
          <w:b/>
          <w:noProof/>
          <w:sz w:val="28"/>
          <w:szCs w:val="28"/>
        </w:rPr>
      </w:pPr>
      <w:r w:rsidRPr="00CB7B88">
        <w:rPr>
          <w:rFonts w:cs="Times New Roman"/>
          <w:b/>
          <w:noProof/>
          <w:sz w:val="28"/>
          <w:szCs w:val="28"/>
        </w:rPr>
        <w:t>ĐẠI HỌC QUỐC GIA TP. HỒ CHÍ MINH</w:t>
      </w:r>
    </w:p>
    <w:p w14:paraId="791B2A51" w14:textId="77777777" w:rsidR="0045053A" w:rsidRPr="00CB7B88" w:rsidRDefault="0045053A" w:rsidP="001E5146">
      <w:pPr>
        <w:spacing w:before="60" w:after="60"/>
        <w:jc w:val="center"/>
        <w:rPr>
          <w:rFonts w:cs="Times New Roman"/>
          <w:b/>
          <w:noProof/>
          <w:szCs w:val="26"/>
        </w:rPr>
      </w:pPr>
      <w:r w:rsidRPr="00CB7B88">
        <w:rPr>
          <w:rFonts w:cs="Times New Roman"/>
          <w:b/>
          <w:noProof/>
          <w:sz w:val="32"/>
          <w:szCs w:val="32"/>
        </w:rPr>
        <w:t>TRƯỜNG ĐẠI HỌC CÔNG NGHỆ THÔNG TIN</w:t>
      </w:r>
    </w:p>
    <w:p w14:paraId="22336721" w14:textId="77777777" w:rsidR="0045053A" w:rsidRPr="00CB7B88" w:rsidRDefault="00825A7F" w:rsidP="001E5146">
      <w:pPr>
        <w:tabs>
          <w:tab w:val="center" w:pos="4568"/>
          <w:tab w:val="left" w:pos="6120"/>
        </w:tabs>
        <w:jc w:val="center"/>
        <w:rPr>
          <w:rFonts w:cs="Times New Roman"/>
          <w:b/>
          <w:noProof/>
          <w:sz w:val="32"/>
          <w:szCs w:val="32"/>
        </w:rPr>
      </w:pPr>
      <w:r w:rsidRPr="00CB7B88">
        <w:rPr>
          <w:rFonts w:cs="Times New Roman"/>
          <w:b/>
          <w:noProof/>
          <w:sz w:val="32"/>
          <w:szCs w:val="32"/>
        </w:rPr>
        <w:t>KHOA CÔNG NGHỆ PHẦN MỀM</w:t>
      </w:r>
    </w:p>
    <w:p w14:paraId="290820A6" w14:textId="77777777" w:rsidR="0045053A" w:rsidRPr="00CB7B88" w:rsidRDefault="0045053A" w:rsidP="00C54582">
      <w:pPr>
        <w:rPr>
          <w:rFonts w:cs="Times New Roman"/>
          <w:noProof/>
          <w:sz w:val="28"/>
        </w:rPr>
      </w:pPr>
    </w:p>
    <w:p w14:paraId="37D95AF8" w14:textId="77777777" w:rsidR="0045053A" w:rsidRPr="00CB7B88" w:rsidRDefault="0045053A" w:rsidP="00C54582">
      <w:pPr>
        <w:rPr>
          <w:rFonts w:cs="Times New Roman"/>
          <w:noProof/>
          <w:sz w:val="28"/>
        </w:rPr>
      </w:pPr>
    </w:p>
    <w:p w14:paraId="2883ADB1" w14:textId="77777777" w:rsidR="0045053A" w:rsidRPr="00CB7B88" w:rsidRDefault="0045053A" w:rsidP="00C54582">
      <w:pPr>
        <w:rPr>
          <w:rFonts w:cs="Times New Roman"/>
          <w:b/>
          <w:noProof/>
          <w:sz w:val="28"/>
        </w:rPr>
      </w:pPr>
    </w:p>
    <w:p w14:paraId="5EAB31B8" w14:textId="4885BCE5" w:rsidR="0045053A" w:rsidRPr="002F6C76" w:rsidRDefault="00713B2A" w:rsidP="001E5146">
      <w:pPr>
        <w:jc w:val="center"/>
        <w:rPr>
          <w:rFonts w:cs="Times New Roman"/>
          <w:b/>
          <w:noProof/>
          <w:sz w:val="28"/>
        </w:rPr>
      </w:pPr>
      <w:r w:rsidRPr="00CB7B88">
        <w:rPr>
          <w:rFonts w:cs="Times New Roman"/>
          <w:b/>
          <w:noProof/>
          <w:sz w:val="28"/>
        </w:rPr>
        <w:t>NGUYỄ</w:t>
      </w:r>
      <w:r w:rsidR="002F6C76">
        <w:rPr>
          <w:rFonts w:cs="Times New Roman"/>
          <w:b/>
          <w:noProof/>
          <w:sz w:val="28"/>
        </w:rPr>
        <w:t xml:space="preserve">N </w:t>
      </w:r>
      <w:r w:rsidR="002F6C76" w:rsidRPr="002F6C76">
        <w:rPr>
          <w:rFonts w:cs="Times New Roman"/>
          <w:b/>
          <w:noProof/>
          <w:sz w:val="28"/>
        </w:rPr>
        <w:t>THÀNH THÁI</w:t>
      </w:r>
    </w:p>
    <w:p w14:paraId="689F588D" w14:textId="32111066" w:rsidR="0045053A" w:rsidRPr="002F6C76" w:rsidRDefault="002F6C76" w:rsidP="001E5146">
      <w:pPr>
        <w:jc w:val="center"/>
        <w:rPr>
          <w:rFonts w:cs="Times New Roman"/>
          <w:b/>
          <w:noProof/>
          <w:sz w:val="28"/>
        </w:rPr>
      </w:pPr>
      <w:r w:rsidRPr="002F6C76">
        <w:rPr>
          <w:rFonts w:cs="Times New Roman"/>
          <w:b/>
          <w:noProof/>
          <w:sz w:val="28"/>
        </w:rPr>
        <w:t>TRẦN ANH QUÂN</w:t>
      </w:r>
    </w:p>
    <w:p w14:paraId="44150AF7" w14:textId="77777777" w:rsidR="0045053A" w:rsidRPr="00CB7B88" w:rsidRDefault="0045053A" w:rsidP="00C54582">
      <w:pPr>
        <w:rPr>
          <w:rFonts w:cs="Times New Roman"/>
          <w:b/>
          <w:noProof/>
          <w:sz w:val="28"/>
        </w:rPr>
      </w:pPr>
    </w:p>
    <w:p w14:paraId="7652753A" w14:textId="77777777" w:rsidR="00504B0C" w:rsidRPr="00CB7B88" w:rsidRDefault="00504B0C" w:rsidP="00C54582">
      <w:pPr>
        <w:rPr>
          <w:rFonts w:cs="Times New Roman"/>
          <w:b/>
          <w:noProof/>
          <w:sz w:val="28"/>
        </w:rPr>
      </w:pPr>
    </w:p>
    <w:p w14:paraId="5468278F" w14:textId="77777777" w:rsidR="0045053A" w:rsidRPr="00CB7B88" w:rsidRDefault="0045053A" w:rsidP="001E5146">
      <w:pPr>
        <w:jc w:val="center"/>
        <w:rPr>
          <w:rFonts w:cs="Times New Roman"/>
          <w:b/>
          <w:noProof/>
          <w:sz w:val="28"/>
        </w:rPr>
      </w:pPr>
      <w:r w:rsidRPr="00CB7B88">
        <w:rPr>
          <w:rFonts w:cs="Times New Roman"/>
          <w:b/>
          <w:noProof/>
          <w:sz w:val="32"/>
          <w:szCs w:val="32"/>
        </w:rPr>
        <w:t>KHÓA LUẬN TỐT NGHIỆP</w:t>
      </w:r>
    </w:p>
    <w:p w14:paraId="4FA68D78" w14:textId="7D1ADC05" w:rsidR="0045053A" w:rsidRPr="00CB7B88" w:rsidRDefault="002F6C76" w:rsidP="002F6C76">
      <w:pPr>
        <w:jc w:val="center"/>
        <w:rPr>
          <w:rFonts w:cs="Times New Roman"/>
          <w:noProof/>
          <w:sz w:val="28"/>
        </w:rPr>
      </w:pPr>
      <w:r w:rsidRPr="002F6C76">
        <w:rPr>
          <w:rFonts w:cs="Times New Roman"/>
          <w:b/>
          <w:noProof/>
          <w:sz w:val="36"/>
          <w:szCs w:val="36"/>
        </w:rPr>
        <w:t>XÂY DỰNG HỆ THỐNG PHÂN TÍCH TRẠNG THÁI CẢM XÚC CỦA THÀNH VIÊN TRÊN MẠNG XÃ HỘ</w:t>
      </w:r>
      <w:r w:rsidR="00FD1DDE">
        <w:rPr>
          <w:rFonts w:cs="Times New Roman"/>
          <w:b/>
          <w:noProof/>
          <w:sz w:val="36"/>
          <w:szCs w:val="36"/>
        </w:rPr>
        <w:t>I</w:t>
      </w:r>
    </w:p>
    <w:p w14:paraId="251EDE92" w14:textId="77777777" w:rsidR="00832440" w:rsidRDefault="00832440" w:rsidP="001E5146">
      <w:pPr>
        <w:jc w:val="center"/>
        <w:rPr>
          <w:ins w:id="1" w:author="John Tran" w:date="2016-02-15T21:21:00Z"/>
          <w:rFonts w:cs="Times New Roman"/>
          <w:b/>
          <w:noProof/>
          <w:sz w:val="28"/>
        </w:rPr>
      </w:pPr>
    </w:p>
    <w:p w14:paraId="438E19F9" w14:textId="77777777" w:rsidR="0045053A" w:rsidRPr="00CB7B88" w:rsidRDefault="0045053A" w:rsidP="001E5146">
      <w:pPr>
        <w:jc w:val="center"/>
        <w:rPr>
          <w:rFonts w:cs="Times New Roman"/>
          <w:noProof/>
          <w:sz w:val="28"/>
        </w:rPr>
      </w:pPr>
      <w:r w:rsidRPr="00CB7B88">
        <w:rPr>
          <w:rFonts w:cs="Times New Roman"/>
          <w:b/>
          <w:noProof/>
          <w:sz w:val="28"/>
        </w:rPr>
        <w:t>KỸ</w:t>
      </w:r>
      <w:r w:rsidR="002E3F03" w:rsidRPr="00CB7B88">
        <w:rPr>
          <w:rFonts w:cs="Times New Roman"/>
          <w:b/>
          <w:noProof/>
          <w:sz w:val="28"/>
        </w:rPr>
        <w:t xml:space="preserve"> SƯ NGÀNH KỸ THUẬT PHẦN MỀM</w:t>
      </w:r>
    </w:p>
    <w:p w14:paraId="3D873615" w14:textId="77777777" w:rsidR="0045053A" w:rsidRPr="00CB7B88" w:rsidRDefault="0045053A" w:rsidP="00C54582">
      <w:pPr>
        <w:ind w:left="1440" w:firstLine="720"/>
        <w:rPr>
          <w:rFonts w:cs="Times New Roman"/>
          <w:noProof/>
          <w:sz w:val="28"/>
        </w:rPr>
      </w:pPr>
    </w:p>
    <w:p w14:paraId="07328831" w14:textId="77777777" w:rsidR="0045053A" w:rsidRPr="00CB7B88" w:rsidRDefault="0045053A" w:rsidP="00C54582">
      <w:pPr>
        <w:rPr>
          <w:rFonts w:cs="Times New Roman"/>
          <w:noProof/>
          <w:sz w:val="28"/>
        </w:rPr>
      </w:pPr>
    </w:p>
    <w:p w14:paraId="389F7AFF" w14:textId="77777777" w:rsidR="0045053A" w:rsidRPr="00CB7B88" w:rsidRDefault="0045053A" w:rsidP="00C54582">
      <w:pPr>
        <w:rPr>
          <w:rFonts w:cs="Times New Roman"/>
          <w:noProof/>
          <w:sz w:val="28"/>
        </w:rPr>
      </w:pPr>
    </w:p>
    <w:p w14:paraId="593E4F25" w14:textId="77777777" w:rsidR="0045053A" w:rsidRPr="002F6C76" w:rsidRDefault="0045053A" w:rsidP="00C54582">
      <w:pPr>
        <w:rPr>
          <w:rFonts w:cs="Times New Roman"/>
          <w:noProof/>
          <w:sz w:val="28"/>
        </w:rPr>
      </w:pPr>
    </w:p>
    <w:p w14:paraId="466F155C" w14:textId="77777777" w:rsidR="001E5146" w:rsidRPr="002F6C76" w:rsidRDefault="001E5146" w:rsidP="00C54582">
      <w:pPr>
        <w:rPr>
          <w:rFonts w:cs="Times New Roman"/>
          <w:noProof/>
          <w:sz w:val="28"/>
        </w:rPr>
      </w:pPr>
    </w:p>
    <w:p w14:paraId="2E9338E0" w14:textId="77777777" w:rsidR="0045053A" w:rsidRPr="00CB7B88" w:rsidRDefault="0045053A" w:rsidP="00C54582">
      <w:pPr>
        <w:rPr>
          <w:rFonts w:cs="Times New Roman"/>
          <w:b/>
          <w:noProof/>
          <w:szCs w:val="26"/>
        </w:rPr>
      </w:pPr>
    </w:p>
    <w:p w14:paraId="60F9A3AB" w14:textId="77777777" w:rsidR="0045053A" w:rsidRPr="00CB7B88" w:rsidRDefault="0045053A" w:rsidP="00C54582">
      <w:pPr>
        <w:rPr>
          <w:rFonts w:cs="Times New Roman"/>
          <w:b/>
          <w:noProof/>
          <w:szCs w:val="26"/>
        </w:rPr>
      </w:pPr>
    </w:p>
    <w:p w14:paraId="6408BD19" w14:textId="36CC0DEB" w:rsidR="00A1168A" w:rsidRPr="00FD1DDE" w:rsidRDefault="0045053A">
      <w:pPr>
        <w:jc w:val="center"/>
        <w:rPr>
          <w:rFonts w:cs="Times New Roman"/>
          <w:b/>
          <w:noProof/>
          <w:szCs w:val="26"/>
        </w:rPr>
        <w:sectPr w:rsidR="00A1168A" w:rsidRPr="00FD1DDE" w:rsidSect="006D4BAD">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Change w:id="2" w:author="John Tran" w:date="2015-12-30T09:31:00Z">
          <w:pPr>
            <w:ind w:firstLine="720"/>
            <w:jc w:val="center"/>
          </w:pPr>
        </w:pPrChange>
      </w:pPr>
      <w:r w:rsidRPr="00FD1DDE">
        <w:rPr>
          <w:rFonts w:cs="Times New Roman"/>
          <w:b/>
          <w:noProof/>
          <w:szCs w:val="26"/>
        </w:rPr>
        <w:t>TP. HỒ</w:t>
      </w:r>
      <w:r w:rsidR="00EC60C4" w:rsidRPr="00FD1DDE">
        <w:rPr>
          <w:rFonts w:cs="Times New Roman"/>
          <w:b/>
          <w:noProof/>
          <w:szCs w:val="26"/>
        </w:rPr>
        <w:t xml:space="preserve"> CHÍ MINH,</w:t>
      </w:r>
      <w:r w:rsidR="00FD1DDE" w:rsidRPr="00FD1DDE">
        <w:rPr>
          <w:rFonts w:cs="Times New Roman"/>
          <w:b/>
          <w:noProof/>
          <w:szCs w:val="26"/>
        </w:rPr>
        <w:t xml:space="preserve"> </w:t>
      </w:r>
      <w:ins w:id="3" w:author="Thanh Thai Nguyen" w:date="2015-12-24T16:17:00Z">
        <w:del w:id="4" w:author="John Tran" w:date="2015-12-31T00:28:00Z">
          <w:r w:rsidR="00C5334F" w:rsidRPr="00F33FD9" w:rsidDel="00084EB1">
            <w:rPr>
              <w:rFonts w:cs="Times New Roman"/>
              <w:b/>
              <w:noProof/>
              <w:szCs w:val="26"/>
              <w:rPrChange w:id="5" w:author="Thanh Thai Nguyen" w:date="2015-12-24T16:17:00Z">
                <w:rPr>
                  <w:rFonts w:cs="Times New Roman"/>
                  <w:b/>
                  <w:noProof/>
                  <w:szCs w:val="26"/>
                  <w:lang w:val="en-US"/>
                </w:rPr>
              </w:rPrChange>
            </w:rPr>
            <w:delText xml:space="preserve">tháng 12 năm </w:delText>
          </w:r>
        </w:del>
      </w:ins>
      <w:del w:id="6" w:author="Thanh Thai Nguyen" w:date="2015-12-24T16:17:00Z">
        <w:r w:rsidR="00FD1DDE" w:rsidRPr="00FD1DDE" w:rsidDel="00C5334F">
          <w:rPr>
            <w:rFonts w:cs="Times New Roman"/>
            <w:b/>
            <w:noProof/>
            <w:szCs w:val="26"/>
          </w:rPr>
          <w:delText>12/</w:delText>
        </w:r>
      </w:del>
      <w:r w:rsidR="00EC60C4" w:rsidRPr="00FD1DDE">
        <w:rPr>
          <w:rFonts w:cs="Times New Roman"/>
          <w:b/>
          <w:noProof/>
          <w:szCs w:val="26"/>
        </w:rPr>
        <w:t>2015</w:t>
      </w:r>
    </w:p>
    <w:p w14:paraId="3E4B4A17" w14:textId="77777777" w:rsidR="00A1168A" w:rsidRPr="00CB7B88" w:rsidRDefault="00A1168A" w:rsidP="001E5146">
      <w:pPr>
        <w:jc w:val="center"/>
        <w:rPr>
          <w:rFonts w:cs="Times New Roman"/>
          <w:b/>
          <w:noProof/>
          <w:sz w:val="28"/>
          <w:szCs w:val="28"/>
        </w:rPr>
      </w:pPr>
      <w:r w:rsidRPr="00CB7B88">
        <w:rPr>
          <w:rFonts w:cs="Times New Roman"/>
          <w:b/>
          <w:noProof/>
          <w:sz w:val="28"/>
          <w:szCs w:val="28"/>
        </w:rPr>
        <w:lastRenderedPageBreak/>
        <w:t>ĐẠI HỌC QUỐC GIA TP. HỒ CHÍ MINH</w:t>
      </w:r>
    </w:p>
    <w:p w14:paraId="69661E4F" w14:textId="77777777" w:rsidR="00A1168A" w:rsidRPr="00CB7B88" w:rsidRDefault="00A1168A" w:rsidP="001E5146">
      <w:pPr>
        <w:spacing w:before="60" w:after="60"/>
        <w:jc w:val="center"/>
        <w:rPr>
          <w:rFonts w:cs="Times New Roman"/>
          <w:noProof/>
          <w:sz w:val="28"/>
          <w:szCs w:val="28"/>
        </w:rPr>
      </w:pPr>
      <w:r w:rsidRPr="00CB7B88">
        <w:rPr>
          <w:rFonts w:cs="Times New Roman"/>
          <w:b/>
          <w:noProof/>
          <w:sz w:val="32"/>
          <w:szCs w:val="26"/>
        </w:rPr>
        <w:t>TRƯỜNG ĐẠI HỌC CÔNG NGHỆ THÔNG TIN</w:t>
      </w:r>
    </w:p>
    <w:p w14:paraId="0DA5A142" w14:textId="77777777" w:rsidR="00A1168A" w:rsidRPr="00CB7B88" w:rsidRDefault="009C0D07" w:rsidP="001E5146">
      <w:pPr>
        <w:spacing w:before="60" w:after="60"/>
        <w:jc w:val="center"/>
        <w:rPr>
          <w:rFonts w:cs="Times New Roman"/>
          <w:b/>
          <w:noProof/>
          <w:sz w:val="36"/>
          <w:szCs w:val="26"/>
        </w:rPr>
      </w:pPr>
      <w:r w:rsidRPr="00CB7B88">
        <w:rPr>
          <w:rFonts w:cs="Times New Roman"/>
          <w:b/>
          <w:noProof/>
          <w:sz w:val="32"/>
          <w:szCs w:val="28"/>
        </w:rPr>
        <w:t>KHOA CÔNG NGHỆ PHẦN MỀM</w:t>
      </w:r>
    </w:p>
    <w:p w14:paraId="26280B50" w14:textId="77777777" w:rsidR="00A1168A" w:rsidRPr="00CB7B88" w:rsidRDefault="00A1168A" w:rsidP="00C54582">
      <w:pPr>
        <w:rPr>
          <w:rFonts w:cs="Times New Roman"/>
          <w:noProof/>
          <w:sz w:val="28"/>
        </w:rPr>
      </w:pPr>
    </w:p>
    <w:p w14:paraId="6946C797" w14:textId="77777777" w:rsidR="00A1168A" w:rsidRPr="00CB7B88" w:rsidRDefault="00A1168A" w:rsidP="00C54582">
      <w:pPr>
        <w:rPr>
          <w:rFonts w:cs="Times New Roman"/>
          <w:noProof/>
          <w:sz w:val="28"/>
        </w:rPr>
      </w:pPr>
    </w:p>
    <w:p w14:paraId="5B63C94A" w14:textId="77777777" w:rsidR="00A1168A" w:rsidRPr="00CB7B88" w:rsidRDefault="00A1168A" w:rsidP="00C54582">
      <w:pPr>
        <w:rPr>
          <w:rFonts w:cs="Times New Roman"/>
          <w:noProof/>
          <w:sz w:val="28"/>
        </w:rPr>
      </w:pPr>
    </w:p>
    <w:p w14:paraId="1E2E0921" w14:textId="3B8E5643" w:rsidR="00A1168A" w:rsidRPr="00FD1DDE" w:rsidRDefault="000933B9" w:rsidP="001E5146">
      <w:pPr>
        <w:jc w:val="center"/>
        <w:rPr>
          <w:rFonts w:cs="Times New Roman"/>
          <w:b/>
          <w:noProof/>
          <w:sz w:val="28"/>
          <w:szCs w:val="28"/>
        </w:rPr>
      </w:pPr>
      <w:r w:rsidRPr="00CB7B88">
        <w:rPr>
          <w:rFonts w:cs="Times New Roman"/>
          <w:b/>
          <w:noProof/>
          <w:sz w:val="28"/>
          <w:szCs w:val="28"/>
        </w:rPr>
        <w:t xml:space="preserve">NGUYỄN </w:t>
      </w:r>
      <w:r w:rsidR="00FD1DDE" w:rsidRPr="00FD1DDE">
        <w:rPr>
          <w:rFonts w:cs="Times New Roman"/>
          <w:b/>
          <w:noProof/>
          <w:sz w:val="28"/>
          <w:szCs w:val="28"/>
        </w:rPr>
        <w:t xml:space="preserve">THÀNH THÁI </w:t>
      </w:r>
      <w:r w:rsidR="00A1168A" w:rsidRPr="00CB7B88">
        <w:rPr>
          <w:rFonts w:cs="Times New Roman"/>
          <w:b/>
          <w:noProof/>
          <w:sz w:val="28"/>
          <w:szCs w:val="28"/>
        </w:rPr>
        <w:t xml:space="preserve">– </w:t>
      </w:r>
      <w:r w:rsidRPr="00CB7B88">
        <w:rPr>
          <w:rFonts w:cs="Times New Roman"/>
          <w:b/>
          <w:noProof/>
          <w:sz w:val="28"/>
          <w:szCs w:val="28"/>
        </w:rPr>
        <w:t>1</w:t>
      </w:r>
      <w:r w:rsidR="00FD1DDE" w:rsidRPr="00FD1DDE">
        <w:rPr>
          <w:rFonts w:cs="Times New Roman"/>
          <w:b/>
          <w:noProof/>
          <w:sz w:val="28"/>
          <w:szCs w:val="28"/>
        </w:rPr>
        <w:t>11520357</w:t>
      </w:r>
    </w:p>
    <w:p w14:paraId="67210A62" w14:textId="7CC7F8F5" w:rsidR="00A1168A" w:rsidRPr="006A46DE" w:rsidRDefault="00FD1DDE" w:rsidP="001E5146">
      <w:pPr>
        <w:jc w:val="center"/>
        <w:rPr>
          <w:rFonts w:cs="Times New Roman"/>
          <w:noProof/>
          <w:sz w:val="28"/>
        </w:rPr>
      </w:pPr>
      <w:r w:rsidRPr="00FD1DDE">
        <w:rPr>
          <w:rFonts w:cs="Times New Roman"/>
          <w:b/>
          <w:noProof/>
          <w:sz w:val="28"/>
          <w:szCs w:val="28"/>
        </w:rPr>
        <w:t>TRẦN ANH QUÂN</w:t>
      </w:r>
      <w:r w:rsidR="009C0D07" w:rsidRPr="00CB7B88">
        <w:rPr>
          <w:rFonts w:cs="Times New Roman"/>
          <w:b/>
          <w:noProof/>
          <w:sz w:val="28"/>
          <w:szCs w:val="28"/>
        </w:rPr>
        <w:t xml:space="preserve"> – </w:t>
      </w:r>
      <w:r w:rsidR="0042084E" w:rsidRPr="00CB7B88">
        <w:rPr>
          <w:rFonts w:cs="Times New Roman"/>
          <w:b/>
          <w:noProof/>
          <w:sz w:val="28"/>
          <w:szCs w:val="28"/>
        </w:rPr>
        <w:t>1</w:t>
      </w:r>
      <w:r w:rsidRPr="006A46DE">
        <w:rPr>
          <w:rFonts w:cs="Times New Roman"/>
          <w:b/>
          <w:noProof/>
          <w:sz w:val="28"/>
          <w:szCs w:val="28"/>
        </w:rPr>
        <w:t>1520305</w:t>
      </w:r>
    </w:p>
    <w:p w14:paraId="799831CE" w14:textId="77777777" w:rsidR="00A1168A" w:rsidRPr="00CB7B88" w:rsidRDefault="00A1168A" w:rsidP="00C54582">
      <w:pPr>
        <w:rPr>
          <w:rFonts w:cs="Times New Roman"/>
          <w:noProof/>
          <w:sz w:val="28"/>
        </w:rPr>
      </w:pPr>
    </w:p>
    <w:p w14:paraId="5EBBB4BA" w14:textId="77777777" w:rsidR="00A1168A" w:rsidRPr="00CB7B88" w:rsidRDefault="00A1168A" w:rsidP="00C54582">
      <w:pPr>
        <w:rPr>
          <w:rFonts w:cs="Times New Roman"/>
          <w:noProof/>
          <w:sz w:val="28"/>
        </w:rPr>
      </w:pPr>
    </w:p>
    <w:p w14:paraId="62113E60" w14:textId="77777777" w:rsidR="00A1168A" w:rsidRPr="00CB7B88" w:rsidRDefault="00A1168A" w:rsidP="001E5146">
      <w:pPr>
        <w:jc w:val="center"/>
        <w:rPr>
          <w:rFonts w:cs="Times New Roman"/>
          <w:b/>
          <w:noProof/>
          <w:sz w:val="32"/>
        </w:rPr>
      </w:pPr>
      <w:r w:rsidRPr="00CB7B88">
        <w:rPr>
          <w:rFonts w:cs="Times New Roman"/>
          <w:b/>
          <w:noProof/>
          <w:sz w:val="32"/>
        </w:rPr>
        <w:t>KHÓA LUẬN TỐT NGHIỆP</w:t>
      </w:r>
    </w:p>
    <w:p w14:paraId="7F582934" w14:textId="2396C5B0" w:rsidR="00A1168A" w:rsidRPr="00CB7B88" w:rsidRDefault="00FD1DDE" w:rsidP="00FD1DDE">
      <w:pPr>
        <w:jc w:val="center"/>
        <w:rPr>
          <w:rFonts w:cs="Times New Roman"/>
          <w:noProof/>
          <w:sz w:val="28"/>
        </w:rPr>
      </w:pPr>
      <w:r w:rsidRPr="002F6C76">
        <w:rPr>
          <w:rFonts w:cs="Times New Roman"/>
          <w:b/>
          <w:noProof/>
          <w:sz w:val="36"/>
          <w:szCs w:val="36"/>
        </w:rPr>
        <w:t>XÂY DỰNG HỆ THỐNG PHÂN TÍCH TRẠNG THÁI CẢM XÚC CỦA THÀNH VIÊN TRÊN MẠNG XÃ HỘ</w:t>
      </w:r>
      <w:r>
        <w:rPr>
          <w:rFonts w:cs="Times New Roman"/>
          <w:b/>
          <w:noProof/>
          <w:sz w:val="36"/>
          <w:szCs w:val="36"/>
        </w:rPr>
        <w:t>I</w:t>
      </w:r>
    </w:p>
    <w:p w14:paraId="38766489" w14:textId="77777777" w:rsidR="00832440" w:rsidRDefault="00832440" w:rsidP="001E5146">
      <w:pPr>
        <w:jc w:val="center"/>
        <w:rPr>
          <w:ins w:id="7" w:author="John Tran" w:date="2016-02-15T21:21:00Z"/>
          <w:rFonts w:cs="Times New Roman"/>
          <w:b/>
          <w:noProof/>
          <w:sz w:val="28"/>
        </w:rPr>
      </w:pPr>
    </w:p>
    <w:p w14:paraId="7431AFDE" w14:textId="77777777" w:rsidR="00A1168A" w:rsidRPr="00CB7B88" w:rsidRDefault="00A1168A" w:rsidP="001E5146">
      <w:pPr>
        <w:jc w:val="center"/>
        <w:rPr>
          <w:rFonts w:cs="Times New Roman"/>
          <w:noProof/>
          <w:sz w:val="28"/>
        </w:rPr>
      </w:pPr>
      <w:r w:rsidRPr="00CB7B88">
        <w:rPr>
          <w:rFonts w:cs="Times New Roman"/>
          <w:b/>
          <w:noProof/>
          <w:sz w:val="28"/>
        </w:rPr>
        <w:t>KỸ</w:t>
      </w:r>
      <w:r w:rsidR="009C0D07" w:rsidRPr="00CB7B88">
        <w:rPr>
          <w:rFonts w:cs="Times New Roman"/>
          <w:b/>
          <w:noProof/>
          <w:sz w:val="28"/>
        </w:rPr>
        <w:t xml:space="preserve"> SƯ NGÀNH KỸ THUẬT PHẦN MỀM</w:t>
      </w:r>
    </w:p>
    <w:p w14:paraId="3134BAC8" w14:textId="77777777" w:rsidR="00A1168A" w:rsidRPr="00CB7B88" w:rsidRDefault="00A1168A" w:rsidP="001E5146">
      <w:pPr>
        <w:jc w:val="center"/>
        <w:rPr>
          <w:rFonts w:cs="Times New Roman"/>
          <w:noProof/>
          <w:sz w:val="28"/>
        </w:rPr>
      </w:pPr>
    </w:p>
    <w:p w14:paraId="4EEE4A1F" w14:textId="77777777" w:rsidR="00A1168A" w:rsidRPr="00CB7B88" w:rsidRDefault="00A1168A" w:rsidP="001E5146">
      <w:pPr>
        <w:tabs>
          <w:tab w:val="left" w:pos="5265"/>
        </w:tabs>
        <w:jc w:val="center"/>
        <w:rPr>
          <w:rFonts w:cs="Times New Roman"/>
          <w:b/>
          <w:noProof/>
          <w:sz w:val="28"/>
        </w:rPr>
      </w:pPr>
      <w:r w:rsidRPr="00CB7B88">
        <w:rPr>
          <w:rFonts w:cs="Times New Roman"/>
          <w:b/>
          <w:noProof/>
          <w:sz w:val="28"/>
        </w:rPr>
        <w:t>GIẢNG VIÊN HƯỚNG DẪN</w:t>
      </w:r>
    </w:p>
    <w:p w14:paraId="269E5B55" w14:textId="3624B084" w:rsidR="00A1168A" w:rsidRPr="00FD1DDE" w:rsidRDefault="009C0D07" w:rsidP="001E5146">
      <w:pPr>
        <w:tabs>
          <w:tab w:val="left" w:pos="5265"/>
        </w:tabs>
        <w:jc w:val="center"/>
        <w:rPr>
          <w:rFonts w:cs="Times New Roman"/>
          <w:b/>
          <w:noProof/>
          <w:sz w:val="28"/>
        </w:rPr>
      </w:pPr>
      <w:r w:rsidRPr="00CB7B88">
        <w:rPr>
          <w:rFonts w:cs="Times New Roman"/>
          <w:b/>
          <w:noProof/>
          <w:sz w:val="28"/>
        </w:rPr>
        <w:t xml:space="preserve">THS. </w:t>
      </w:r>
      <w:r w:rsidR="00FD1DDE" w:rsidRPr="00FD1DDE">
        <w:rPr>
          <w:rFonts w:cs="Times New Roman"/>
          <w:b/>
          <w:noProof/>
          <w:sz w:val="28"/>
        </w:rPr>
        <w:t>NGUYỄN TRÁC THỨC</w:t>
      </w:r>
    </w:p>
    <w:p w14:paraId="24229E14" w14:textId="77777777" w:rsidR="00A1168A" w:rsidRPr="00CB7B88" w:rsidRDefault="00A1168A" w:rsidP="00C54582">
      <w:pPr>
        <w:rPr>
          <w:rFonts w:cs="Times New Roman"/>
          <w:noProof/>
          <w:sz w:val="28"/>
        </w:rPr>
      </w:pPr>
    </w:p>
    <w:p w14:paraId="5F1722B5" w14:textId="77777777" w:rsidR="00A1168A" w:rsidRPr="00CB7B88" w:rsidRDefault="00A1168A" w:rsidP="00C54582">
      <w:pPr>
        <w:rPr>
          <w:rFonts w:cs="Times New Roman"/>
          <w:noProof/>
          <w:sz w:val="28"/>
        </w:rPr>
      </w:pPr>
    </w:p>
    <w:p w14:paraId="159B517F" w14:textId="77777777" w:rsidR="002833B6" w:rsidRDefault="002833B6" w:rsidP="001E5146">
      <w:pPr>
        <w:jc w:val="left"/>
        <w:rPr>
          <w:ins w:id="8" w:author="John Tran" w:date="2015-12-31T00:28:00Z"/>
          <w:rFonts w:cs="Times New Roman"/>
          <w:b/>
          <w:noProof/>
          <w:szCs w:val="26"/>
        </w:rPr>
      </w:pPr>
    </w:p>
    <w:p w14:paraId="33AD8DBC" w14:textId="77777777" w:rsidR="00084EB1" w:rsidRPr="00CB7B88" w:rsidRDefault="00084EB1" w:rsidP="001E5146">
      <w:pPr>
        <w:jc w:val="left"/>
        <w:rPr>
          <w:rFonts w:cs="Times New Roman"/>
          <w:b/>
          <w:noProof/>
          <w:szCs w:val="26"/>
        </w:rPr>
      </w:pPr>
    </w:p>
    <w:p w14:paraId="02924384" w14:textId="4D359824" w:rsidR="002219BF" w:rsidRPr="006A46DE" w:rsidRDefault="00A1168A">
      <w:pPr>
        <w:jc w:val="center"/>
        <w:rPr>
          <w:rFonts w:cs="Times New Roman"/>
          <w:b/>
          <w:noProof/>
          <w:szCs w:val="26"/>
        </w:rPr>
        <w:sectPr w:rsidR="002219BF" w:rsidRPr="006A46DE" w:rsidSect="006D4BAD">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Change w:id="9" w:author="John Tran" w:date="2015-12-30T09:31:00Z">
          <w:pPr>
            <w:ind w:left="2880"/>
            <w:jc w:val="left"/>
          </w:pPr>
        </w:pPrChange>
      </w:pPr>
      <w:r w:rsidRPr="00FD1DDE">
        <w:rPr>
          <w:rFonts w:cs="Times New Roman"/>
          <w:b/>
          <w:noProof/>
          <w:szCs w:val="26"/>
        </w:rPr>
        <w:t>TP. HỒ</w:t>
      </w:r>
      <w:r w:rsidR="009C0D07" w:rsidRPr="00FD1DDE">
        <w:rPr>
          <w:rFonts w:cs="Times New Roman"/>
          <w:b/>
          <w:noProof/>
          <w:szCs w:val="26"/>
        </w:rPr>
        <w:t xml:space="preserve"> CHÍ MINH</w:t>
      </w:r>
      <w:r w:rsidR="00FD1DDE" w:rsidRPr="006A46DE">
        <w:rPr>
          <w:rFonts w:cs="Times New Roman"/>
          <w:b/>
          <w:noProof/>
          <w:szCs w:val="26"/>
        </w:rPr>
        <w:t>,</w:t>
      </w:r>
      <w:del w:id="10" w:author="John Tran" w:date="2015-12-31T00:28:00Z">
        <w:r w:rsidR="00FD1DDE" w:rsidRPr="006A46DE" w:rsidDel="00084EB1">
          <w:rPr>
            <w:rFonts w:cs="Times New Roman"/>
            <w:b/>
            <w:noProof/>
            <w:szCs w:val="26"/>
          </w:rPr>
          <w:delText xml:space="preserve"> </w:delText>
        </w:r>
      </w:del>
      <w:ins w:id="11" w:author="Thanh Thai Nguyen" w:date="2015-12-24T16:17:00Z">
        <w:del w:id="12" w:author="John Tran" w:date="2015-12-31T00:28:00Z">
          <w:r w:rsidR="00F33FD9" w:rsidRPr="00F33FD9" w:rsidDel="00084EB1">
            <w:rPr>
              <w:rFonts w:cs="Times New Roman"/>
              <w:b/>
              <w:noProof/>
              <w:szCs w:val="26"/>
              <w:rPrChange w:id="13" w:author="Thanh Thai Nguyen" w:date="2015-12-24T16:17:00Z">
                <w:rPr>
                  <w:rFonts w:cs="Times New Roman"/>
                  <w:b/>
                  <w:noProof/>
                  <w:szCs w:val="26"/>
                  <w:lang w:val="en-US"/>
                </w:rPr>
              </w:rPrChange>
            </w:rPr>
            <w:delText xml:space="preserve">tháng </w:delText>
          </w:r>
        </w:del>
      </w:ins>
      <w:del w:id="14" w:author="John Tran" w:date="2015-12-31T00:28:00Z">
        <w:r w:rsidR="00FD1DDE" w:rsidRPr="006A46DE" w:rsidDel="00084EB1">
          <w:rPr>
            <w:rFonts w:cs="Times New Roman"/>
            <w:b/>
            <w:noProof/>
            <w:szCs w:val="26"/>
          </w:rPr>
          <w:delText>12</w:delText>
        </w:r>
      </w:del>
      <w:del w:id="15" w:author="Thanh Thai Nguyen" w:date="2015-12-24T16:17:00Z">
        <w:r w:rsidR="00FD1DDE" w:rsidRPr="006A46DE" w:rsidDel="00F33FD9">
          <w:rPr>
            <w:rFonts w:cs="Times New Roman"/>
            <w:b/>
            <w:noProof/>
            <w:szCs w:val="26"/>
          </w:rPr>
          <w:delText>/</w:delText>
        </w:r>
      </w:del>
      <w:ins w:id="16" w:author="Thanh Thai Nguyen" w:date="2015-12-24T16:17:00Z">
        <w:del w:id="17" w:author="John Tran" w:date="2015-12-31T00:28:00Z">
          <w:r w:rsidR="00F33FD9" w:rsidRPr="00565DF4" w:rsidDel="00084EB1">
            <w:rPr>
              <w:rFonts w:cs="Times New Roman"/>
              <w:b/>
              <w:noProof/>
              <w:szCs w:val="26"/>
              <w:rPrChange w:id="18" w:author="Thanh Thai Nguyen" w:date="2015-12-24T16:17:00Z">
                <w:rPr>
                  <w:rFonts w:cs="Times New Roman"/>
                  <w:b/>
                  <w:noProof/>
                  <w:szCs w:val="26"/>
                  <w:lang w:val="en-US"/>
                </w:rPr>
              </w:rPrChange>
            </w:rPr>
            <w:delText xml:space="preserve"> năm</w:delText>
          </w:r>
        </w:del>
        <w:r w:rsidR="00F33FD9" w:rsidRPr="00565DF4">
          <w:rPr>
            <w:rFonts w:cs="Times New Roman"/>
            <w:b/>
            <w:noProof/>
            <w:szCs w:val="26"/>
            <w:rPrChange w:id="19" w:author="Thanh Thai Nguyen" w:date="2015-12-24T16:17:00Z">
              <w:rPr>
                <w:rFonts w:cs="Times New Roman"/>
                <w:b/>
                <w:noProof/>
                <w:szCs w:val="26"/>
                <w:lang w:val="en-US"/>
              </w:rPr>
            </w:rPrChange>
          </w:rPr>
          <w:t xml:space="preserve"> </w:t>
        </w:r>
      </w:ins>
      <w:r w:rsidR="00FD1DDE" w:rsidRPr="006A46DE">
        <w:rPr>
          <w:rFonts w:cs="Times New Roman"/>
          <w:b/>
          <w:noProof/>
          <w:szCs w:val="26"/>
        </w:rPr>
        <w:t>2015</w:t>
      </w:r>
    </w:p>
    <w:p w14:paraId="4034D248" w14:textId="77777777" w:rsidR="002219BF" w:rsidRPr="00CB7B88" w:rsidRDefault="002219BF" w:rsidP="00FD1DDE">
      <w:pPr>
        <w:pStyle w:val="Title"/>
        <w:rPr>
          <w:rFonts w:cs="Times New Roman"/>
          <w:noProof/>
        </w:rPr>
      </w:pPr>
      <w:r w:rsidRPr="00CB7B88">
        <w:rPr>
          <w:rFonts w:cs="Times New Roman"/>
          <w:noProof/>
        </w:rPr>
        <w:lastRenderedPageBreak/>
        <w:t>DANH SÁCH HỘI Đ</w:t>
      </w:r>
      <w:r w:rsidR="00481823" w:rsidRPr="00CB7B88">
        <w:rPr>
          <w:rFonts w:cs="Times New Roman"/>
          <w:noProof/>
        </w:rPr>
        <w:t>Ồ</w:t>
      </w:r>
      <w:r w:rsidRPr="00CB7B88">
        <w:rPr>
          <w:rFonts w:cs="Times New Roman"/>
          <w:noProof/>
        </w:rPr>
        <w:t>NG BẢO VỆ KHÓA LUẬN</w:t>
      </w:r>
    </w:p>
    <w:p w14:paraId="4573D7E5" w14:textId="77777777" w:rsidR="002219BF" w:rsidRPr="00CB7B88" w:rsidRDefault="002219BF" w:rsidP="00C54582">
      <w:pPr>
        <w:rPr>
          <w:rFonts w:cs="Times New Roman"/>
          <w:noProof/>
        </w:rPr>
      </w:pPr>
    </w:p>
    <w:p w14:paraId="082E3E77" w14:textId="77777777" w:rsidR="00610877" w:rsidRPr="00CB7B88" w:rsidRDefault="00610877" w:rsidP="00C54582">
      <w:pPr>
        <w:rPr>
          <w:rFonts w:cs="Times New Roman"/>
          <w:noProof/>
          <w:szCs w:val="24"/>
        </w:rPr>
      </w:pPr>
      <w:r w:rsidRPr="00CB7B88">
        <w:rPr>
          <w:rFonts w:cs="Times New Roman"/>
          <w:noProof/>
          <w:szCs w:val="24"/>
        </w:rPr>
        <w:t>Hội đồng chấm khóa luận tốt nghiệp, thành lập theo Quyết định số …………………… ngày ………………….. của Hiệu trưởng Trường Đại học Công nghệ Thông tin.</w:t>
      </w:r>
    </w:p>
    <w:p w14:paraId="711F1FA3" w14:textId="77777777" w:rsidR="00610877" w:rsidRPr="00CB7B88" w:rsidRDefault="00610877" w:rsidP="00C54582">
      <w:pPr>
        <w:pStyle w:val="ListParagraph"/>
        <w:numPr>
          <w:ilvl w:val="1"/>
          <w:numId w:val="1"/>
        </w:numPr>
        <w:spacing w:line="360" w:lineRule="auto"/>
        <w:ind w:left="1800"/>
        <w:rPr>
          <w:noProof/>
          <w:szCs w:val="24"/>
          <w:lang w:val="vi-VN"/>
        </w:rPr>
      </w:pPr>
      <w:r w:rsidRPr="00CB7B88">
        <w:rPr>
          <w:noProof/>
          <w:szCs w:val="24"/>
          <w:lang w:val="vi-VN"/>
        </w:rPr>
        <w:t>…………………………………………. – Chủ tịch.</w:t>
      </w:r>
    </w:p>
    <w:p w14:paraId="520DAA33" w14:textId="77777777" w:rsidR="00610877" w:rsidRPr="00CB7B88" w:rsidRDefault="00610877" w:rsidP="00C54582">
      <w:pPr>
        <w:pStyle w:val="ListParagraph"/>
        <w:numPr>
          <w:ilvl w:val="1"/>
          <w:numId w:val="1"/>
        </w:numPr>
        <w:spacing w:line="360" w:lineRule="auto"/>
        <w:ind w:left="1800"/>
        <w:rPr>
          <w:noProof/>
          <w:szCs w:val="24"/>
          <w:lang w:val="vi-VN"/>
        </w:rPr>
      </w:pPr>
      <w:r w:rsidRPr="00CB7B88">
        <w:rPr>
          <w:noProof/>
          <w:szCs w:val="24"/>
          <w:lang w:val="vi-VN"/>
        </w:rPr>
        <w:t>…………………………………………. – Thư ký.</w:t>
      </w:r>
    </w:p>
    <w:p w14:paraId="71473546" w14:textId="77777777" w:rsidR="00610877" w:rsidRPr="00CB7B88" w:rsidRDefault="00610877" w:rsidP="00C54582">
      <w:pPr>
        <w:pStyle w:val="ListParagraph"/>
        <w:numPr>
          <w:ilvl w:val="1"/>
          <w:numId w:val="1"/>
        </w:numPr>
        <w:spacing w:line="360" w:lineRule="auto"/>
        <w:ind w:left="1800"/>
        <w:rPr>
          <w:noProof/>
          <w:szCs w:val="24"/>
          <w:lang w:val="vi-VN"/>
        </w:rPr>
      </w:pPr>
      <w:r w:rsidRPr="00CB7B88">
        <w:rPr>
          <w:noProof/>
          <w:szCs w:val="24"/>
          <w:lang w:val="vi-VN"/>
        </w:rPr>
        <w:t>…………………………………………. – Ủy viên.</w:t>
      </w:r>
    </w:p>
    <w:p w14:paraId="53D3BAF6" w14:textId="77777777" w:rsidR="00610877" w:rsidRPr="00CB7B88" w:rsidRDefault="00610877" w:rsidP="00C54582">
      <w:pPr>
        <w:pStyle w:val="ListParagraph"/>
        <w:numPr>
          <w:ilvl w:val="1"/>
          <w:numId w:val="1"/>
        </w:numPr>
        <w:spacing w:line="360" w:lineRule="auto"/>
        <w:ind w:left="1800"/>
        <w:rPr>
          <w:noProof/>
          <w:szCs w:val="24"/>
          <w:lang w:val="vi-VN"/>
        </w:rPr>
      </w:pPr>
      <w:r w:rsidRPr="00CB7B88">
        <w:rPr>
          <w:noProof/>
          <w:szCs w:val="24"/>
          <w:lang w:val="vi-VN"/>
        </w:rPr>
        <w:t>…………………………………………. – Ủy viên.</w:t>
      </w:r>
    </w:p>
    <w:p w14:paraId="7CB84502" w14:textId="77777777" w:rsidR="00A1168A" w:rsidRDefault="00A1168A" w:rsidP="00C54582">
      <w:pPr>
        <w:ind w:left="720"/>
        <w:rPr>
          <w:rFonts w:cs="Times New Roman"/>
          <w:b/>
          <w:noProof/>
          <w:szCs w:val="26"/>
          <w:lang w:val="en-US"/>
        </w:rPr>
      </w:pPr>
    </w:p>
    <w:p w14:paraId="443C4F2B" w14:textId="77777777" w:rsidR="001E5146" w:rsidRDefault="001E5146" w:rsidP="00C54582">
      <w:pPr>
        <w:ind w:left="720"/>
        <w:rPr>
          <w:rFonts w:cs="Times New Roman"/>
          <w:b/>
          <w:noProof/>
          <w:szCs w:val="26"/>
          <w:lang w:val="en-US"/>
        </w:rPr>
      </w:pPr>
    </w:p>
    <w:p w14:paraId="58B5FEC2" w14:textId="77777777" w:rsidR="001E5146" w:rsidRDefault="001E5146" w:rsidP="00C54582">
      <w:pPr>
        <w:ind w:left="720"/>
        <w:rPr>
          <w:rFonts w:cs="Times New Roman"/>
          <w:b/>
          <w:noProof/>
          <w:szCs w:val="26"/>
          <w:lang w:val="en-US"/>
        </w:rPr>
      </w:pPr>
    </w:p>
    <w:p w14:paraId="58FB4605" w14:textId="77777777" w:rsidR="001E5146" w:rsidRDefault="001E5146" w:rsidP="00C54582">
      <w:pPr>
        <w:ind w:left="720"/>
        <w:rPr>
          <w:rFonts w:cs="Times New Roman"/>
          <w:b/>
          <w:noProof/>
          <w:szCs w:val="26"/>
          <w:lang w:val="en-US"/>
        </w:rPr>
      </w:pPr>
    </w:p>
    <w:p w14:paraId="3ABA1D16" w14:textId="77777777" w:rsidR="001E5146" w:rsidRDefault="001E5146" w:rsidP="00C54582">
      <w:pPr>
        <w:ind w:left="720"/>
        <w:rPr>
          <w:rFonts w:cs="Times New Roman"/>
          <w:b/>
          <w:noProof/>
          <w:szCs w:val="26"/>
          <w:lang w:val="en-US"/>
        </w:rPr>
      </w:pPr>
    </w:p>
    <w:p w14:paraId="10FAA4B8" w14:textId="77777777" w:rsidR="001E5146" w:rsidRDefault="001E5146" w:rsidP="00C54582">
      <w:pPr>
        <w:ind w:left="720"/>
        <w:rPr>
          <w:rFonts w:cs="Times New Roman"/>
          <w:b/>
          <w:noProof/>
          <w:szCs w:val="26"/>
          <w:lang w:val="en-US"/>
        </w:rPr>
      </w:pPr>
    </w:p>
    <w:p w14:paraId="7A8DE482" w14:textId="77777777" w:rsidR="001E5146" w:rsidRDefault="001E5146" w:rsidP="00C54582">
      <w:pPr>
        <w:ind w:left="720"/>
        <w:rPr>
          <w:rFonts w:cs="Times New Roman"/>
          <w:b/>
          <w:noProof/>
          <w:szCs w:val="26"/>
          <w:lang w:val="en-US"/>
        </w:rPr>
      </w:pPr>
    </w:p>
    <w:p w14:paraId="30843BE0" w14:textId="77777777" w:rsidR="001E5146" w:rsidRDefault="001E5146" w:rsidP="00C54582">
      <w:pPr>
        <w:ind w:left="720"/>
        <w:rPr>
          <w:rFonts w:cs="Times New Roman"/>
          <w:b/>
          <w:noProof/>
          <w:szCs w:val="26"/>
          <w:lang w:val="en-US"/>
        </w:rPr>
      </w:pPr>
    </w:p>
    <w:p w14:paraId="5BF9C289" w14:textId="77777777" w:rsidR="001E5146" w:rsidRDefault="001E5146" w:rsidP="00C54582">
      <w:pPr>
        <w:ind w:left="720"/>
        <w:rPr>
          <w:rFonts w:cs="Times New Roman"/>
          <w:b/>
          <w:noProof/>
          <w:szCs w:val="26"/>
          <w:lang w:val="en-US"/>
        </w:rPr>
      </w:pPr>
    </w:p>
    <w:p w14:paraId="17A8EA86" w14:textId="77777777" w:rsidR="001E5146" w:rsidRDefault="001E5146" w:rsidP="00C54582">
      <w:pPr>
        <w:ind w:left="720"/>
        <w:rPr>
          <w:rFonts w:cs="Times New Roman"/>
          <w:b/>
          <w:noProof/>
          <w:szCs w:val="26"/>
          <w:lang w:val="en-US"/>
        </w:rPr>
      </w:pPr>
    </w:p>
    <w:p w14:paraId="4639C79C" w14:textId="77777777" w:rsidR="001E5146" w:rsidRDefault="001E5146" w:rsidP="00C54582">
      <w:pPr>
        <w:ind w:left="720"/>
        <w:rPr>
          <w:rFonts w:cs="Times New Roman"/>
          <w:b/>
          <w:noProof/>
          <w:szCs w:val="26"/>
          <w:lang w:val="en-US"/>
        </w:rPr>
      </w:pPr>
    </w:p>
    <w:p w14:paraId="31AB769A" w14:textId="77777777" w:rsidR="001E5146" w:rsidRDefault="001E5146" w:rsidP="00C54582">
      <w:pPr>
        <w:ind w:left="720"/>
        <w:rPr>
          <w:rFonts w:cs="Times New Roman"/>
          <w:b/>
          <w:noProof/>
          <w:szCs w:val="26"/>
          <w:lang w:val="en-US"/>
        </w:rPr>
      </w:pPr>
    </w:p>
    <w:p w14:paraId="19F1BE00" w14:textId="77777777" w:rsidR="001E5146" w:rsidRDefault="001E5146" w:rsidP="00C54582">
      <w:pPr>
        <w:ind w:left="720"/>
        <w:rPr>
          <w:rFonts w:cs="Times New Roman"/>
          <w:b/>
          <w:noProof/>
          <w:szCs w:val="26"/>
          <w:lang w:val="en-US"/>
        </w:rPr>
      </w:pPr>
    </w:p>
    <w:p w14:paraId="6A12C77C" w14:textId="77777777" w:rsidR="001E5146" w:rsidRDefault="001E5146" w:rsidP="00C54582">
      <w:pPr>
        <w:ind w:left="720"/>
        <w:rPr>
          <w:rFonts w:cs="Times New Roman"/>
          <w:b/>
          <w:noProof/>
          <w:szCs w:val="26"/>
          <w:lang w:val="en-US"/>
        </w:rPr>
      </w:pPr>
    </w:p>
    <w:p w14:paraId="6D7BD6CE" w14:textId="77777777" w:rsidR="001E5146" w:rsidRPr="001E5146" w:rsidRDefault="001E5146" w:rsidP="00C54582">
      <w:pPr>
        <w:ind w:left="720"/>
        <w:rPr>
          <w:rFonts w:cs="Times New Roman"/>
          <w:b/>
          <w:noProof/>
          <w:szCs w:val="26"/>
          <w:lang w:val="en-US"/>
        </w:rPr>
      </w:pPr>
    </w:p>
    <w:tbl>
      <w:tblPr>
        <w:tblW w:w="10530" w:type="dxa"/>
        <w:tblInd w:w="-540" w:type="dxa"/>
        <w:tblLook w:val="04A0" w:firstRow="1" w:lastRow="0" w:firstColumn="1" w:lastColumn="0" w:noHBand="0" w:noVBand="1"/>
        <w:tblPrChange w:id="20" w:author="John Tran" w:date="2015-12-31T00:30:00Z">
          <w:tblPr>
            <w:tblW w:w="10422" w:type="dxa"/>
            <w:tblInd w:w="-522" w:type="dxa"/>
            <w:tblLook w:val="04A0" w:firstRow="1" w:lastRow="0" w:firstColumn="1" w:lastColumn="0" w:noHBand="0" w:noVBand="1"/>
          </w:tblPr>
        </w:tblPrChange>
      </w:tblPr>
      <w:tblGrid>
        <w:gridCol w:w="4770"/>
        <w:gridCol w:w="5760"/>
        <w:tblGridChange w:id="21">
          <w:tblGrid>
            <w:gridCol w:w="4770"/>
            <w:gridCol w:w="5652"/>
          </w:tblGrid>
        </w:tblGridChange>
      </w:tblGrid>
      <w:tr w:rsidR="009278EA" w:rsidRPr="000222A8" w14:paraId="702C3AE7" w14:textId="77777777" w:rsidTr="004F4424">
        <w:tc>
          <w:tcPr>
            <w:tcW w:w="4770" w:type="dxa"/>
            <w:shd w:val="clear" w:color="auto" w:fill="auto"/>
            <w:tcPrChange w:id="22" w:author="John Tran" w:date="2015-12-31T00:30:00Z">
              <w:tcPr>
                <w:tcW w:w="4770" w:type="dxa"/>
                <w:shd w:val="clear" w:color="auto" w:fill="auto"/>
              </w:tcPr>
            </w:tcPrChange>
          </w:tcPr>
          <w:p w14:paraId="42EC9938" w14:textId="77777777" w:rsidR="009278EA" w:rsidRPr="000222A8" w:rsidRDefault="009278EA" w:rsidP="001D6B67">
            <w:pPr>
              <w:ind w:left="-222"/>
              <w:jc w:val="center"/>
              <w:rPr>
                <w:rFonts w:cs="Times New Roman"/>
              </w:rPr>
            </w:pPr>
            <w:r w:rsidRPr="000222A8">
              <w:rPr>
                <w:rFonts w:cs="Times New Roman"/>
              </w:rPr>
              <w:lastRenderedPageBreak/>
              <w:t>ĐẠI HỌC QUỐC GIA TP. HỒ CHÍ MINH</w:t>
            </w:r>
          </w:p>
          <w:p w14:paraId="09BEC0E7" w14:textId="77777777" w:rsidR="009278EA" w:rsidRPr="000222A8" w:rsidRDefault="009278EA" w:rsidP="001D6B67">
            <w:pPr>
              <w:jc w:val="center"/>
              <w:rPr>
                <w:rFonts w:cs="Times New Roman"/>
                <w:b/>
              </w:rPr>
            </w:pPr>
            <w:r w:rsidRPr="000222A8">
              <w:rPr>
                <w:rFonts w:cs="Times New Roman"/>
                <w:b/>
              </w:rPr>
              <w:t>TRƯỜNG ĐẠI HỌC</w:t>
            </w:r>
          </w:p>
          <w:p w14:paraId="75FB234C" w14:textId="77777777" w:rsidR="009278EA" w:rsidRPr="000222A8" w:rsidRDefault="009278EA" w:rsidP="001D6B67">
            <w:pPr>
              <w:jc w:val="center"/>
              <w:rPr>
                <w:rFonts w:cs="Times New Roman"/>
                <w:b/>
              </w:rPr>
            </w:pPr>
            <w:r>
              <w:rPr>
                <w:rFonts w:cs="Times New Roman"/>
                <w:b/>
                <w:noProof/>
                <w:lang w:val="en-US" w:eastAsia="ja-JP"/>
              </w:rPr>
              <mc:AlternateContent>
                <mc:Choice Requires="wps">
                  <w:drawing>
                    <wp:anchor distT="0" distB="0" distL="114300" distR="114300" simplePos="0" relativeHeight="251658240" behindDoc="0" locked="0" layoutInCell="1" allowOverlap="1" wp14:anchorId="7A381ECF" wp14:editId="5602F404">
                      <wp:simplePos x="0" y="0"/>
                      <wp:positionH relativeFrom="column">
                        <wp:posOffset>539115</wp:posOffset>
                      </wp:positionH>
                      <wp:positionV relativeFrom="paragraph">
                        <wp:posOffset>236220</wp:posOffset>
                      </wp:positionV>
                      <wp:extent cx="1828800" cy="0"/>
                      <wp:effectExtent l="5715" t="7620" r="13335" b="1143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103DF3" id="Straight Connector 1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5pt,18.6pt" to="186.4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8mpHgIAADgEAAAOAAAAZHJzL2Uyb0RvYy54bWysU8GO2jAQvVfqP1i5QxIa2BA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"/>
                  </w:pict>
                </mc:Fallback>
              </mc:AlternateContent>
            </w:r>
            <w:r w:rsidRPr="000222A8">
              <w:rPr>
                <w:rFonts w:cs="Times New Roman"/>
                <w:b/>
              </w:rPr>
              <w:t>CÔNG NGHỆ THÔNG TIN</w:t>
            </w:r>
          </w:p>
        </w:tc>
        <w:tc>
          <w:tcPr>
            <w:tcW w:w="5760" w:type="dxa"/>
            <w:shd w:val="clear" w:color="auto" w:fill="auto"/>
            <w:tcPrChange w:id="23" w:author="John Tran" w:date="2015-12-31T00:30:00Z">
              <w:tcPr>
                <w:tcW w:w="5652" w:type="dxa"/>
                <w:shd w:val="clear" w:color="auto" w:fill="auto"/>
              </w:tcPr>
            </w:tcPrChange>
          </w:tcPr>
          <w:p w14:paraId="3E862274" w14:textId="77777777" w:rsidR="009278EA" w:rsidRPr="000222A8" w:rsidRDefault="009278EA">
            <w:pPr>
              <w:ind w:left="-288"/>
              <w:jc w:val="center"/>
              <w:rPr>
                <w:rFonts w:cs="Times New Roman"/>
                <w:b/>
              </w:rPr>
              <w:pPrChange w:id="24" w:author="John Tran" w:date="2015-12-31T00:31:00Z">
                <w:pPr>
                  <w:ind w:left="-198"/>
                  <w:jc w:val="center"/>
                </w:pPr>
              </w:pPrChange>
            </w:pPr>
            <w:r w:rsidRPr="000222A8">
              <w:rPr>
                <w:rFonts w:cs="Times New Roman"/>
                <w:b/>
              </w:rPr>
              <w:t>CỘNG HÒA XÃ HỘI CHỦ NGHĨA VIỆT NAM</w:t>
            </w:r>
          </w:p>
          <w:p w14:paraId="3AE4A21E" w14:textId="77777777" w:rsidR="009278EA" w:rsidRPr="000222A8" w:rsidRDefault="009278EA" w:rsidP="001D6B67">
            <w:pPr>
              <w:ind w:left="-468"/>
              <w:jc w:val="center"/>
              <w:rPr>
                <w:rFonts w:cs="Times New Roman"/>
                <w:b/>
              </w:rPr>
            </w:pPr>
            <w:r>
              <w:rPr>
                <w:rFonts w:cs="Times New Roman"/>
                <w:noProof/>
                <w:lang w:val="en-US" w:eastAsia="ja-JP"/>
              </w:rPr>
              <mc:AlternateContent>
                <mc:Choice Requires="wps">
                  <w:drawing>
                    <wp:anchor distT="0" distB="0" distL="114300" distR="114300" simplePos="0" relativeHeight="251658241" behindDoc="0" locked="0" layoutInCell="1" allowOverlap="1" wp14:anchorId="4A58315E" wp14:editId="346ABCEA">
                      <wp:simplePos x="0" y="0"/>
                      <wp:positionH relativeFrom="column">
                        <wp:posOffset>650875</wp:posOffset>
                      </wp:positionH>
                      <wp:positionV relativeFrom="paragraph">
                        <wp:posOffset>292735</wp:posOffset>
                      </wp:positionV>
                      <wp:extent cx="1828800" cy="0"/>
                      <wp:effectExtent l="12700" t="6985" r="6350" b="1206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551B3" id="Straight Connector 1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5pt,23.05pt" to="195.2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"/>
                  </w:pict>
                </mc:Fallback>
              </mc:AlternateContent>
            </w:r>
            <w:r w:rsidRPr="000222A8">
              <w:rPr>
                <w:rFonts w:cs="Times New Roman"/>
                <w:b/>
              </w:rPr>
              <w:t>Độc Lập - Tự Do - Hạnh Phúc</w:t>
            </w:r>
          </w:p>
        </w:tc>
      </w:tr>
      <w:tr w:rsidR="009278EA" w:rsidRPr="000222A8" w14:paraId="23F5E757" w14:textId="77777777" w:rsidTr="004F4424">
        <w:tc>
          <w:tcPr>
            <w:tcW w:w="4770" w:type="dxa"/>
            <w:shd w:val="clear" w:color="auto" w:fill="auto"/>
            <w:tcPrChange w:id="25" w:author="John Tran" w:date="2015-12-31T00:30:00Z">
              <w:tcPr>
                <w:tcW w:w="4770" w:type="dxa"/>
                <w:shd w:val="clear" w:color="auto" w:fill="auto"/>
              </w:tcPr>
            </w:tcPrChange>
          </w:tcPr>
          <w:p w14:paraId="6BDCA03C" w14:textId="77777777" w:rsidR="009278EA" w:rsidRPr="000222A8" w:rsidRDefault="009278EA" w:rsidP="001D6B67">
            <w:pPr>
              <w:jc w:val="center"/>
              <w:rPr>
                <w:rFonts w:cs="Times New Roman"/>
              </w:rPr>
            </w:pPr>
          </w:p>
        </w:tc>
        <w:tc>
          <w:tcPr>
            <w:tcW w:w="5760" w:type="dxa"/>
            <w:shd w:val="clear" w:color="auto" w:fill="auto"/>
            <w:tcPrChange w:id="26" w:author="John Tran" w:date="2015-12-31T00:30:00Z">
              <w:tcPr>
                <w:tcW w:w="5652" w:type="dxa"/>
                <w:shd w:val="clear" w:color="auto" w:fill="auto"/>
              </w:tcPr>
            </w:tcPrChange>
          </w:tcPr>
          <w:p w14:paraId="09FC026E" w14:textId="77777777" w:rsidR="009278EA" w:rsidRPr="000222A8" w:rsidRDefault="009278EA" w:rsidP="001D6B67">
            <w:pPr>
              <w:ind w:right="520"/>
              <w:jc w:val="center"/>
              <w:rPr>
                <w:rFonts w:cs="Times New Roman"/>
                <w:b/>
                <w:noProof/>
                <w:lang w:eastAsia="vi-VN"/>
              </w:rPr>
            </w:pPr>
            <w:r w:rsidRPr="000222A8">
              <w:rPr>
                <w:rFonts w:cs="Times New Roman"/>
                <w:i/>
                <w:noProof/>
                <w:lang w:eastAsia="vi-VN"/>
              </w:rPr>
              <w:t xml:space="preserve">       TP. HCM, ngày…..tháng…..năm……..</w:t>
            </w:r>
          </w:p>
        </w:tc>
      </w:tr>
    </w:tbl>
    <w:p w14:paraId="2BB8C2FB" w14:textId="77777777" w:rsidR="009278EA" w:rsidRPr="00107396" w:rsidRDefault="009278EA" w:rsidP="009278EA">
      <w:pPr>
        <w:jc w:val="center"/>
        <w:rPr>
          <w:b/>
          <w:sz w:val="28"/>
          <w:szCs w:val="28"/>
        </w:rPr>
      </w:pPr>
      <w:r w:rsidRPr="00107396">
        <w:rPr>
          <w:b/>
          <w:sz w:val="28"/>
          <w:szCs w:val="28"/>
        </w:rPr>
        <w:t>NHẬN XÉT KHÓA LUẬN TỐT NGHIỆP</w:t>
      </w:r>
    </w:p>
    <w:p w14:paraId="6A1CF0DF" w14:textId="77777777" w:rsidR="009278EA" w:rsidRPr="002E107F" w:rsidRDefault="009278EA" w:rsidP="009278EA">
      <w:pPr>
        <w:jc w:val="center"/>
        <w:rPr>
          <w:b/>
          <w:sz w:val="28"/>
        </w:rPr>
      </w:pPr>
      <w:r w:rsidRPr="002E107F">
        <w:rPr>
          <w:b/>
          <w:sz w:val="28"/>
        </w:rPr>
        <w:t>(CỦA CÁN BỘ HƯỚNG DẪN)</w:t>
      </w:r>
    </w:p>
    <w:p w14:paraId="283B91E1" w14:textId="77777777" w:rsidR="00F82C96" w:rsidRPr="009278EA" w:rsidRDefault="00F82C96" w:rsidP="00F82C96">
      <w:pPr>
        <w:tabs>
          <w:tab w:val="left" w:pos="5400"/>
        </w:tabs>
        <w:ind w:right="1394"/>
        <w:rPr>
          <w:ins w:id="27" w:author="John Tran" w:date="2015-12-24T19:35:00Z"/>
          <w:rFonts w:cs="Times New Roman"/>
          <w:b/>
          <w:noProof/>
          <w:szCs w:val="26"/>
          <w:u w:val="single"/>
        </w:rPr>
      </w:pPr>
      <w:ins w:id="28" w:author="John Tran" w:date="2015-12-24T19:35:00Z">
        <w:r w:rsidRPr="009278EA">
          <w:rPr>
            <w:rFonts w:cs="Times New Roman"/>
            <w:b/>
            <w:noProof/>
            <w:szCs w:val="26"/>
            <w:u w:val="single"/>
          </w:rPr>
          <w:t>Tên khóa luận:</w:t>
        </w:r>
      </w:ins>
    </w:p>
    <w:p w14:paraId="10582A20" w14:textId="77777777" w:rsidR="00F82C96" w:rsidRPr="009278EA" w:rsidRDefault="00F82C96" w:rsidP="00644EA3">
      <w:pPr>
        <w:ind w:right="57"/>
        <w:jc w:val="center"/>
        <w:rPr>
          <w:ins w:id="29" w:author="John Tran" w:date="2015-12-24T19:35:00Z"/>
          <w:rFonts w:cs="Times New Roman"/>
          <w:noProof/>
          <w:sz w:val="28"/>
        </w:rPr>
        <w:pPrChange w:id="30" w:author="John Tran" w:date="2016-02-15T21:31:00Z">
          <w:pPr>
            <w:ind w:right="1394"/>
          </w:pPr>
        </w:pPrChange>
      </w:pPr>
      <w:ins w:id="31" w:author="John Tran" w:date="2015-12-24T19:35:00Z">
        <w:r w:rsidRPr="00FD1DDE">
          <w:rPr>
            <w:rFonts w:cs="Times New Roman"/>
            <w:b/>
            <w:noProof/>
            <w:szCs w:val="26"/>
          </w:rPr>
          <w:t>XÂY DỰNG HỆ THỐNG PHÂN TÍCH TRẠNG THÁI CẢM XÚC CỦA THÀNH VIÊN TRÊN MẠNG XÃ HỘI</w:t>
        </w:r>
      </w:ins>
    </w:p>
    <w:p w14:paraId="4CA606ED" w14:textId="433F005B" w:rsidR="00F82C96" w:rsidRPr="009278EA" w:rsidRDefault="00F82C96">
      <w:pPr>
        <w:tabs>
          <w:tab w:val="left" w:pos="5400"/>
        </w:tabs>
        <w:ind w:right="1227"/>
        <w:rPr>
          <w:ins w:id="32" w:author="John Tran" w:date="2015-12-24T19:35:00Z"/>
          <w:rFonts w:cs="Times New Roman"/>
          <w:b/>
          <w:noProof/>
          <w:szCs w:val="26"/>
          <w:u w:val="single"/>
        </w:rPr>
        <w:pPrChange w:id="33" w:author="John Tran" w:date="2015-12-31T00:32:00Z">
          <w:pPr>
            <w:tabs>
              <w:tab w:val="left" w:pos="5400"/>
            </w:tabs>
            <w:ind w:right="1394"/>
          </w:pPr>
        </w:pPrChange>
      </w:pPr>
      <w:ins w:id="34" w:author="John Tran" w:date="2015-12-24T19:35:00Z">
        <w:r w:rsidRPr="009278EA">
          <w:rPr>
            <w:rFonts w:cs="Times New Roman"/>
            <w:b/>
            <w:noProof/>
            <w:szCs w:val="26"/>
            <w:u w:val="single"/>
          </w:rPr>
          <w:t>Nhóm SV thực hiện:</w:t>
        </w:r>
      </w:ins>
      <w:ins w:id="35" w:author="John Tran" w:date="2015-12-31T00:31:00Z">
        <w:r w:rsidR="004F4424" w:rsidRPr="004F4424">
          <w:rPr>
            <w:rFonts w:cs="Times New Roman"/>
            <w:b/>
            <w:noProof/>
            <w:szCs w:val="26"/>
            <w:u w:val="single"/>
            <w:rPrChange w:id="36" w:author="John Tran" w:date="2015-12-31T00:32:00Z">
              <w:rPr>
                <w:rFonts w:cs="Times New Roman"/>
                <w:b/>
                <w:noProof/>
                <w:szCs w:val="26"/>
                <w:u w:val="single"/>
                <w:lang w:val="en-US"/>
              </w:rPr>
            </w:rPrChange>
          </w:rPr>
          <w:t xml:space="preserve"> </w:t>
        </w:r>
      </w:ins>
      <w:ins w:id="37" w:author="John Tran" w:date="2015-12-31T00:32:00Z">
        <w:r w:rsidR="004F4424" w:rsidRPr="004F4424">
          <w:rPr>
            <w:rFonts w:cs="Times New Roman"/>
            <w:b/>
            <w:noProof/>
            <w:szCs w:val="26"/>
            <w:rPrChange w:id="38" w:author="John Tran" w:date="2015-12-31T00:32:00Z">
              <w:rPr>
                <w:rFonts w:cs="Times New Roman"/>
                <w:b/>
                <w:noProof/>
                <w:szCs w:val="26"/>
                <w:u w:val="single"/>
                <w:lang w:val="en-US"/>
              </w:rPr>
            </w:rPrChange>
          </w:rPr>
          <w:tab/>
        </w:r>
      </w:ins>
      <w:ins w:id="39" w:author="John Tran" w:date="2015-12-24T19:35:00Z">
        <w:r w:rsidRPr="009278EA">
          <w:rPr>
            <w:rFonts w:cs="Times New Roman"/>
            <w:b/>
            <w:noProof/>
            <w:szCs w:val="26"/>
            <w:u w:val="single"/>
          </w:rPr>
          <w:t>Cán bộ hướng dẫn:</w:t>
        </w:r>
      </w:ins>
    </w:p>
    <w:p w14:paraId="18648D23" w14:textId="668DDDD2" w:rsidR="00F82C96" w:rsidRPr="00ED23B9" w:rsidRDefault="00F82C96">
      <w:pPr>
        <w:tabs>
          <w:tab w:val="left" w:pos="5400"/>
        </w:tabs>
        <w:ind w:right="777"/>
        <w:rPr>
          <w:ins w:id="40" w:author="John Tran" w:date="2015-12-24T19:35:00Z"/>
          <w:rFonts w:cs="Times New Roman"/>
          <w:noProof/>
          <w:szCs w:val="26"/>
        </w:rPr>
        <w:pPrChange w:id="41" w:author="John Tran" w:date="2015-12-31T00:32:00Z">
          <w:pPr>
            <w:tabs>
              <w:tab w:val="left" w:pos="5400"/>
            </w:tabs>
            <w:ind w:right="1394"/>
          </w:pPr>
        </w:pPrChange>
      </w:pPr>
      <w:ins w:id="42" w:author="John Tran" w:date="2015-12-24T19:35:00Z">
        <w:r w:rsidRPr="009278EA">
          <w:rPr>
            <w:rFonts w:cs="Times New Roman"/>
            <w:noProof/>
            <w:szCs w:val="26"/>
          </w:rPr>
          <w:t>Nguyễ</w:t>
        </w:r>
        <w:r>
          <w:rPr>
            <w:rFonts w:cs="Times New Roman"/>
            <w:noProof/>
            <w:szCs w:val="26"/>
          </w:rPr>
          <w:t>n Thành Thái</w:t>
        </w:r>
        <w:r w:rsidRPr="009278EA">
          <w:rPr>
            <w:rFonts w:cs="Times New Roman"/>
            <w:noProof/>
            <w:szCs w:val="26"/>
          </w:rPr>
          <w:t xml:space="preserve">                </w:t>
        </w:r>
        <w:r w:rsidRPr="00ED23B9">
          <w:rPr>
            <w:rFonts w:cs="Times New Roman"/>
            <w:noProof/>
            <w:szCs w:val="26"/>
          </w:rPr>
          <w:t>11520357</w:t>
        </w:r>
      </w:ins>
      <w:ins w:id="43" w:author="John Tran" w:date="2015-12-31T00:32:00Z">
        <w:r w:rsidR="004F4424">
          <w:rPr>
            <w:rFonts w:cs="Times New Roman"/>
            <w:noProof/>
            <w:szCs w:val="26"/>
          </w:rPr>
          <w:tab/>
        </w:r>
        <w:r w:rsidR="004F4424" w:rsidRPr="004F4424">
          <w:rPr>
            <w:rFonts w:cs="Times New Roman"/>
            <w:noProof/>
            <w:szCs w:val="26"/>
            <w:rPrChange w:id="44" w:author="John Tran" w:date="2015-12-31T00:33:00Z">
              <w:rPr>
                <w:rFonts w:cs="Times New Roman"/>
                <w:noProof/>
                <w:szCs w:val="26"/>
                <w:lang w:val="en-US"/>
              </w:rPr>
            </w:rPrChange>
          </w:rPr>
          <w:t>ThS. Nguyễn Trác Thức</w:t>
        </w:r>
      </w:ins>
    </w:p>
    <w:p w14:paraId="648745CA" w14:textId="77777777" w:rsidR="00F82C96" w:rsidRPr="00ED23B9" w:rsidRDefault="00F82C96" w:rsidP="00F82C96">
      <w:pPr>
        <w:tabs>
          <w:tab w:val="left" w:pos="5400"/>
        </w:tabs>
        <w:ind w:right="1394"/>
        <w:rPr>
          <w:ins w:id="45" w:author="John Tran" w:date="2015-12-24T19:35:00Z"/>
          <w:rFonts w:cs="Times New Roman"/>
          <w:noProof/>
          <w:szCs w:val="26"/>
        </w:rPr>
      </w:pPr>
      <w:ins w:id="46" w:author="John Tran" w:date="2015-12-24T19:35:00Z">
        <w:r w:rsidRPr="00ED23B9">
          <w:rPr>
            <w:rFonts w:cs="Times New Roman"/>
            <w:noProof/>
            <w:szCs w:val="26"/>
          </w:rPr>
          <w:t xml:space="preserve">Trần Anh Quân </w:t>
        </w:r>
        <w:r w:rsidRPr="009278EA">
          <w:rPr>
            <w:rFonts w:cs="Times New Roman"/>
            <w:noProof/>
            <w:szCs w:val="26"/>
          </w:rPr>
          <w:t xml:space="preserve">                      </w:t>
        </w:r>
        <w:r w:rsidRPr="00ED23B9">
          <w:rPr>
            <w:rFonts w:cs="Times New Roman"/>
            <w:noProof/>
            <w:szCs w:val="26"/>
          </w:rPr>
          <w:t>11520305</w:t>
        </w:r>
      </w:ins>
    </w:p>
    <w:p w14:paraId="348D3A90" w14:textId="77777777" w:rsidR="00F82C96" w:rsidRPr="009278EA" w:rsidRDefault="00F82C96" w:rsidP="00F82C96">
      <w:pPr>
        <w:spacing w:before="120"/>
        <w:ind w:right="1394"/>
        <w:rPr>
          <w:ins w:id="47" w:author="John Tran" w:date="2015-12-24T19:35:00Z"/>
          <w:rFonts w:cs="Times New Roman"/>
          <w:b/>
          <w:noProof/>
          <w:szCs w:val="26"/>
          <w:u w:val="single"/>
        </w:rPr>
      </w:pPr>
      <w:ins w:id="48" w:author="John Tran" w:date="2015-12-24T19:35:00Z">
        <w:r w:rsidRPr="009278EA">
          <w:rPr>
            <w:rFonts w:cs="Times New Roman"/>
            <w:b/>
            <w:noProof/>
            <w:szCs w:val="26"/>
            <w:u w:val="single"/>
          </w:rPr>
          <w:t>Đánh giá Khóa luận</w:t>
        </w:r>
      </w:ins>
    </w:p>
    <w:p w14:paraId="290C7A89" w14:textId="77777777" w:rsidR="00F82C96" w:rsidRPr="009278EA" w:rsidRDefault="00F82C96" w:rsidP="00F82C96">
      <w:pPr>
        <w:pStyle w:val="ListParagraph"/>
        <w:numPr>
          <w:ilvl w:val="0"/>
          <w:numId w:val="2"/>
        </w:numPr>
        <w:spacing w:before="120" w:line="360" w:lineRule="auto"/>
        <w:ind w:left="0" w:right="1394" w:firstLine="0"/>
        <w:rPr>
          <w:ins w:id="49" w:author="John Tran" w:date="2015-12-24T19:35:00Z"/>
          <w:noProof/>
          <w:lang w:val="vi-VN"/>
        </w:rPr>
      </w:pPr>
      <w:ins w:id="50" w:author="John Tran" w:date="2015-12-24T19:35:00Z">
        <w:r w:rsidRPr="009278EA">
          <w:rPr>
            <w:noProof/>
            <w:lang w:val="vi-VN"/>
          </w:rPr>
          <w:t>Về cuốn báo cáo:</w:t>
        </w:r>
      </w:ins>
    </w:p>
    <w:p w14:paraId="5EC5938A" w14:textId="77777777" w:rsidR="00F82C96" w:rsidRPr="00707A12" w:rsidRDefault="00F82C96" w:rsidP="00F82C96">
      <w:pPr>
        <w:tabs>
          <w:tab w:val="left" w:pos="2880"/>
          <w:tab w:val="right" w:leader="underscore" w:pos="3960"/>
          <w:tab w:val="left" w:pos="4680"/>
          <w:tab w:val="left" w:pos="6120"/>
          <w:tab w:val="right" w:leader="underscore" w:pos="7200"/>
        </w:tabs>
        <w:ind w:right="1394"/>
        <w:rPr>
          <w:ins w:id="51" w:author="John Tran" w:date="2015-12-24T19:35:00Z"/>
          <w:rFonts w:cs="Times New Roman"/>
          <w:noProof/>
          <w:szCs w:val="26"/>
          <w:lang w:val="en-US"/>
        </w:rPr>
      </w:pPr>
      <w:ins w:id="52" w:author="John Tran" w:date="2015-12-24T19:35:00Z">
        <w:r w:rsidRPr="009278EA">
          <w:rPr>
            <w:rFonts w:cs="Times New Roman"/>
            <w:noProof/>
            <w:szCs w:val="26"/>
          </w:rPr>
          <w:t>Số trang</w:t>
        </w:r>
        <w:r w:rsidRPr="009278EA">
          <w:rPr>
            <w:rFonts w:cs="Times New Roman"/>
            <w:noProof/>
            <w:szCs w:val="26"/>
          </w:rPr>
          <w:tab/>
        </w:r>
        <w:r w:rsidRPr="009278EA">
          <w:rPr>
            <w:rFonts w:cs="Times New Roman"/>
            <w:noProof/>
            <w:szCs w:val="26"/>
          </w:rPr>
          <w:tab/>
        </w:r>
        <w:r w:rsidRPr="009278EA">
          <w:rPr>
            <w:rFonts w:cs="Times New Roman"/>
            <w:noProof/>
            <w:szCs w:val="26"/>
          </w:rPr>
          <w:tab/>
          <w:t>Số chương</w:t>
        </w:r>
        <w:r>
          <w:rPr>
            <w:rFonts w:cs="Times New Roman"/>
            <w:noProof/>
            <w:szCs w:val="26"/>
            <w:lang w:val="en-US"/>
          </w:rPr>
          <w:t xml:space="preserve"> </w:t>
        </w:r>
        <w:r w:rsidRPr="009278EA">
          <w:rPr>
            <w:rFonts w:cs="Times New Roman"/>
            <w:noProof/>
            <w:szCs w:val="26"/>
          </w:rPr>
          <w:tab/>
        </w:r>
        <w:r w:rsidRPr="009278EA">
          <w:rPr>
            <w:rFonts w:cs="Times New Roman"/>
            <w:noProof/>
            <w:szCs w:val="26"/>
          </w:rPr>
          <w:tab/>
        </w:r>
      </w:ins>
    </w:p>
    <w:p w14:paraId="5CB9F0B2" w14:textId="77777777" w:rsidR="00F82C96" w:rsidRPr="009278EA" w:rsidRDefault="00F82C96" w:rsidP="00F82C96">
      <w:pPr>
        <w:tabs>
          <w:tab w:val="left" w:pos="2880"/>
          <w:tab w:val="right" w:leader="underscore" w:pos="3960"/>
          <w:tab w:val="left" w:pos="4680"/>
          <w:tab w:val="left" w:pos="6120"/>
          <w:tab w:val="right" w:leader="underscore" w:pos="7200"/>
        </w:tabs>
        <w:ind w:right="1394"/>
        <w:rPr>
          <w:ins w:id="53" w:author="John Tran" w:date="2015-12-24T19:35:00Z"/>
          <w:rFonts w:cs="Times New Roman"/>
          <w:noProof/>
          <w:szCs w:val="26"/>
        </w:rPr>
      </w:pPr>
      <w:ins w:id="54" w:author="John Tran" w:date="2015-12-24T19:35:00Z">
        <w:r w:rsidRPr="009278EA">
          <w:rPr>
            <w:rFonts w:cs="Times New Roman"/>
            <w:noProof/>
            <w:szCs w:val="26"/>
          </w:rPr>
          <w:t>Số bảng số liệu</w:t>
        </w:r>
        <w:r w:rsidRPr="009278EA">
          <w:rPr>
            <w:rFonts w:cs="Times New Roman"/>
            <w:noProof/>
            <w:szCs w:val="26"/>
          </w:rPr>
          <w:tab/>
        </w:r>
        <w:r w:rsidRPr="009278EA">
          <w:rPr>
            <w:rFonts w:cs="Times New Roman"/>
            <w:noProof/>
            <w:szCs w:val="26"/>
          </w:rPr>
          <w:tab/>
        </w:r>
        <w:r w:rsidRPr="009278EA">
          <w:rPr>
            <w:rFonts w:cs="Times New Roman"/>
            <w:noProof/>
            <w:szCs w:val="26"/>
          </w:rPr>
          <w:tab/>
          <w:t>Số hình vẽ</w:t>
        </w:r>
        <w:r w:rsidRPr="009278EA">
          <w:rPr>
            <w:rFonts w:cs="Times New Roman"/>
            <w:noProof/>
            <w:szCs w:val="26"/>
          </w:rPr>
          <w:tab/>
        </w:r>
        <w:r w:rsidRPr="009278EA">
          <w:rPr>
            <w:rFonts w:cs="Times New Roman"/>
            <w:noProof/>
            <w:szCs w:val="26"/>
          </w:rPr>
          <w:tab/>
        </w:r>
      </w:ins>
    </w:p>
    <w:p w14:paraId="6453B527" w14:textId="77777777" w:rsidR="00F82C96" w:rsidRPr="009278EA" w:rsidRDefault="00F82C96" w:rsidP="00F82C96">
      <w:pPr>
        <w:tabs>
          <w:tab w:val="left" w:pos="2880"/>
          <w:tab w:val="right" w:leader="underscore" w:pos="3960"/>
          <w:tab w:val="left" w:pos="4680"/>
          <w:tab w:val="left" w:pos="6120"/>
          <w:tab w:val="right" w:leader="underscore" w:pos="7200"/>
        </w:tabs>
        <w:ind w:right="1394"/>
        <w:rPr>
          <w:ins w:id="55" w:author="John Tran" w:date="2015-12-24T19:35:00Z"/>
          <w:rFonts w:cs="Times New Roman"/>
          <w:noProof/>
          <w:szCs w:val="26"/>
        </w:rPr>
      </w:pPr>
      <w:ins w:id="56" w:author="John Tran" w:date="2015-12-24T19:35:00Z">
        <w:r w:rsidRPr="009278EA">
          <w:rPr>
            <w:rFonts w:cs="Times New Roman"/>
            <w:noProof/>
            <w:szCs w:val="26"/>
          </w:rPr>
          <w:t>Số tài liệu tham khảo</w:t>
        </w:r>
        <w:r w:rsidRPr="009278EA">
          <w:rPr>
            <w:rFonts w:cs="Times New Roman"/>
            <w:noProof/>
            <w:szCs w:val="26"/>
          </w:rPr>
          <w:tab/>
        </w:r>
        <w:r w:rsidRPr="009278EA">
          <w:rPr>
            <w:rFonts w:cs="Times New Roman"/>
            <w:noProof/>
            <w:szCs w:val="26"/>
          </w:rPr>
          <w:tab/>
        </w:r>
        <w:r w:rsidRPr="009278EA">
          <w:rPr>
            <w:rFonts w:cs="Times New Roman"/>
            <w:noProof/>
            <w:szCs w:val="26"/>
          </w:rPr>
          <w:tab/>
          <w:t>Sản phẩm</w:t>
        </w:r>
        <w:r w:rsidRPr="009278EA">
          <w:rPr>
            <w:rFonts w:cs="Times New Roman"/>
            <w:noProof/>
            <w:szCs w:val="26"/>
          </w:rPr>
          <w:tab/>
        </w:r>
        <w:r w:rsidRPr="009278EA">
          <w:rPr>
            <w:rFonts w:cs="Times New Roman"/>
            <w:noProof/>
            <w:szCs w:val="26"/>
          </w:rPr>
          <w:tab/>
        </w:r>
      </w:ins>
    </w:p>
    <w:p w14:paraId="7A5986DC" w14:textId="44504F2C" w:rsidR="00F82C96" w:rsidRDefault="00F82C96" w:rsidP="00F82C96">
      <w:pPr>
        <w:tabs>
          <w:tab w:val="left" w:leader="dot" w:pos="8787"/>
        </w:tabs>
        <w:spacing w:before="120"/>
        <w:ind w:right="1394"/>
        <w:rPr>
          <w:ins w:id="57" w:author="John Tran" w:date="2015-12-24T19:36:00Z"/>
          <w:noProof/>
        </w:rPr>
      </w:pPr>
      <w:ins w:id="58" w:author="John Tran" w:date="2015-12-24T19:35:00Z">
        <w:r w:rsidRPr="00FD1DDE">
          <w:rPr>
            <w:noProof/>
          </w:rPr>
          <w:t>Một số nhận xét về hình thức cuốn báo cáo:</w:t>
        </w:r>
      </w:ins>
      <w:ins w:id="59" w:author="John Tran" w:date="2015-12-24T19:36:00Z">
        <w:r w:rsidRPr="00F82C96">
          <w:rPr>
            <w:noProof/>
            <w:rPrChange w:id="60" w:author="John Tran" w:date="2015-12-24T19:36:00Z">
              <w:rPr>
                <w:noProof/>
                <w:lang w:val="en-US"/>
              </w:rPr>
            </w:rPrChange>
          </w:rPr>
          <w:t xml:space="preserve"> </w:t>
        </w:r>
        <w:r w:rsidRPr="00F82C96">
          <w:rPr>
            <w:noProof/>
            <w:rPrChange w:id="61" w:author="John Tran" w:date="2015-12-24T19:36:00Z">
              <w:rPr>
                <w:noProof/>
                <w:lang w:val="en-US"/>
              </w:rPr>
            </w:rPrChange>
          </w:rPr>
          <w:tab/>
        </w:r>
      </w:ins>
    </w:p>
    <w:p w14:paraId="589AFFBF" w14:textId="4D5217F4" w:rsidR="00F82C96" w:rsidRDefault="00F82C96" w:rsidP="00F82C96">
      <w:pPr>
        <w:tabs>
          <w:tab w:val="left" w:leader="dot" w:pos="8787"/>
        </w:tabs>
        <w:spacing w:before="120"/>
        <w:ind w:right="1394"/>
        <w:rPr>
          <w:ins w:id="62" w:author="John Tran" w:date="2015-12-24T19:36:00Z"/>
          <w:noProof/>
        </w:rPr>
      </w:pPr>
      <w:ins w:id="63" w:author="John Tran" w:date="2015-12-24T19:36:00Z">
        <w:r>
          <w:rPr>
            <w:noProof/>
          </w:rPr>
          <w:tab/>
        </w:r>
      </w:ins>
    </w:p>
    <w:p w14:paraId="616DD61D" w14:textId="6428BC04" w:rsidR="00F82C96" w:rsidRDefault="00F82C96" w:rsidP="00F82C96">
      <w:pPr>
        <w:tabs>
          <w:tab w:val="left" w:leader="dot" w:pos="8787"/>
        </w:tabs>
        <w:spacing w:before="120"/>
        <w:ind w:right="1394"/>
        <w:rPr>
          <w:ins w:id="64" w:author="John Tran" w:date="2015-12-24T19:36:00Z"/>
          <w:noProof/>
        </w:rPr>
      </w:pPr>
      <w:ins w:id="65" w:author="John Tran" w:date="2015-12-24T19:36:00Z">
        <w:r>
          <w:rPr>
            <w:noProof/>
          </w:rPr>
          <w:tab/>
        </w:r>
      </w:ins>
    </w:p>
    <w:p w14:paraId="09C1C909" w14:textId="6A4A211A" w:rsidR="00F82C96" w:rsidRDefault="00F82C96" w:rsidP="00F82C96">
      <w:pPr>
        <w:tabs>
          <w:tab w:val="left" w:leader="dot" w:pos="8787"/>
        </w:tabs>
        <w:spacing w:before="120"/>
        <w:ind w:right="1394"/>
        <w:rPr>
          <w:ins w:id="66" w:author="John Tran" w:date="2015-12-24T19:36:00Z"/>
          <w:noProof/>
        </w:rPr>
      </w:pPr>
      <w:ins w:id="67" w:author="John Tran" w:date="2015-12-24T19:36:00Z">
        <w:r>
          <w:rPr>
            <w:noProof/>
          </w:rPr>
          <w:tab/>
        </w:r>
      </w:ins>
    </w:p>
    <w:p w14:paraId="686DF03E" w14:textId="3FABAB96" w:rsidR="00F82C96" w:rsidRPr="009278EA" w:rsidRDefault="00F82C96">
      <w:pPr>
        <w:tabs>
          <w:tab w:val="left" w:leader="dot" w:pos="8787"/>
        </w:tabs>
        <w:spacing w:before="120"/>
        <w:ind w:right="1394"/>
        <w:rPr>
          <w:ins w:id="68" w:author="John Tran" w:date="2015-12-24T19:35:00Z"/>
          <w:rFonts w:cs="Times New Roman"/>
          <w:noProof/>
          <w:szCs w:val="26"/>
        </w:rPr>
        <w:pPrChange w:id="69" w:author="John Tran" w:date="2015-12-24T19:37:00Z">
          <w:pPr>
            <w:tabs>
              <w:tab w:val="right" w:leader="dot" w:pos="8730"/>
            </w:tabs>
            <w:ind w:right="1394"/>
          </w:pPr>
        </w:pPrChange>
      </w:pPr>
      <w:ins w:id="70" w:author="John Tran" w:date="2015-12-24T19:36:00Z">
        <w:r>
          <w:rPr>
            <w:noProof/>
          </w:rPr>
          <w:tab/>
        </w:r>
      </w:ins>
      <w:ins w:id="71" w:author="John Tran" w:date="2015-12-31T00:33:00Z">
        <w:r w:rsidR="004F4424">
          <w:rPr>
            <w:noProof/>
          </w:rPr>
          <w:tab/>
        </w:r>
        <w:r w:rsidR="004F4424">
          <w:rPr>
            <w:noProof/>
          </w:rPr>
          <w:tab/>
        </w:r>
      </w:ins>
    </w:p>
    <w:p w14:paraId="435B893F" w14:textId="24C7A2AB" w:rsidR="004C30D2" w:rsidRPr="004C30D2" w:rsidRDefault="00F82C96">
      <w:pPr>
        <w:pStyle w:val="ListParagraph"/>
        <w:numPr>
          <w:ilvl w:val="0"/>
          <w:numId w:val="2"/>
        </w:numPr>
        <w:tabs>
          <w:tab w:val="left" w:pos="8550"/>
        </w:tabs>
        <w:spacing w:before="120" w:line="360" w:lineRule="auto"/>
        <w:ind w:right="57"/>
        <w:rPr>
          <w:ins w:id="72" w:author="John Tran" w:date="2015-12-29T19:35:00Z"/>
          <w:noProof/>
          <w:lang w:val="vi-VN"/>
          <w:rPrChange w:id="73" w:author="John Tran" w:date="2015-12-29T19:35:00Z">
            <w:rPr>
              <w:ins w:id="74" w:author="John Tran" w:date="2015-12-29T19:35:00Z"/>
              <w:noProof/>
            </w:rPr>
          </w:rPrChange>
        </w:rPr>
        <w:pPrChange w:id="75" w:author="John Tran" w:date="2015-12-29T19:36:00Z">
          <w:pPr>
            <w:pStyle w:val="ListParagraph"/>
            <w:numPr>
              <w:numId w:val="2"/>
            </w:numPr>
            <w:tabs>
              <w:tab w:val="num" w:pos="360"/>
            </w:tabs>
            <w:spacing w:before="120" w:line="360" w:lineRule="auto"/>
            <w:ind w:left="0" w:right="1394" w:hanging="360"/>
          </w:pPr>
        </w:pPrChange>
      </w:pPr>
      <w:ins w:id="76" w:author="John Tran" w:date="2015-12-24T19:35:00Z">
        <w:r w:rsidRPr="009278EA">
          <w:rPr>
            <w:noProof/>
            <w:lang w:val="vi-VN"/>
          </w:rPr>
          <w:t>Về nội dung nghiên cứu:</w:t>
        </w:r>
      </w:ins>
      <w:ins w:id="77" w:author="John Tran" w:date="2015-12-29T19:35:00Z">
        <w:r w:rsidR="004C30D2">
          <w:rPr>
            <w:noProof/>
          </w:rPr>
          <w:t xml:space="preserve"> </w:t>
        </w:r>
      </w:ins>
    </w:p>
    <w:p w14:paraId="52FD1E94" w14:textId="518EEA0D" w:rsidR="00F82C96" w:rsidRPr="009278EA" w:rsidRDefault="004C30D2">
      <w:pPr>
        <w:tabs>
          <w:tab w:val="left" w:leader="dot" w:pos="8640"/>
        </w:tabs>
        <w:ind w:right="57"/>
        <w:rPr>
          <w:ins w:id="78" w:author="John Tran" w:date="2015-12-24T19:35:00Z"/>
          <w:rFonts w:cs="Times New Roman"/>
          <w:noProof/>
          <w:szCs w:val="26"/>
        </w:rPr>
        <w:pPrChange w:id="79" w:author="John Tran" w:date="2015-12-30T09:31:00Z">
          <w:pPr>
            <w:tabs>
              <w:tab w:val="right" w:leader="dot" w:pos="8730"/>
            </w:tabs>
            <w:ind w:right="1394"/>
          </w:pPr>
        </w:pPrChange>
      </w:pPr>
      <w:ins w:id="80" w:author="John Tran" w:date="2015-12-29T19:36:00Z">
        <w:r>
          <w:rPr>
            <w:rFonts w:cs="Times New Roman"/>
            <w:noProof/>
            <w:szCs w:val="26"/>
          </w:rPr>
          <w:tab/>
        </w:r>
      </w:ins>
      <w:ins w:id="81" w:author="John Tran" w:date="2015-12-29T19:37:00Z">
        <w:r>
          <w:rPr>
            <w:rFonts w:cs="Times New Roman"/>
            <w:noProof/>
            <w:szCs w:val="26"/>
          </w:rPr>
          <w:tab/>
        </w:r>
        <w:r>
          <w:rPr>
            <w:rFonts w:cs="Times New Roman"/>
            <w:noProof/>
            <w:szCs w:val="26"/>
          </w:rPr>
          <w:tab/>
        </w:r>
      </w:ins>
    </w:p>
    <w:p w14:paraId="538AF7F2" w14:textId="77777777" w:rsidR="00F82C96" w:rsidRPr="009278EA" w:rsidRDefault="00F82C96" w:rsidP="00F82C96">
      <w:pPr>
        <w:numPr>
          <w:ilvl w:val="0"/>
          <w:numId w:val="2"/>
        </w:numPr>
        <w:spacing w:before="120" w:after="0"/>
        <w:ind w:left="0" w:right="1394" w:firstLine="0"/>
        <w:rPr>
          <w:ins w:id="82" w:author="John Tran" w:date="2015-12-24T19:35:00Z"/>
          <w:rFonts w:cs="Times New Roman"/>
          <w:noProof/>
          <w:szCs w:val="26"/>
        </w:rPr>
      </w:pPr>
      <w:ins w:id="83" w:author="John Tran" w:date="2015-12-24T19:35:00Z">
        <w:r w:rsidRPr="009278EA">
          <w:rPr>
            <w:rFonts w:cs="Times New Roman"/>
            <w:noProof/>
            <w:szCs w:val="26"/>
          </w:rPr>
          <w:t>Về chương trình ứng dụng:</w:t>
        </w:r>
      </w:ins>
    </w:p>
    <w:p w14:paraId="6369339B" w14:textId="1E9823F3" w:rsidR="00F82C96" w:rsidRPr="009278EA" w:rsidRDefault="00690C54" w:rsidP="00F82C96">
      <w:pPr>
        <w:tabs>
          <w:tab w:val="right" w:leader="dot" w:pos="8730"/>
        </w:tabs>
        <w:ind w:right="1394"/>
        <w:rPr>
          <w:ins w:id="84" w:author="John Tran" w:date="2015-12-24T19:35:00Z"/>
          <w:rFonts w:cs="Times New Roman"/>
          <w:noProof/>
          <w:szCs w:val="26"/>
        </w:rPr>
      </w:pPr>
      <w:ins w:id="85" w:author="John Tran" w:date="2015-12-29T19:37:00Z">
        <w:r>
          <w:rPr>
            <w:rFonts w:cs="Times New Roman"/>
            <w:noProof/>
            <w:szCs w:val="26"/>
          </w:rPr>
          <w:tab/>
        </w:r>
        <w:r w:rsidR="004C30D2">
          <w:rPr>
            <w:rFonts w:cs="Times New Roman"/>
            <w:noProof/>
            <w:szCs w:val="26"/>
          </w:rPr>
          <w:tab/>
        </w:r>
        <w:r w:rsidR="004C30D2">
          <w:rPr>
            <w:rFonts w:cs="Times New Roman"/>
            <w:noProof/>
            <w:szCs w:val="26"/>
          </w:rPr>
          <w:tab/>
        </w:r>
      </w:ins>
    </w:p>
    <w:p w14:paraId="55EDC029" w14:textId="77777777" w:rsidR="00F82C96" w:rsidRPr="009278EA" w:rsidRDefault="00F82C96" w:rsidP="00F82C96">
      <w:pPr>
        <w:numPr>
          <w:ilvl w:val="0"/>
          <w:numId w:val="2"/>
        </w:numPr>
        <w:spacing w:before="120" w:after="0"/>
        <w:ind w:left="0" w:right="1394" w:firstLine="0"/>
        <w:rPr>
          <w:ins w:id="86" w:author="John Tran" w:date="2015-12-24T19:35:00Z"/>
          <w:rFonts w:cs="Times New Roman"/>
          <w:noProof/>
          <w:szCs w:val="26"/>
        </w:rPr>
      </w:pPr>
      <w:ins w:id="87" w:author="John Tran" w:date="2015-12-24T19:35:00Z">
        <w:r w:rsidRPr="009278EA">
          <w:rPr>
            <w:rFonts w:cs="Times New Roman"/>
            <w:noProof/>
            <w:szCs w:val="26"/>
          </w:rPr>
          <w:t>Về thái độ làm việc của sinh viên:</w:t>
        </w:r>
      </w:ins>
    </w:p>
    <w:p w14:paraId="2A9BB783" w14:textId="6B7AB051" w:rsidR="00F82C96" w:rsidRPr="009278EA" w:rsidRDefault="004C30D2" w:rsidP="00F82C96">
      <w:pPr>
        <w:tabs>
          <w:tab w:val="right" w:leader="dot" w:pos="8730"/>
        </w:tabs>
        <w:ind w:right="1394"/>
        <w:rPr>
          <w:ins w:id="88" w:author="John Tran" w:date="2015-12-24T19:35:00Z"/>
          <w:rFonts w:cs="Times New Roman"/>
          <w:noProof/>
          <w:szCs w:val="26"/>
        </w:rPr>
      </w:pPr>
      <w:ins w:id="89" w:author="John Tran" w:date="2015-12-29T19:37:00Z">
        <w:r>
          <w:rPr>
            <w:rFonts w:cs="Times New Roman"/>
            <w:noProof/>
            <w:szCs w:val="26"/>
          </w:rPr>
          <w:tab/>
        </w:r>
        <w:r>
          <w:rPr>
            <w:rFonts w:cs="Times New Roman"/>
            <w:noProof/>
            <w:szCs w:val="26"/>
          </w:rPr>
          <w:tab/>
        </w:r>
        <w:r>
          <w:rPr>
            <w:rFonts w:cs="Times New Roman"/>
            <w:noProof/>
            <w:szCs w:val="26"/>
          </w:rPr>
          <w:tab/>
        </w:r>
      </w:ins>
    </w:p>
    <w:p w14:paraId="60F0EB09" w14:textId="77777777" w:rsidR="004C30D2" w:rsidRPr="003F7A8C" w:rsidRDefault="00F82C96">
      <w:pPr>
        <w:tabs>
          <w:tab w:val="left" w:leader="dot" w:pos="8730"/>
        </w:tabs>
        <w:spacing w:before="120"/>
        <w:ind w:right="57"/>
        <w:rPr>
          <w:ins w:id="90" w:author="John Tran" w:date="2015-12-29T19:38:00Z"/>
          <w:rFonts w:cs="Times New Roman"/>
          <w:b/>
          <w:noProof/>
          <w:szCs w:val="26"/>
          <w:u w:val="single"/>
          <w:rPrChange w:id="91" w:author="John Tran" w:date="2015-12-30T21:22:00Z">
            <w:rPr>
              <w:ins w:id="92" w:author="John Tran" w:date="2015-12-29T19:38:00Z"/>
              <w:rFonts w:cs="Times New Roman"/>
              <w:b/>
              <w:noProof/>
              <w:szCs w:val="26"/>
              <w:u w:val="single"/>
              <w:lang w:val="en-US"/>
            </w:rPr>
          </w:rPrChange>
        </w:rPr>
        <w:pPrChange w:id="93" w:author="John Tran" w:date="2015-12-29T19:38:00Z">
          <w:pPr>
            <w:tabs>
              <w:tab w:val="right" w:leader="dot" w:pos="8730"/>
            </w:tabs>
            <w:ind w:right="1394"/>
          </w:pPr>
        </w:pPrChange>
      </w:pPr>
      <w:ins w:id="94" w:author="John Tran" w:date="2015-12-24T19:35:00Z">
        <w:r w:rsidRPr="009278EA">
          <w:rPr>
            <w:rFonts w:cs="Times New Roman"/>
            <w:b/>
            <w:noProof/>
            <w:szCs w:val="26"/>
            <w:u w:val="single"/>
          </w:rPr>
          <w:t>Đánh giá chung:</w:t>
        </w:r>
      </w:ins>
      <w:ins w:id="95" w:author="John Tran" w:date="2015-12-29T19:38:00Z">
        <w:r w:rsidR="004C30D2" w:rsidRPr="003F7A8C">
          <w:rPr>
            <w:rFonts w:cs="Times New Roman"/>
            <w:b/>
            <w:noProof/>
            <w:szCs w:val="26"/>
            <w:u w:val="single"/>
            <w:rPrChange w:id="96" w:author="John Tran" w:date="2015-12-30T21:22:00Z">
              <w:rPr>
                <w:rFonts w:cs="Times New Roman"/>
                <w:b/>
                <w:noProof/>
                <w:szCs w:val="26"/>
                <w:u w:val="single"/>
                <w:lang w:val="en-US"/>
              </w:rPr>
            </w:rPrChange>
          </w:rPr>
          <w:t xml:space="preserve"> </w:t>
        </w:r>
      </w:ins>
      <w:ins w:id="97" w:author="John Tran" w:date="2015-12-29T19:37:00Z">
        <w:r w:rsidR="004C30D2" w:rsidRPr="003F7A8C">
          <w:rPr>
            <w:rFonts w:cs="Times New Roman"/>
            <w:b/>
            <w:noProof/>
            <w:szCs w:val="26"/>
            <w:u w:val="single"/>
            <w:rPrChange w:id="98" w:author="John Tran" w:date="2015-12-30T21:22:00Z">
              <w:rPr>
                <w:rFonts w:cs="Times New Roman"/>
                <w:b/>
                <w:noProof/>
                <w:szCs w:val="26"/>
                <w:u w:val="single"/>
                <w:lang w:val="en-US"/>
              </w:rPr>
            </w:rPrChange>
          </w:rPr>
          <w:t xml:space="preserve"> </w:t>
        </w:r>
      </w:ins>
    </w:p>
    <w:p w14:paraId="376D9AF8" w14:textId="15759316" w:rsidR="00F82C96" w:rsidRPr="009278EA" w:rsidRDefault="004C30D2">
      <w:pPr>
        <w:tabs>
          <w:tab w:val="left" w:leader="dot" w:pos="8730"/>
        </w:tabs>
        <w:spacing w:before="120"/>
        <w:ind w:right="57"/>
        <w:rPr>
          <w:ins w:id="99" w:author="John Tran" w:date="2015-12-24T19:35:00Z"/>
          <w:rFonts w:cs="Times New Roman"/>
          <w:noProof/>
          <w:szCs w:val="26"/>
        </w:rPr>
        <w:pPrChange w:id="100" w:author="John Tran" w:date="2015-12-30T09:31:00Z">
          <w:pPr>
            <w:tabs>
              <w:tab w:val="right" w:leader="dot" w:pos="8730"/>
            </w:tabs>
            <w:ind w:right="1394"/>
          </w:pPr>
        </w:pPrChange>
      </w:pPr>
      <w:ins w:id="101" w:author="John Tran" w:date="2015-12-29T19:38:00Z">
        <w:r w:rsidRPr="003F7A8C">
          <w:rPr>
            <w:rFonts w:cs="Times New Roman"/>
            <w:noProof/>
            <w:szCs w:val="26"/>
            <w:rPrChange w:id="102" w:author="John Tran" w:date="2015-12-30T21:22:00Z">
              <w:rPr>
                <w:rFonts w:cs="Times New Roman"/>
                <w:b/>
                <w:noProof/>
                <w:szCs w:val="26"/>
                <w:u w:val="single"/>
                <w:lang w:val="en-US"/>
              </w:rPr>
            </w:rPrChange>
          </w:rPr>
          <w:tab/>
        </w:r>
        <w:r w:rsidRPr="003F7A8C">
          <w:rPr>
            <w:rFonts w:cs="Times New Roman"/>
            <w:noProof/>
            <w:szCs w:val="26"/>
            <w:rPrChange w:id="103" w:author="John Tran" w:date="2015-12-30T21:22:00Z">
              <w:rPr>
                <w:rFonts w:cs="Times New Roman"/>
                <w:b/>
                <w:noProof/>
                <w:szCs w:val="26"/>
                <w:u w:val="single"/>
                <w:lang w:val="en-US"/>
              </w:rPr>
            </w:rPrChange>
          </w:rPr>
          <w:tab/>
        </w:r>
        <w:r w:rsidRPr="003F7A8C">
          <w:rPr>
            <w:rFonts w:cs="Times New Roman"/>
            <w:noProof/>
            <w:szCs w:val="26"/>
            <w:rPrChange w:id="104" w:author="John Tran" w:date="2015-12-30T21:22:00Z">
              <w:rPr>
                <w:rFonts w:cs="Times New Roman"/>
                <w:b/>
                <w:noProof/>
                <w:szCs w:val="26"/>
                <w:u w:val="single"/>
                <w:lang w:val="en-US"/>
              </w:rPr>
            </w:rPrChange>
          </w:rPr>
          <w:tab/>
        </w:r>
      </w:ins>
    </w:p>
    <w:p w14:paraId="02DEDB43" w14:textId="77777777" w:rsidR="00F82C96" w:rsidRPr="009278EA" w:rsidRDefault="00F82C96" w:rsidP="00F82C96">
      <w:pPr>
        <w:spacing w:before="120"/>
        <w:ind w:right="1394"/>
        <w:rPr>
          <w:ins w:id="105" w:author="John Tran" w:date="2015-12-24T19:35:00Z"/>
          <w:rFonts w:cs="Times New Roman"/>
          <w:b/>
          <w:noProof/>
          <w:szCs w:val="26"/>
          <w:u w:val="single"/>
        </w:rPr>
      </w:pPr>
      <w:ins w:id="106" w:author="John Tran" w:date="2015-12-24T19:35:00Z">
        <w:r w:rsidRPr="009278EA">
          <w:rPr>
            <w:rFonts w:cs="Times New Roman"/>
            <w:b/>
            <w:noProof/>
            <w:szCs w:val="26"/>
            <w:u w:val="single"/>
          </w:rPr>
          <w:t>Điểm từng sinh viên:</w:t>
        </w:r>
      </w:ins>
    </w:p>
    <w:p w14:paraId="3A8E5189" w14:textId="77777777" w:rsidR="00F82C96" w:rsidRPr="009278EA" w:rsidRDefault="00F82C96" w:rsidP="00F82C96">
      <w:pPr>
        <w:spacing w:before="120"/>
        <w:ind w:right="1394"/>
        <w:rPr>
          <w:ins w:id="107" w:author="John Tran" w:date="2015-12-24T19:35:00Z"/>
          <w:rFonts w:cs="Times New Roman"/>
          <w:noProof/>
          <w:szCs w:val="26"/>
        </w:rPr>
      </w:pPr>
      <w:ins w:id="108" w:author="John Tran" w:date="2015-12-24T19:35:00Z">
        <w:r w:rsidRPr="00781E95">
          <w:rPr>
            <w:rFonts w:cs="Times New Roman"/>
            <w:noProof/>
            <w:szCs w:val="26"/>
          </w:rPr>
          <w:t>N</w:t>
        </w:r>
        <w:r>
          <w:rPr>
            <w:rFonts w:cs="Times New Roman"/>
            <w:noProof/>
            <w:szCs w:val="26"/>
          </w:rPr>
          <w:t>guy</w:t>
        </w:r>
        <w:r w:rsidRPr="00781E95">
          <w:rPr>
            <w:rFonts w:cs="Times New Roman"/>
            <w:noProof/>
            <w:szCs w:val="26"/>
          </w:rPr>
          <w:t xml:space="preserve">ễn Thành </w:t>
        </w:r>
        <w:r>
          <w:rPr>
            <w:rFonts w:cs="Times New Roman"/>
            <w:noProof/>
            <w:szCs w:val="26"/>
          </w:rPr>
          <w:t>Th</w:t>
        </w:r>
        <w:r w:rsidRPr="00781E95">
          <w:rPr>
            <w:rFonts w:cs="Times New Roman"/>
            <w:noProof/>
            <w:szCs w:val="26"/>
          </w:rPr>
          <w:t>ái</w:t>
        </w:r>
        <w:r w:rsidRPr="009278EA">
          <w:rPr>
            <w:rFonts w:cs="Times New Roman"/>
            <w:noProof/>
            <w:szCs w:val="26"/>
          </w:rPr>
          <w:t xml:space="preserve"> </w:t>
        </w:r>
        <w:r w:rsidRPr="009278EA">
          <w:rPr>
            <w:rFonts w:cs="Times New Roman"/>
            <w:b/>
            <w:noProof/>
            <w:szCs w:val="26"/>
          </w:rPr>
          <w:t>:………../10</w:t>
        </w:r>
      </w:ins>
    </w:p>
    <w:p w14:paraId="74E5CAC6" w14:textId="77777777" w:rsidR="00F82C96" w:rsidRDefault="00F82C96" w:rsidP="00F82C96">
      <w:pPr>
        <w:rPr>
          <w:ins w:id="109" w:author="John Tran" w:date="2015-12-30T22:13:00Z"/>
          <w:rFonts w:cs="Times New Roman"/>
          <w:b/>
          <w:noProof/>
          <w:szCs w:val="26"/>
        </w:rPr>
      </w:pPr>
      <w:ins w:id="110" w:author="John Tran" w:date="2015-12-24T19:35:00Z">
        <w:r w:rsidRPr="00781E95">
          <w:rPr>
            <w:rFonts w:cs="Times New Roman"/>
            <w:noProof/>
            <w:szCs w:val="26"/>
          </w:rPr>
          <w:t>Trầ</w:t>
        </w:r>
        <w:r>
          <w:rPr>
            <w:rFonts w:cs="Times New Roman"/>
            <w:noProof/>
            <w:szCs w:val="26"/>
          </w:rPr>
          <w:t>n Anh Qu</w:t>
        </w:r>
        <w:r w:rsidRPr="001B0199">
          <w:rPr>
            <w:rFonts w:cs="Times New Roman"/>
            <w:noProof/>
            <w:szCs w:val="26"/>
          </w:rPr>
          <w:t xml:space="preserve">ân </w:t>
        </w:r>
        <w:r w:rsidRPr="009278EA">
          <w:rPr>
            <w:rFonts w:cs="Times New Roman"/>
            <w:noProof/>
            <w:szCs w:val="26"/>
          </w:rPr>
          <w:t xml:space="preserve">       </w:t>
        </w:r>
        <w:r w:rsidRPr="009278EA">
          <w:rPr>
            <w:rFonts w:cs="Times New Roman"/>
            <w:b/>
            <w:noProof/>
            <w:szCs w:val="26"/>
          </w:rPr>
          <w:t>:………../10</w:t>
        </w:r>
      </w:ins>
    </w:p>
    <w:p w14:paraId="61EB23A1" w14:textId="77777777" w:rsidR="00690C54" w:rsidRDefault="00690C54" w:rsidP="00F82C96">
      <w:pPr>
        <w:rPr>
          <w:ins w:id="111" w:author="John Tran" w:date="2015-12-24T19:40:00Z"/>
          <w:rFonts w:cs="Times New Roman"/>
          <w:b/>
          <w:noProof/>
          <w:szCs w:val="26"/>
        </w:rPr>
      </w:pPr>
    </w:p>
    <w:p w14:paraId="1B8D18B3" w14:textId="77777777" w:rsidR="00690C54" w:rsidRDefault="00690C54">
      <w:pPr>
        <w:spacing w:after="200" w:line="276" w:lineRule="auto"/>
        <w:ind w:left="4950"/>
        <w:jc w:val="center"/>
        <w:rPr>
          <w:ins w:id="112" w:author="John Tran" w:date="2015-12-30T22:14:00Z"/>
          <w:rFonts w:cs="Times New Roman"/>
          <w:b/>
          <w:bCs/>
          <w:color w:val="000000"/>
        </w:rPr>
        <w:pPrChange w:id="113" w:author="John Tran" w:date="2015-12-30T22:13:00Z">
          <w:pPr>
            <w:spacing w:after="200" w:line="276" w:lineRule="auto"/>
            <w:jc w:val="left"/>
          </w:pPr>
        </w:pPrChange>
      </w:pPr>
      <w:ins w:id="114" w:author="John Tran" w:date="2015-12-30T22:12:00Z">
        <w:r w:rsidRPr="00690C54">
          <w:rPr>
            <w:rFonts w:cs="Times New Roman"/>
            <w:b/>
            <w:bCs/>
            <w:color w:val="000000"/>
            <w:rPrChange w:id="115" w:author="John Tran" w:date="2015-12-30T22:13:00Z">
              <w:rPr>
                <w:b/>
                <w:bCs/>
                <w:color w:val="000000"/>
              </w:rPr>
            </w:rPrChange>
          </w:rPr>
          <w:t>Người nhận xét</w:t>
        </w:r>
      </w:ins>
    </w:p>
    <w:p w14:paraId="6AACE34C" w14:textId="77777777" w:rsidR="00213609" w:rsidRDefault="00690C54">
      <w:pPr>
        <w:spacing w:after="200" w:line="276" w:lineRule="auto"/>
        <w:ind w:left="4950"/>
        <w:jc w:val="center"/>
        <w:rPr>
          <w:ins w:id="116" w:author="John Tran" w:date="2015-12-31T00:46:00Z"/>
          <w:rFonts w:cs="Times New Roman"/>
          <w:color w:val="000000"/>
        </w:rPr>
        <w:pPrChange w:id="117" w:author="John Tran" w:date="2015-12-30T22:13:00Z">
          <w:pPr>
            <w:spacing w:after="200" w:line="276" w:lineRule="auto"/>
            <w:jc w:val="left"/>
          </w:pPr>
        </w:pPrChange>
      </w:pPr>
      <w:ins w:id="118" w:author="John Tran" w:date="2015-12-30T22:12:00Z">
        <w:r w:rsidRPr="00690C54">
          <w:rPr>
            <w:rFonts w:cs="Times New Roman"/>
            <w:color w:val="000000"/>
            <w:rPrChange w:id="119" w:author="John Tran" w:date="2015-12-30T22:13:00Z">
              <w:rPr>
                <w:rFonts w:ascii="Cambria" w:hAnsi="Cambria"/>
                <w:color w:val="000000"/>
              </w:rPr>
            </w:rPrChange>
          </w:rPr>
          <w:t>(Ký tên và ghi rõ họ tên)</w:t>
        </w:r>
      </w:ins>
    </w:p>
    <w:p w14:paraId="0FAE1379" w14:textId="77777777" w:rsidR="00213609" w:rsidRDefault="00213609">
      <w:pPr>
        <w:spacing w:after="200" w:line="276" w:lineRule="auto"/>
        <w:ind w:left="4950"/>
        <w:jc w:val="center"/>
        <w:rPr>
          <w:ins w:id="120" w:author="John Tran" w:date="2015-12-31T00:46:00Z"/>
          <w:rFonts w:cs="Times New Roman"/>
          <w:color w:val="000000"/>
        </w:rPr>
        <w:pPrChange w:id="121" w:author="John Tran" w:date="2015-12-30T22:13:00Z">
          <w:pPr>
            <w:spacing w:after="200" w:line="276" w:lineRule="auto"/>
            <w:jc w:val="left"/>
          </w:pPr>
        </w:pPrChange>
      </w:pPr>
    </w:p>
    <w:p w14:paraId="242DBEAF" w14:textId="77777777" w:rsidR="00213609" w:rsidRDefault="00213609">
      <w:pPr>
        <w:spacing w:after="200" w:line="276" w:lineRule="auto"/>
        <w:ind w:left="4950"/>
        <w:jc w:val="center"/>
        <w:rPr>
          <w:ins w:id="122" w:author="John Tran" w:date="2015-12-31T00:46:00Z"/>
          <w:rFonts w:cs="Times New Roman"/>
          <w:color w:val="000000"/>
        </w:rPr>
        <w:pPrChange w:id="123" w:author="John Tran" w:date="2015-12-30T22:13:00Z">
          <w:pPr>
            <w:spacing w:after="200" w:line="276" w:lineRule="auto"/>
            <w:jc w:val="left"/>
          </w:pPr>
        </w:pPrChange>
      </w:pPr>
    </w:p>
    <w:p w14:paraId="09F8FC1F" w14:textId="77777777" w:rsidR="00213609" w:rsidRDefault="00213609">
      <w:pPr>
        <w:spacing w:after="200" w:line="276" w:lineRule="auto"/>
        <w:ind w:left="4950"/>
        <w:jc w:val="center"/>
        <w:rPr>
          <w:ins w:id="124" w:author="John Tran" w:date="2015-12-31T00:46:00Z"/>
          <w:rFonts w:cs="Times New Roman"/>
          <w:color w:val="000000"/>
        </w:rPr>
        <w:pPrChange w:id="125" w:author="John Tran" w:date="2015-12-30T22:13:00Z">
          <w:pPr>
            <w:spacing w:after="200" w:line="276" w:lineRule="auto"/>
            <w:jc w:val="left"/>
          </w:pPr>
        </w:pPrChange>
      </w:pPr>
    </w:p>
    <w:p w14:paraId="2FECDBBF" w14:textId="77777777" w:rsidR="00213609" w:rsidRDefault="00213609">
      <w:pPr>
        <w:spacing w:after="200" w:line="276" w:lineRule="auto"/>
        <w:ind w:left="4950"/>
        <w:jc w:val="center"/>
        <w:rPr>
          <w:ins w:id="126" w:author="John Tran" w:date="2015-12-31T00:46:00Z"/>
          <w:rFonts w:cs="Times New Roman"/>
          <w:color w:val="000000"/>
        </w:rPr>
        <w:pPrChange w:id="127" w:author="John Tran" w:date="2015-12-30T22:13:00Z">
          <w:pPr>
            <w:spacing w:after="200" w:line="276" w:lineRule="auto"/>
            <w:jc w:val="left"/>
          </w:pPr>
        </w:pPrChange>
      </w:pPr>
    </w:p>
    <w:tbl>
      <w:tblPr>
        <w:tblW w:w="10530" w:type="dxa"/>
        <w:tblInd w:w="-540" w:type="dxa"/>
        <w:tblLook w:val="04A0" w:firstRow="1" w:lastRow="0" w:firstColumn="1" w:lastColumn="0" w:noHBand="0" w:noVBand="1"/>
      </w:tblPr>
      <w:tblGrid>
        <w:gridCol w:w="4770"/>
        <w:gridCol w:w="5760"/>
      </w:tblGrid>
      <w:tr w:rsidR="00213609" w:rsidRPr="000222A8" w14:paraId="3784C8B5" w14:textId="77777777" w:rsidTr="004E4FF3">
        <w:trPr>
          <w:ins w:id="128" w:author="John Tran" w:date="2015-12-31T00:47:00Z"/>
        </w:trPr>
        <w:tc>
          <w:tcPr>
            <w:tcW w:w="4770" w:type="dxa"/>
            <w:shd w:val="clear" w:color="auto" w:fill="auto"/>
          </w:tcPr>
          <w:p w14:paraId="14F63590" w14:textId="77777777" w:rsidR="00213609" w:rsidRPr="000222A8" w:rsidRDefault="00213609" w:rsidP="004E4FF3">
            <w:pPr>
              <w:ind w:left="-222"/>
              <w:jc w:val="center"/>
              <w:rPr>
                <w:ins w:id="129" w:author="John Tran" w:date="2015-12-31T00:47:00Z"/>
                <w:rFonts w:cs="Times New Roman"/>
              </w:rPr>
            </w:pPr>
            <w:ins w:id="130" w:author="John Tran" w:date="2015-12-31T00:47:00Z">
              <w:r w:rsidRPr="000222A8">
                <w:rPr>
                  <w:rFonts w:cs="Times New Roman"/>
                </w:rPr>
                <w:t>ĐẠI HỌC QUỐC GIA TP. HỒ CHÍ MINH</w:t>
              </w:r>
            </w:ins>
          </w:p>
          <w:p w14:paraId="44719BE5" w14:textId="77777777" w:rsidR="00213609" w:rsidRPr="000222A8" w:rsidRDefault="00213609" w:rsidP="004E4FF3">
            <w:pPr>
              <w:jc w:val="center"/>
              <w:rPr>
                <w:ins w:id="131" w:author="John Tran" w:date="2015-12-31T00:47:00Z"/>
                <w:rFonts w:cs="Times New Roman"/>
                <w:b/>
              </w:rPr>
            </w:pPr>
            <w:ins w:id="132" w:author="John Tran" w:date="2015-12-31T00:47:00Z">
              <w:r w:rsidRPr="000222A8">
                <w:rPr>
                  <w:rFonts w:cs="Times New Roman"/>
                  <w:b/>
                </w:rPr>
                <w:t>TRƯỜNG ĐẠI HỌC</w:t>
              </w:r>
            </w:ins>
          </w:p>
          <w:p w14:paraId="55767E13" w14:textId="77777777" w:rsidR="00213609" w:rsidRPr="000222A8" w:rsidRDefault="00213609" w:rsidP="004E4FF3">
            <w:pPr>
              <w:jc w:val="center"/>
              <w:rPr>
                <w:ins w:id="133" w:author="John Tran" w:date="2015-12-31T00:47:00Z"/>
                <w:rFonts w:cs="Times New Roman"/>
                <w:b/>
              </w:rPr>
            </w:pPr>
            <w:ins w:id="134" w:author="John Tran" w:date="2015-12-31T00:47:00Z">
              <w:r>
                <w:rPr>
                  <w:rFonts w:cs="Times New Roman"/>
                  <w:b/>
                  <w:noProof/>
                  <w:lang w:val="en-US" w:eastAsia="ja-JP"/>
                </w:rPr>
                <mc:AlternateContent>
                  <mc:Choice Requires="wps">
                    <w:drawing>
                      <wp:anchor distT="0" distB="0" distL="114300" distR="114300" simplePos="0" relativeHeight="251663374" behindDoc="0" locked="0" layoutInCell="1" allowOverlap="1" wp14:anchorId="0D9F21EA" wp14:editId="2CE4BC8A">
                        <wp:simplePos x="0" y="0"/>
                        <wp:positionH relativeFrom="column">
                          <wp:posOffset>539115</wp:posOffset>
                        </wp:positionH>
                        <wp:positionV relativeFrom="paragraph">
                          <wp:posOffset>236220</wp:posOffset>
                        </wp:positionV>
                        <wp:extent cx="1828800" cy="0"/>
                        <wp:effectExtent l="5715" t="7620" r="13335" b="11430"/>
                        <wp:wrapNone/>
                        <wp:docPr id="43025" name="Straight Connector 43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D26B0" id="Straight Connector 43025" o:spid="_x0000_s1026" style="position:absolute;z-index:2516633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5pt,18.6pt" to="186.4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"/>
                    </w:pict>
                  </mc:Fallback>
                </mc:AlternateContent>
              </w:r>
              <w:r w:rsidRPr="000222A8">
                <w:rPr>
                  <w:rFonts w:cs="Times New Roman"/>
                  <w:b/>
                </w:rPr>
                <w:t>CÔNG NGHỆ THÔNG TIN</w:t>
              </w:r>
            </w:ins>
          </w:p>
        </w:tc>
        <w:tc>
          <w:tcPr>
            <w:tcW w:w="5760" w:type="dxa"/>
            <w:shd w:val="clear" w:color="auto" w:fill="auto"/>
          </w:tcPr>
          <w:p w14:paraId="3DCF8F98" w14:textId="77777777" w:rsidR="00213609" w:rsidRPr="000222A8" w:rsidRDefault="00213609" w:rsidP="004E4FF3">
            <w:pPr>
              <w:ind w:left="-288"/>
              <w:jc w:val="center"/>
              <w:rPr>
                <w:ins w:id="135" w:author="John Tran" w:date="2015-12-31T00:47:00Z"/>
                <w:rFonts w:cs="Times New Roman"/>
                <w:b/>
              </w:rPr>
            </w:pPr>
            <w:ins w:id="136" w:author="John Tran" w:date="2015-12-31T00:47:00Z">
              <w:r w:rsidRPr="000222A8">
                <w:rPr>
                  <w:rFonts w:cs="Times New Roman"/>
                  <w:b/>
                </w:rPr>
                <w:t>CỘNG HÒA XÃ HỘI CHỦ NGHĨA VIỆT NAM</w:t>
              </w:r>
            </w:ins>
          </w:p>
          <w:p w14:paraId="5EC49B40" w14:textId="77777777" w:rsidR="00213609" w:rsidRPr="000222A8" w:rsidRDefault="00213609" w:rsidP="004E4FF3">
            <w:pPr>
              <w:ind w:left="-468"/>
              <w:jc w:val="center"/>
              <w:rPr>
                <w:ins w:id="137" w:author="John Tran" w:date="2015-12-31T00:47:00Z"/>
                <w:rFonts w:cs="Times New Roman"/>
                <w:b/>
              </w:rPr>
            </w:pPr>
            <w:ins w:id="138" w:author="John Tran" w:date="2015-12-31T00:47:00Z">
              <w:r>
                <w:rPr>
                  <w:rFonts w:cs="Times New Roman"/>
                  <w:noProof/>
                  <w:lang w:val="en-US" w:eastAsia="ja-JP"/>
                </w:rPr>
                <mc:AlternateContent>
                  <mc:Choice Requires="wps">
                    <w:drawing>
                      <wp:anchor distT="0" distB="0" distL="114300" distR="114300" simplePos="0" relativeHeight="251664398" behindDoc="0" locked="0" layoutInCell="1" allowOverlap="1" wp14:anchorId="5E21CC41" wp14:editId="51A5B673">
                        <wp:simplePos x="0" y="0"/>
                        <wp:positionH relativeFrom="column">
                          <wp:posOffset>650875</wp:posOffset>
                        </wp:positionH>
                        <wp:positionV relativeFrom="paragraph">
                          <wp:posOffset>292735</wp:posOffset>
                        </wp:positionV>
                        <wp:extent cx="1828800" cy="0"/>
                        <wp:effectExtent l="12700" t="6985" r="6350" b="12065"/>
                        <wp:wrapNone/>
                        <wp:docPr id="43026" name="Straight Connector 43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86DBDE" id="Straight Connector 43026" o:spid="_x0000_s1026" style="position:absolute;z-index:2516643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5pt,23.05pt" to="195.2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"/>
                    </w:pict>
                  </mc:Fallback>
                </mc:AlternateContent>
              </w:r>
              <w:r w:rsidRPr="000222A8">
                <w:rPr>
                  <w:rFonts w:cs="Times New Roman"/>
                  <w:b/>
                </w:rPr>
                <w:t>Độc Lập - Tự Do - Hạnh Phúc</w:t>
              </w:r>
            </w:ins>
          </w:p>
        </w:tc>
      </w:tr>
      <w:tr w:rsidR="00213609" w:rsidRPr="000222A8" w14:paraId="0413FB5F" w14:textId="77777777" w:rsidTr="004E4FF3">
        <w:trPr>
          <w:ins w:id="139" w:author="John Tran" w:date="2015-12-31T00:47:00Z"/>
        </w:trPr>
        <w:tc>
          <w:tcPr>
            <w:tcW w:w="4770" w:type="dxa"/>
            <w:shd w:val="clear" w:color="auto" w:fill="auto"/>
          </w:tcPr>
          <w:p w14:paraId="7C149527" w14:textId="77777777" w:rsidR="00213609" w:rsidRPr="000222A8" w:rsidRDefault="00213609" w:rsidP="004E4FF3">
            <w:pPr>
              <w:jc w:val="center"/>
              <w:rPr>
                <w:ins w:id="140" w:author="John Tran" w:date="2015-12-31T00:47:00Z"/>
                <w:rFonts w:cs="Times New Roman"/>
              </w:rPr>
            </w:pPr>
          </w:p>
        </w:tc>
        <w:tc>
          <w:tcPr>
            <w:tcW w:w="5760" w:type="dxa"/>
            <w:shd w:val="clear" w:color="auto" w:fill="auto"/>
          </w:tcPr>
          <w:p w14:paraId="3CAAEB5C" w14:textId="77777777" w:rsidR="00213609" w:rsidRPr="000222A8" w:rsidRDefault="00213609" w:rsidP="004E4FF3">
            <w:pPr>
              <w:ind w:right="520"/>
              <w:jc w:val="center"/>
              <w:rPr>
                <w:ins w:id="141" w:author="John Tran" w:date="2015-12-31T00:47:00Z"/>
                <w:rFonts w:cs="Times New Roman"/>
                <w:b/>
                <w:noProof/>
                <w:lang w:eastAsia="vi-VN"/>
              </w:rPr>
            </w:pPr>
            <w:ins w:id="142" w:author="John Tran" w:date="2015-12-31T00:47:00Z">
              <w:r w:rsidRPr="000222A8">
                <w:rPr>
                  <w:rFonts w:cs="Times New Roman"/>
                  <w:i/>
                  <w:noProof/>
                  <w:lang w:eastAsia="vi-VN"/>
                </w:rPr>
                <w:t xml:space="preserve">       TP. HCM, ngày…..tháng…..năm……..</w:t>
              </w:r>
            </w:ins>
          </w:p>
        </w:tc>
      </w:tr>
    </w:tbl>
    <w:p w14:paraId="3082C2F6" w14:textId="77777777" w:rsidR="00213609" w:rsidRPr="00107396" w:rsidRDefault="00213609" w:rsidP="00213609">
      <w:pPr>
        <w:jc w:val="center"/>
        <w:rPr>
          <w:ins w:id="143" w:author="John Tran" w:date="2015-12-31T00:47:00Z"/>
          <w:b/>
          <w:sz w:val="28"/>
          <w:szCs w:val="28"/>
        </w:rPr>
      </w:pPr>
      <w:ins w:id="144" w:author="John Tran" w:date="2015-12-31T00:47:00Z">
        <w:r w:rsidRPr="00107396">
          <w:rPr>
            <w:b/>
            <w:sz w:val="28"/>
            <w:szCs w:val="28"/>
          </w:rPr>
          <w:t>NHẬN XÉT KHÓA LUẬN TỐT NGHIỆP</w:t>
        </w:r>
      </w:ins>
    </w:p>
    <w:p w14:paraId="73DBBDC5" w14:textId="237E23B9" w:rsidR="00F82C96" w:rsidRPr="00690C54" w:rsidRDefault="00213609">
      <w:pPr>
        <w:spacing w:after="200" w:line="276" w:lineRule="auto"/>
        <w:jc w:val="center"/>
        <w:rPr>
          <w:ins w:id="145" w:author="John Tran" w:date="2015-12-24T19:40:00Z"/>
          <w:rFonts w:cs="Times New Roman"/>
          <w:b/>
          <w:noProof/>
          <w:szCs w:val="26"/>
        </w:rPr>
        <w:pPrChange w:id="146" w:author="John Tran" w:date="2015-12-31T00:47:00Z">
          <w:pPr>
            <w:spacing w:after="200" w:line="276" w:lineRule="auto"/>
            <w:jc w:val="left"/>
          </w:pPr>
        </w:pPrChange>
      </w:pPr>
      <w:ins w:id="147" w:author="John Tran" w:date="2015-12-31T00:47:00Z">
        <w:r w:rsidRPr="002E107F">
          <w:rPr>
            <w:b/>
            <w:sz w:val="28"/>
          </w:rPr>
          <w:t>(CỦA CÁN BỘ PHẢN BIỆN)</w:t>
        </w:r>
      </w:ins>
    </w:p>
    <w:p w14:paraId="7351851B" w14:textId="500C1179" w:rsidR="00107396" w:rsidRPr="00CB7B88" w:rsidDel="00F82C96" w:rsidRDefault="00107396" w:rsidP="00F82C96">
      <w:pPr>
        <w:rPr>
          <w:del w:id="148" w:author="John Tran" w:date="2015-12-24T19:40:00Z"/>
          <w:rFonts w:ascii="Cambria" w:hAnsi="Cambria" w:cs="Cambria"/>
          <w:noProof/>
        </w:rPr>
      </w:pPr>
    </w:p>
    <w:p w14:paraId="2321C8FD" w14:textId="238A378A" w:rsidR="00107396" w:rsidRPr="009278EA" w:rsidDel="00F82C96" w:rsidRDefault="00107396" w:rsidP="00C54582">
      <w:pPr>
        <w:rPr>
          <w:del w:id="149" w:author="John Tran" w:date="2015-12-24T19:40:00Z"/>
          <w:rFonts w:cs="Times New Roman"/>
          <w:noProof/>
        </w:rPr>
      </w:pPr>
    </w:p>
    <w:tbl>
      <w:tblPr>
        <w:tblW w:w="9564" w:type="dxa"/>
        <w:tblInd w:w="-204" w:type="dxa"/>
        <w:tblLayout w:type="fixed"/>
        <w:tblLook w:val="04A0" w:firstRow="1" w:lastRow="0" w:firstColumn="1" w:lastColumn="0" w:noHBand="0" w:noVBand="1"/>
        <w:tblPrChange w:id="150" w:author="John Tran" w:date="2015-12-31T00:45:00Z">
          <w:tblPr>
            <w:tblW w:w="9564" w:type="dxa"/>
            <w:tblInd w:w="-204" w:type="dxa"/>
            <w:tblLayout w:type="fixed"/>
            <w:tblLook w:val="04A0" w:firstRow="1" w:lastRow="0" w:firstColumn="1" w:lastColumn="0" w:noHBand="0" w:noVBand="1"/>
          </w:tblPr>
        </w:tblPrChange>
      </w:tblPr>
      <w:tblGrid>
        <w:gridCol w:w="9564"/>
        <w:tblGridChange w:id="151">
          <w:tblGrid>
            <w:gridCol w:w="9564"/>
          </w:tblGrid>
        </w:tblGridChange>
      </w:tblGrid>
      <w:tr w:rsidR="00707A12" w:rsidRPr="009278EA" w:rsidDel="00213609" w14:paraId="3EDD27E9" w14:textId="083ADE72" w:rsidTr="00213609">
        <w:trPr>
          <w:trHeight w:val="3114"/>
          <w:del w:id="152" w:author="John Tran" w:date="2015-12-31T00:45:00Z"/>
          <w:trPrChange w:id="153" w:author="John Tran" w:date="2015-12-31T00:45:00Z">
            <w:trPr>
              <w:trHeight w:val="3114"/>
            </w:trPr>
          </w:trPrChange>
        </w:trPr>
        <w:tc>
          <w:tcPr>
            <w:tcW w:w="9564" w:type="dxa"/>
            <w:tcBorders>
              <w:top w:val="single" w:sz="4" w:space="0" w:color="auto"/>
              <w:left w:val="single" w:sz="4" w:space="0" w:color="auto"/>
              <w:bottom w:val="single" w:sz="4" w:space="0" w:color="auto"/>
              <w:right w:val="single" w:sz="4" w:space="0" w:color="auto"/>
            </w:tcBorders>
            <w:shd w:val="clear" w:color="auto" w:fill="auto"/>
            <w:tcPrChange w:id="154" w:author="John Tran" w:date="2015-12-31T00:45:00Z">
              <w:tcPr>
                <w:tcW w:w="9564" w:type="dxa"/>
                <w:shd w:val="clear" w:color="auto" w:fill="auto"/>
              </w:tcPr>
            </w:tcPrChange>
          </w:tcPr>
          <w:tbl>
            <w:tblPr>
              <w:tblW w:w="10176" w:type="dxa"/>
              <w:tblLayout w:type="fixed"/>
              <w:tblLook w:val="04A0" w:firstRow="1" w:lastRow="0" w:firstColumn="1" w:lastColumn="0" w:noHBand="0" w:noVBand="1"/>
              <w:tblPrChange w:id="155" w:author="John Tran" w:date="2015-12-31T00:41:00Z">
                <w:tblPr>
                  <w:tblW w:w="10086" w:type="dxa"/>
                  <w:tblLayout w:type="fixed"/>
                  <w:tblLook w:val="04A0" w:firstRow="1" w:lastRow="0" w:firstColumn="1" w:lastColumn="0" w:noHBand="0" w:noVBand="1"/>
                </w:tblPr>
              </w:tblPrChange>
            </w:tblPr>
            <w:tblGrid>
              <w:gridCol w:w="4596"/>
              <w:gridCol w:w="5580"/>
              <w:tblGridChange w:id="156">
                <w:tblGrid>
                  <w:gridCol w:w="4614"/>
                  <w:gridCol w:w="5472"/>
                </w:tblGrid>
              </w:tblGridChange>
            </w:tblGrid>
            <w:tr w:rsidR="00707A12" w:rsidRPr="00213609" w:rsidDel="00213609" w14:paraId="1CFDB81C" w14:textId="43521CE3" w:rsidTr="00213609">
              <w:trPr>
                <w:del w:id="157" w:author="John Tran" w:date="2015-12-31T00:42:00Z"/>
              </w:trPr>
              <w:tc>
                <w:tcPr>
                  <w:tcW w:w="4596" w:type="dxa"/>
                  <w:shd w:val="clear" w:color="auto" w:fill="auto"/>
                  <w:tcPrChange w:id="158" w:author="John Tran" w:date="2015-12-31T00:41:00Z">
                    <w:tcPr>
                      <w:tcW w:w="4614" w:type="dxa"/>
                      <w:shd w:val="clear" w:color="auto" w:fill="auto"/>
                    </w:tcPr>
                  </w:tcPrChange>
                </w:tcPr>
                <w:p w14:paraId="0D6E0DE6" w14:textId="76F2B0E6" w:rsidR="00707A12" w:rsidRPr="00213609" w:rsidDel="00F82C96" w:rsidRDefault="00707A12" w:rsidP="001D6B67">
                  <w:pPr>
                    <w:ind w:left="-222"/>
                    <w:jc w:val="center"/>
                    <w:rPr>
                      <w:del w:id="159" w:author="John Tran" w:date="2015-12-24T19:40:00Z"/>
                      <w:rFonts w:cs="Times New Roman"/>
                      <w:szCs w:val="26"/>
                      <w:rPrChange w:id="160" w:author="John Tran" w:date="2015-12-31T00:42:00Z">
                        <w:rPr>
                          <w:del w:id="161" w:author="John Tran" w:date="2015-12-24T19:40:00Z"/>
                          <w:rFonts w:cs="Times New Roman"/>
                        </w:rPr>
                      </w:rPrChange>
                    </w:rPr>
                  </w:pPr>
                </w:p>
                <w:p w14:paraId="5217F111" w14:textId="6FB49C1D" w:rsidR="00707A12" w:rsidRPr="00213609" w:rsidDel="00213609" w:rsidRDefault="00707A12">
                  <w:pPr>
                    <w:ind w:left="-222" w:right="-198"/>
                    <w:jc w:val="center"/>
                    <w:rPr>
                      <w:del w:id="162" w:author="John Tran" w:date="2015-12-31T00:42:00Z"/>
                      <w:rFonts w:cs="Times New Roman"/>
                      <w:szCs w:val="26"/>
                      <w:rPrChange w:id="163" w:author="John Tran" w:date="2015-12-31T00:42:00Z">
                        <w:rPr>
                          <w:del w:id="164" w:author="John Tran" w:date="2015-12-31T00:42:00Z"/>
                          <w:rFonts w:cs="Times New Roman"/>
                        </w:rPr>
                      </w:rPrChange>
                    </w:rPr>
                    <w:pPrChange w:id="165" w:author="John Tran" w:date="2015-12-31T00:41:00Z">
                      <w:pPr>
                        <w:ind w:left="-222"/>
                        <w:jc w:val="center"/>
                      </w:pPr>
                    </w:pPrChange>
                  </w:pPr>
                  <w:del w:id="166" w:author="John Tran" w:date="2015-12-31T00:42:00Z">
                    <w:r w:rsidRPr="00213609" w:rsidDel="00213609">
                      <w:rPr>
                        <w:rFonts w:cs="Times New Roman"/>
                        <w:szCs w:val="26"/>
                        <w:rPrChange w:id="167" w:author="John Tran" w:date="2015-12-31T00:42:00Z">
                          <w:rPr>
                            <w:rFonts w:cs="Times New Roman"/>
                          </w:rPr>
                        </w:rPrChange>
                      </w:rPr>
                      <w:delText>ĐẠI HỌC QUỐC GIA TP. HỒ CHÍ MINH</w:delText>
                    </w:r>
                  </w:del>
                </w:p>
                <w:p w14:paraId="7B880212" w14:textId="740A9232" w:rsidR="00707A12" w:rsidRPr="00213609" w:rsidDel="00213609" w:rsidRDefault="00707A12" w:rsidP="001D6B67">
                  <w:pPr>
                    <w:jc w:val="center"/>
                    <w:rPr>
                      <w:del w:id="168" w:author="John Tran" w:date="2015-12-31T00:42:00Z"/>
                      <w:rFonts w:cs="Times New Roman"/>
                      <w:b/>
                      <w:szCs w:val="26"/>
                      <w:rPrChange w:id="169" w:author="John Tran" w:date="2015-12-31T00:42:00Z">
                        <w:rPr>
                          <w:del w:id="170" w:author="John Tran" w:date="2015-12-31T00:42:00Z"/>
                          <w:rFonts w:cs="Times New Roman"/>
                          <w:b/>
                        </w:rPr>
                      </w:rPrChange>
                    </w:rPr>
                  </w:pPr>
                  <w:del w:id="171" w:author="John Tran" w:date="2015-12-31T00:42:00Z">
                    <w:r w:rsidRPr="00213609" w:rsidDel="00213609">
                      <w:rPr>
                        <w:rFonts w:cs="Times New Roman"/>
                        <w:b/>
                        <w:szCs w:val="26"/>
                        <w:rPrChange w:id="172" w:author="John Tran" w:date="2015-12-31T00:42:00Z">
                          <w:rPr>
                            <w:rFonts w:cs="Times New Roman"/>
                            <w:b/>
                          </w:rPr>
                        </w:rPrChange>
                      </w:rPr>
                      <w:delText>TRƯỜNG ĐẠI HỌC</w:delText>
                    </w:r>
                  </w:del>
                </w:p>
                <w:p w14:paraId="2BC47822" w14:textId="26D433AD" w:rsidR="00707A12" w:rsidRPr="00213609" w:rsidDel="00213609" w:rsidRDefault="00707A12" w:rsidP="001D6B67">
                  <w:pPr>
                    <w:jc w:val="center"/>
                    <w:rPr>
                      <w:del w:id="173" w:author="John Tran" w:date="2015-12-31T00:42:00Z"/>
                      <w:rFonts w:cs="Times New Roman"/>
                      <w:b/>
                      <w:szCs w:val="26"/>
                      <w:rPrChange w:id="174" w:author="John Tran" w:date="2015-12-31T00:42:00Z">
                        <w:rPr>
                          <w:del w:id="175" w:author="John Tran" w:date="2015-12-31T00:42:00Z"/>
                          <w:rFonts w:cs="Times New Roman"/>
                          <w:b/>
                        </w:rPr>
                      </w:rPrChange>
                    </w:rPr>
                  </w:pPr>
                  <w:del w:id="176" w:author="John Tran" w:date="2015-12-31T00:42:00Z">
                    <w:r w:rsidRPr="00213609" w:rsidDel="00213609">
                      <w:rPr>
                        <w:rFonts w:cs="Times New Roman"/>
                        <w:b/>
                        <w:noProof/>
                        <w:szCs w:val="26"/>
                        <w:lang w:val="en-US" w:eastAsia="ja-JP"/>
                        <w:rPrChange w:id="177" w:author="John Tran" w:date="2015-12-31T00:42:00Z">
                          <w:rPr>
                            <w:rFonts w:cs="Times New Roman"/>
                            <w:b/>
                            <w:noProof/>
                            <w:lang w:val="en-US" w:eastAsia="ja-JP"/>
                          </w:rPr>
                        </w:rPrChange>
                      </w:rPr>
                      <mc:AlternateContent>
                        <mc:Choice Requires="wps">
                          <w:drawing>
                            <wp:anchor distT="0" distB="0" distL="114300" distR="114300" simplePos="0" relativeHeight="251658245" behindDoc="0" locked="0" layoutInCell="1" allowOverlap="1" wp14:anchorId="7DDE27B5" wp14:editId="4EA64EA1">
                              <wp:simplePos x="0" y="0"/>
                              <wp:positionH relativeFrom="column">
                                <wp:posOffset>539115</wp:posOffset>
                              </wp:positionH>
                              <wp:positionV relativeFrom="paragraph">
                                <wp:posOffset>236220</wp:posOffset>
                              </wp:positionV>
                              <wp:extent cx="1828800" cy="0"/>
                              <wp:effectExtent l="5715" t="7620" r="13335" b="1143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1B6D5" id="Straight Connector 19"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5pt,18.6pt" to="186.4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"/>
                          </w:pict>
                        </mc:Fallback>
                      </mc:AlternateContent>
                    </w:r>
                    <w:r w:rsidRPr="00213609" w:rsidDel="00213609">
                      <w:rPr>
                        <w:rFonts w:cs="Times New Roman"/>
                        <w:b/>
                        <w:szCs w:val="26"/>
                        <w:rPrChange w:id="178" w:author="John Tran" w:date="2015-12-31T00:42:00Z">
                          <w:rPr>
                            <w:rFonts w:cs="Times New Roman"/>
                            <w:b/>
                          </w:rPr>
                        </w:rPrChange>
                      </w:rPr>
                      <w:delText>CÔNG NGHỆ THÔNG TIN</w:delText>
                    </w:r>
                  </w:del>
                </w:p>
              </w:tc>
              <w:tc>
                <w:tcPr>
                  <w:tcW w:w="5580" w:type="dxa"/>
                  <w:shd w:val="clear" w:color="auto" w:fill="auto"/>
                  <w:tcPrChange w:id="179" w:author="John Tran" w:date="2015-12-31T00:41:00Z">
                    <w:tcPr>
                      <w:tcW w:w="5472" w:type="dxa"/>
                      <w:shd w:val="clear" w:color="auto" w:fill="auto"/>
                    </w:tcPr>
                  </w:tcPrChange>
                </w:tcPr>
                <w:p w14:paraId="2B41731D" w14:textId="4B9792C3" w:rsidR="00707A12" w:rsidRPr="00213609" w:rsidDel="00F82C96" w:rsidRDefault="00707A12" w:rsidP="001D6B67">
                  <w:pPr>
                    <w:ind w:left="-198"/>
                    <w:jc w:val="center"/>
                    <w:rPr>
                      <w:del w:id="180" w:author="John Tran" w:date="2015-12-24T19:40:00Z"/>
                      <w:rFonts w:cs="Times New Roman"/>
                      <w:b/>
                      <w:szCs w:val="26"/>
                      <w:rPrChange w:id="181" w:author="John Tran" w:date="2015-12-31T00:42:00Z">
                        <w:rPr>
                          <w:del w:id="182" w:author="John Tran" w:date="2015-12-24T19:40:00Z"/>
                          <w:rFonts w:cs="Times New Roman"/>
                          <w:b/>
                        </w:rPr>
                      </w:rPrChange>
                    </w:rPr>
                  </w:pPr>
                </w:p>
                <w:p w14:paraId="08E9F34F" w14:textId="6AFB8098" w:rsidR="00707A12" w:rsidRPr="00213609" w:rsidDel="00213609" w:rsidRDefault="00707A12">
                  <w:pPr>
                    <w:ind w:left="-18" w:right="-108" w:hanging="24"/>
                    <w:jc w:val="left"/>
                    <w:rPr>
                      <w:del w:id="183" w:author="John Tran" w:date="2015-12-31T00:42:00Z"/>
                      <w:rFonts w:cs="Times New Roman"/>
                      <w:b/>
                      <w:szCs w:val="26"/>
                      <w:rPrChange w:id="184" w:author="John Tran" w:date="2015-12-31T00:42:00Z">
                        <w:rPr>
                          <w:del w:id="185" w:author="John Tran" w:date="2015-12-31T00:42:00Z"/>
                          <w:rFonts w:cs="Times New Roman"/>
                          <w:b/>
                        </w:rPr>
                      </w:rPrChange>
                    </w:rPr>
                    <w:pPrChange w:id="186" w:author="John Tran" w:date="2015-12-31T00:39:00Z">
                      <w:pPr>
                        <w:ind w:left="-264" w:firstLine="66"/>
                        <w:jc w:val="center"/>
                      </w:pPr>
                    </w:pPrChange>
                  </w:pPr>
                  <w:del w:id="187" w:author="John Tran" w:date="2015-12-31T00:42:00Z">
                    <w:r w:rsidRPr="00213609" w:rsidDel="00213609">
                      <w:rPr>
                        <w:rFonts w:cs="Times New Roman"/>
                        <w:b/>
                        <w:szCs w:val="26"/>
                        <w:rPrChange w:id="188" w:author="John Tran" w:date="2015-12-31T00:42:00Z">
                          <w:rPr>
                            <w:rFonts w:cs="Times New Roman"/>
                            <w:b/>
                          </w:rPr>
                        </w:rPrChange>
                      </w:rPr>
                      <w:delText>CỘNG HÒA XÃ HỘI CHỦ NGHĨA VIỆT NAM</w:delText>
                    </w:r>
                  </w:del>
                </w:p>
                <w:p w14:paraId="1227D406" w14:textId="1E086687" w:rsidR="00707A12" w:rsidRPr="00213609" w:rsidDel="00213609" w:rsidRDefault="00707A12" w:rsidP="001D6B67">
                  <w:pPr>
                    <w:ind w:left="-468"/>
                    <w:jc w:val="center"/>
                    <w:rPr>
                      <w:del w:id="189" w:author="John Tran" w:date="2015-12-31T00:42:00Z"/>
                      <w:rFonts w:cs="Times New Roman"/>
                      <w:b/>
                      <w:szCs w:val="26"/>
                      <w:rPrChange w:id="190" w:author="John Tran" w:date="2015-12-31T00:42:00Z">
                        <w:rPr>
                          <w:del w:id="191" w:author="John Tran" w:date="2015-12-31T00:42:00Z"/>
                          <w:rFonts w:cs="Times New Roman"/>
                          <w:b/>
                        </w:rPr>
                      </w:rPrChange>
                    </w:rPr>
                  </w:pPr>
                  <w:del w:id="192" w:author="John Tran" w:date="2015-12-31T00:42:00Z">
                    <w:r w:rsidRPr="00213609" w:rsidDel="00213609">
                      <w:rPr>
                        <w:rFonts w:cs="Times New Roman"/>
                        <w:noProof/>
                        <w:szCs w:val="26"/>
                        <w:lang w:val="en-US" w:eastAsia="ja-JP"/>
                        <w:rPrChange w:id="193" w:author="John Tran" w:date="2015-12-31T00:42:00Z">
                          <w:rPr>
                            <w:rFonts w:cs="Times New Roman"/>
                            <w:noProof/>
                            <w:lang w:val="en-US" w:eastAsia="ja-JP"/>
                          </w:rPr>
                        </w:rPrChange>
                      </w:rPr>
                      <mc:AlternateContent>
                        <mc:Choice Requires="wps">
                          <w:drawing>
                            <wp:anchor distT="0" distB="0" distL="114300" distR="114300" simplePos="0" relativeHeight="251658244" behindDoc="0" locked="0" layoutInCell="1" allowOverlap="1" wp14:anchorId="5D234456" wp14:editId="2D018CE2">
                              <wp:simplePos x="0" y="0"/>
                              <wp:positionH relativeFrom="column">
                                <wp:posOffset>650875</wp:posOffset>
                              </wp:positionH>
                              <wp:positionV relativeFrom="paragraph">
                                <wp:posOffset>292735</wp:posOffset>
                              </wp:positionV>
                              <wp:extent cx="1828800" cy="0"/>
                              <wp:effectExtent l="12700" t="6985" r="6350" b="1206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E3AA0" id="Straight Connector 18" o:spid="_x0000_s1026"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5pt,23.05pt" to="195.2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"/>
                          </w:pict>
                        </mc:Fallback>
                      </mc:AlternateContent>
                    </w:r>
                    <w:r w:rsidRPr="00213609" w:rsidDel="00213609">
                      <w:rPr>
                        <w:rFonts w:cs="Times New Roman"/>
                        <w:b/>
                        <w:szCs w:val="26"/>
                        <w:rPrChange w:id="194" w:author="John Tran" w:date="2015-12-31T00:42:00Z">
                          <w:rPr>
                            <w:rFonts w:cs="Times New Roman"/>
                            <w:b/>
                          </w:rPr>
                        </w:rPrChange>
                      </w:rPr>
                      <w:delText>Độc Lập - Tự Do - Hạnh Phúc</w:delText>
                    </w:r>
                  </w:del>
                </w:p>
              </w:tc>
            </w:tr>
            <w:tr w:rsidR="00707A12" w:rsidRPr="00213609" w:rsidDel="00213609" w14:paraId="67FF2775" w14:textId="79AB4FB6" w:rsidTr="00213609">
              <w:trPr>
                <w:del w:id="195" w:author="John Tran" w:date="2015-12-31T00:42:00Z"/>
              </w:trPr>
              <w:tc>
                <w:tcPr>
                  <w:tcW w:w="4596" w:type="dxa"/>
                  <w:shd w:val="clear" w:color="auto" w:fill="auto"/>
                  <w:tcPrChange w:id="196" w:author="John Tran" w:date="2015-12-31T00:41:00Z">
                    <w:tcPr>
                      <w:tcW w:w="4614" w:type="dxa"/>
                      <w:shd w:val="clear" w:color="auto" w:fill="auto"/>
                    </w:tcPr>
                  </w:tcPrChange>
                </w:tcPr>
                <w:p w14:paraId="4C8CBA0D" w14:textId="64F00783" w:rsidR="00707A12" w:rsidRPr="00213609" w:rsidDel="00213609" w:rsidRDefault="00707A12" w:rsidP="001D6B67">
                  <w:pPr>
                    <w:jc w:val="center"/>
                    <w:rPr>
                      <w:del w:id="197" w:author="John Tran" w:date="2015-12-31T00:42:00Z"/>
                      <w:rFonts w:cs="Times New Roman"/>
                      <w:szCs w:val="26"/>
                      <w:rPrChange w:id="198" w:author="John Tran" w:date="2015-12-31T00:42:00Z">
                        <w:rPr>
                          <w:del w:id="199" w:author="John Tran" w:date="2015-12-31T00:42:00Z"/>
                          <w:rFonts w:cs="Times New Roman"/>
                        </w:rPr>
                      </w:rPrChange>
                    </w:rPr>
                  </w:pPr>
                </w:p>
              </w:tc>
              <w:tc>
                <w:tcPr>
                  <w:tcW w:w="5580" w:type="dxa"/>
                  <w:shd w:val="clear" w:color="auto" w:fill="auto"/>
                  <w:tcPrChange w:id="200" w:author="John Tran" w:date="2015-12-31T00:41:00Z">
                    <w:tcPr>
                      <w:tcW w:w="5472" w:type="dxa"/>
                      <w:shd w:val="clear" w:color="auto" w:fill="auto"/>
                    </w:tcPr>
                  </w:tcPrChange>
                </w:tcPr>
                <w:p w14:paraId="4DCA612F" w14:textId="0D6869B0" w:rsidR="00707A12" w:rsidRPr="00213609" w:rsidDel="00213609" w:rsidRDefault="00707A12" w:rsidP="001D6B67">
                  <w:pPr>
                    <w:ind w:right="520"/>
                    <w:jc w:val="center"/>
                    <w:rPr>
                      <w:del w:id="201" w:author="John Tran" w:date="2015-12-31T00:42:00Z"/>
                      <w:rFonts w:cs="Times New Roman"/>
                      <w:b/>
                      <w:noProof/>
                      <w:szCs w:val="26"/>
                      <w:lang w:eastAsia="vi-VN"/>
                      <w:rPrChange w:id="202" w:author="John Tran" w:date="2015-12-31T00:42:00Z">
                        <w:rPr>
                          <w:del w:id="203" w:author="John Tran" w:date="2015-12-31T00:42:00Z"/>
                          <w:rFonts w:cs="Times New Roman"/>
                          <w:b/>
                          <w:noProof/>
                          <w:lang w:eastAsia="vi-VN"/>
                        </w:rPr>
                      </w:rPrChange>
                    </w:rPr>
                  </w:pPr>
                  <w:del w:id="204" w:author="John Tran" w:date="2015-12-31T00:42:00Z">
                    <w:r w:rsidRPr="00213609" w:rsidDel="00213609">
                      <w:rPr>
                        <w:rFonts w:cs="Times New Roman"/>
                        <w:i/>
                        <w:noProof/>
                        <w:szCs w:val="26"/>
                        <w:lang w:eastAsia="vi-VN"/>
                        <w:rPrChange w:id="205" w:author="John Tran" w:date="2015-12-31T00:42:00Z">
                          <w:rPr>
                            <w:rFonts w:cs="Times New Roman"/>
                            <w:i/>
                            <w:noProof/>
                            <w:lang w:eastAsia="vi-VN"/>
                          </w:rPr>
                        </w:rPrChange>
                      </w:rPr>
                      <w:delText xml:space="preserve">       TP. HCM, ngày…..tháng…..năm……..</w:delText>
                    </w:r>
                  </w:del>
                </w:p>
              </w:tc>
            </w:tr>
          </w:tbl>
          <w:p w14:paraId="4299961C" w14:textId="2DD08D77" w:rsidR="00707A12" w:rsidRPr="00107396" w:rsidDel="00213609" w:rsidRDefault="00707A12" w:rsidP="009278EA">
            <w:pPr>
              <w:jc w:val="center"/>
              <w:rPr>
                <w:del w:id="206" w:author="John Tran" w:date="2015-12-31T00:45:00Z"/>
                <w:b/>
                <w:sz w:val="28"/>
                <w:szCs w:val="28"/>
              </w:rPr>
            </w:pPr>
            <w:del w:id="207" w:author="John Tran" w:date="2015-12-31T00:45:00Z">
              <w:r w:rsidRPr="00107396" w:rsidDel="00213609">
                <w:rPr>
                  <w:b/>
                  <w:sz w:val="28"/>
                  <w:szCs w:val="28"/>
                </w:rPr>
                <w:delText>NHẬN XÉT KHÓA LUẬN TỐT NGHIỆP</w:delText>
              </w:r>
            </w:del>
          </w:p>
          <w:p w14:paraId="19208B83" w14:textId="19F2873D" w:rsidR="00707A12" w:rsidRPr="002F6C76" w:rsidDel="00213609" w:rsidRDefault="00707A12" w:rsidP="009278EA">
            <w:pPr>
              <w:jc w:val="center"/>
              <w:rPr>
                <w:del w:id="208" w:author="John Tran" w:date="2015-12-31T00:45:00Z"/>
                <w:rFonts w:cs="Times New Roman"/>
                <w:noProof/>
              </w:rPr>
            </w:pPr>
            <w:del w:id="209" w:author="John Tran" w:date="2015-12-31T00:45:00Z">
              <w:r w:rsidRPr="002E107F" w:rsidDel="00213609">
                <w:rPr>
                  <w:b/>
                  <w:sz w:val="28"/>
                </w:rPr>
                <w:delText>(CỦA CÁN BỘ PHẢN BIỆN)</w:delText>
              </w:r>
            </w:del>
          </w:p>
        </w:tc>
      </w:tr>
    </w:tbl>
    <w:p w14:paraId="4550F5A1" w14:textId="036525B5" w:rsidR="00AB478C" w:rsidRPr="002F6C76" w:rsidRDefault="00AB478C" w:rsidP="00C54582">
      <w:pPr>
        <w:rPr>
          <w:del w:id="210" w:author="John Tran" w:date="2015-12-29T19:43:00Z"/>
          <w:rFonts w:ascii="Cambria" w:hAnsi="Cambria" w:cs="Cambria"/>
          <w:noProof/>
        </w:rPr>
      </w:pPr>
    </w:p>
    <w:tbl>
      <w:tblPr>
        <w:tblW w:w="8924" w:type="dxa"/>
        <w:tblInd w:w="-90" w:type="dxa"/>
        <w:tblLook w:val="01E0" w:firstRow="1" w:lastRow="1" w:firstColumn="1" w:lastColumn="1" w:noHBand="0" w:noVBand="0"/>
        <w:tblPrChange w:id="211" w:author="John Tran" w:date="2015-12-31T00:34:00Z">
          <w:tblPr>
            <w:tblW w:w="9900" w:type="dxa"/>
            <w:tblLook w:val="01E0" w:firstRow="1" w:lastRow="1" w:firstColumn="1" w:lastColumn="1" w:noHBand="0" w:noVBand="0"/>
          </w:tblPr>
        </w:tblPrChange>
      </w:tblPr>
      <w:tblGrid>
        <w:gridCol w:w="4410"/>
        <w:gridCol w:w="1459"/>
        <w:gridCol w:w="3055"/>
        <w:tblGridChange w:id="212">
          <w:tblGrid>
            <w:gridCol w:w="4486"/>
            <w:gridCol w:w="1459"/>
            <w:gridCol w:w="3955"/>
          </w:tblGrid>
        </w:tblGridChange>
      </w:tblGrid>
      <w:tr w:rsidR="00AB478C" w:rsidRPr="009278EA" w14:paraId="6F410C44" w14:textId="77777777" w:rsidTr="004F4424">
        <w:trPr>
          <w:trHeight w:val="451"/>
          <w:trPrChange w:id="213" w:author="John Tran" w:date="2015-12-31T00:34:00Z">
            <w:trPr>
              <w:trHeight w:val="451"/>
            </w:trPr>
          </w:trPrChange>
        </w:trPr>
        <w:tc>
          <w:tcPr>
            <w:tcW w:w="8924" w:type="dxa"/>
            <w:gridSpan w:val="3"/>
            <w:tcPrChange w:id="214" w:author="John Tran" w:date="2015-12-31T00:34:00Z">
              <w:tcPr>
                <w:tcW w:w="9900" w:type="dxa"/>
                <w:gridSpan w:val="3"/>
              </w:tcPr>
            </w:tcPrChange>
          </w:tcPr>
          <w:p w14:paraId="4DEBEF1D" w14:textId="0B66A31A" w:rsidR="00AB478C" w:rsidRPr="009278EA" w:rsidRDefault="00AB478C">
            <w:pPr>
              <w:tabs>
                <w:tab w:val="left" w:pos="5400"/>
              </w:tabs>
              <w:rPr>
                <w:rFonts w:cs="Times New Roman"/>
                <w:b/>
                <w:noProof/>
                <w:szCs w:val="26"/>
                <w:u w:val="single"/>
              </w:rPr>
            </w:pPr>
            <w:r w:rsidRPr="009278EA">
              <w:rPr>
                <w:rFonts w:cs="Times New Roman"/>
                <w:b/>
                <w:noProof/>
                <w:szCs w:val="26"/>
                <w:u w:val="single"/>
              </w:rPr>
              <w:t>Tên khóa luận:</w:t>
            </w:r>
          </w:p>
        </w:tc>
      </w:tr>
      <w:tr w:rsidR="00AB478C" w:rsidRPr="009278EA" w14:paraId="6C37E8DE" w14:textId="77777777" w:rsidTr="004F4424">
        <w:trPr>
          <w:trHeight w:val="713"/>
          <w:trPrChange w:id="215" w:author="John Tran" w:date="2015-12-31T00:34:00Z">
            <w:trPr>
              <w:trHeight w:val="713"/>
            </w:trPr>
          </w:trPrChange>
        </w:trPr>
        <w:tc>
          <w:tcPr>
            <w:tcW w:w="8924" w:type="dxa"/>
            <w:gridSpan w:val="3"/>
            <w:tcPrChange w:id="216" w:author="John Tran" w:date="2015-12-31T00:34:00Z">
              <w:tcPr>
                <w:tcW w:w="9900" w:type="dxa"/>
                <w:gridSpan w:val="3"/>
              </w:tcPr>
            </w:tcPrChange>
          </w:tcPr>
          <w:p w14:paraId="34C7B357" w14:textId="084122C0" w:rsidR="000F60CB" w:rsidRPr="009278EA" w:rsidRDefault="00707A12" w:rsidP="00644EA3">
            <w:pPr>
              <w:jc w:val="center"/>
              <w:rPr>
                <w:rFonts w:cs="Times New Roman"/>
                <w:noProof/>
                <w:sz w:val="28"/>
              </w:rPr>
              <w:pPrChange w:id="217" w:author="John Tran" w:date="2016-02-15T21:31:00Z">
                <w:pPr/>
              </w:pPrChange>
            </w:pPr>
            <w:r w:rsidRPr="00FD1DDE">
              <w:rPr>
                <w:rFonts w:cs="Times New Roman"/>
                <w:b/>
                <w:noProof/>
                <w:szCs w:val="26"/>
              </w:rPr>
              <w:t>XÂY DỰNG HỆ THỐNG PHÂN TÍCH TRẠNG THÁI CẢM XÚC CỦA THÀNH VIÊN TRÊN MẠNG XÃ HỘI</w:t>
            </w:r>
          </w:p>
        </w:tc>
      </w:tr>
      <w:tr w:rsidR="00AB478C" w:rsidRPr="009278EA" w14:paraId="71242B70" w14:textId="77777777" w:rsidTr="004F4424">
        <w:trPr>
          <w:trHeight w:val="342"/>
          <w:trPrChange w:id="218" w:author="John Tran" w:date="2015-12-31T00:34:00Z">
            <w:trPr>
              <w:trHeight w:val="342"/>
            </w:trPr>
          </w:trPrChange>
        </w:trPr>
        <w:tc>
          <w:tcPr>
            <w:tcW w:w="5869" w:type="dxa"/>
            <w:gridSpan w:val="2"/>
            <w:tcPrChange w:id="219" w:author="John Tran" w:date="2015-12-31T00:34:00Z">
              <w:tcPr>
                <w:tcW w:w="5945" w:type="dxa"/>
                <w:gridSpan w:val="2"/>
              </w:tcPr>
            </w:tcPrChange>
          </w:tcPr>
          <w:p w14:paraId="37ED8BCD" w14:textId="77777777" w:rsidR="00AB478C" w:rsidRPr="009278EA" w:rsidRDefault="00AB478C" w:rsidP="00C54582">
            <w:pPr>
              <w:tabs>
                <w:tab w:val="left" w:pos="5400"/>
              </w:tabs>
              <w:rPr>
                <w:rFonts w:cs="Times New Roman"/>
                <w:b/>
                <w:noProof/>
                <w:szCs w:val="26"/>
                <w:u w:val="single"/>
              </w:rPr>
            </w:pPr>
            <w:r w:rsidRPr="009278EA">
              <w:rPr>
                <w:rFonts w:cs="Times New Roman"/>
                <w:b/>
                <w:noProof/>
                <w:szCs w:val="26"/>
                <w:u w:val="single"/>
              </w:rPr>
              <w:t>Nhóm SV thực hiện:</w:t>
            </w:r>
          </w:p>
        </w:tc>
        <w:tc>
          <w:tcPr>
            <w:tcW w:w="3055" w:type="dxa"/>
            <w:tcPrChange w:id="220" w:author="John Tran" w:date="2015-12-31T00:34:00Z">
              <w:tcPr>
                <w:tcW w:w="3955" w:type="dxa"/>
              </w:tcPr>
            </w:tcPrChange>
          </w:tcPr>
          <w:p w14:paraId="2F191AC1" w14:textId="77777777" w:rsidR="00AB478C" w:rsidRPr="009278EA" w:rsidRDefault="00AB478C" w:rsidP="00C54582">
            <w:pPr>
              <w:tabs>
                <w:tab w:val="left" w:pos="5400"/>
              </w:tabs>
              <w:rPr>
                <w:rFonts w:cs="Times New Roman"/>
                <w:b/>
                <w:noProof/>
                <w:szCs w:val="26"/>
                <w:u w:val="single"/>
              </w:rPr>
            </w:pPr>
            <w:r w:rsidRPr="009278EA">
              <w:rPr>
                <w:rFonts w:cs="Times New Roman"/>
                <w:b/>
                <w:noProof/>
                <w:szCs w:val="26"/>
                <w:u w:val="single"/>
              </w:rPr>
              <w:t>Cán bộ</w:t>
            </w:r>
            <w:r w:rsidR="00BD704C" w:rsidRPr="009278EA">
              <w:rPr>
                <w:rFonts w:cs="Times New Roman"/>
                <w:b/>
                <w:noProof/>
                <w:szCs w:val="26"/>
                <w:u w:val="single"/>
              </w:rPr>
              <w:t xml:space="preserve"> phản biện</w:t>
            </w:r>
            <w:r w:rsidRPr="009278EA">
              <w:rPr>
                <w:rFonts w:cs="Times New Roman"/>
                <w:b/>
                <w:noProof/>
                <w:szCs w:val="26"/>
                <w:u w:val="single"/>
              </w:rPr>
              <w:t>:</w:t>
            </w:r>
          </w:p>
        </w:tc>
      </w:tr>
      <w:tr w:rsidR="00707A12" w:rsidRPr="009278EA" w14:paraId="05431453" w14:textId="77777777" w:rsidTr="004F4424">
        <w:trPr>
          <w:trHeight w:val="257"/>
          <w:trPrChange w:id="221" w:author="John Tran" w:date="2015-12-31T00:34:00Z">
            <w:trPr>
              <w:trHeight w:val="257"/>
            </w:trPr>
          </w:trPrChange>
        </w:trPr>
        <w:tc>
          <w:tcPr>
            <w:tcW w:w="4410" w:type="dxa"/>
            <w:tcPrChange w:id="222" w:author="John Tran" w:date="2015-12-31T00:34:00Z">
              <w:tcPr>
                <w:tcW w:w="4486" w:type="dxa"/>
              </w:tcPr>
            </w:tcPrChange>
          </w:tcPr>
          <w:p w14:paraId="13A352EA" w14:textId="623FBB7E" w:rsidR="00707A12" w:rsidRPr="009278EA" w:rsidRDefault="00707A12" w:rsidP="00707A12">
            <w:pPr>
              <w:tabs>
                <w:tab w:val="left" w:pos="5400"/>
              </w:tabs>
              <w:jc w:val="left"/>
              <w:rPr>
                <w:rFonts w:cs="Times New Roman"/>
                <w:noProof/>
                <w:szCs w:val="26"/>
              </w:rPr>
            </w:pPr>
            <w:r w:rsidRPr="009278EA">
              <w:rPr>
                <w:rFonts w:cs="Times New Roman"/>
                <w:noProof/>
                <w:szCs w:val="26"/>
              </w:rPr>
              <w:t>Nguyễ</w:t>
            </w:r>
            <w:r>
              <w:rPr>
                <w:rFonts w:cs="Times New Roman"/>
                <w:noProof/>
                <w:szCs w:val="26"/>
              </w:rPr>
              <w:t>n Thành Thái</w:t>
            </w:r>
            <w:r w:rsidR="00781E95">
              <w:rPr>
                <w:rFonts w:cs="Times New Roman"/>
                <w:noProof/>
                <w:szCs w:val="26"/>
              </w:rPr>
              <w:t xml:space="preserve">                1</w:t>
            </w:r>
            <w:r w:rsidR="00781E95">
              <w:rPr>
                <w:rFonts w:cs="Times New Roman"/>
                <w:noProof/>
                <w:szCs w:val="26"/>
                <w:lang w:val="en-US"/>
              </w:rPr>
              <w:t>1520357</w:t>
            </w:r>
          </w:p>
        </w:tc>
        <w:tc>
          <w:tcPr>
            <w:tcW w:w="1459" w:type="dxa"/>
            <w:tcPrChange w:id="223" w:author="John Tran" w:date="2015-12-31T00:34:00Z">
              <w:tcPr>
                <w:tcW w:w="1459" w:type="dxa"/>
              </w:tcPr>
            </w:tcPrChange>
          </w:tcPr>
          <w:p w14:paraId="7BB08BC8" w14:textId="77777777" w:rsidR="00707A12" w:rsidRPr="009278EA" w:rsidRDefault="00707A12" w:rsidP="00707A12">
            <w:pPr>
              <w:tabs>
                <w:tab w:val="left" w:pos="5400"/>
              </w:tabs>
              <w:rPr>
                <w:rFonts w:cs="Times New Roman"/>
                <w:noProof/>
                <w:szCs w:val="26"/>
              </w:rPr>
            </w:pPr>
          </w:p>
        </w:tc>
        <w:tc>
          <w:tcPr>
            <w:tcW w:w="3055" w:type="dxa"/>
            <w:tcPrChange w:id="224" w:author="John Tran" w:date="2015-12-31T00:34:00Z">
              <w:tcPr>
                <w:tcW w:w="3955" w:type="dxa"/>
              </w:tcPr>
            </w:tcPrChange>
          </w:tcPr>
          <w:p w14:paraId="3EEF8160" w14:textId="77777777" w:rsidR="00707A12" w:rsidRPr="009278EA" w:rsidRDefault="00707A12" w:rsidP="00707A12">
            <w:pPr>
              <w:tabs>
                <w:tab w:val="left" w:pos="252"/>
              </w:tabs>
              <w:rPr>
                <w:rFonts w:cs="Times New Roman"/>
                <w:noProof/>
                <w:szCs w:val="26"/>
              </w:rPr>
            </w:pPr>
          </w:p>
        </w:tc>
      </w:tr>
      <w:tr w:rsidR="00707A12" w:rsidRPr="009278EA" w14:paraId="489B3B67" w14:textId="77777777" w:rsidTr="004F4424">
        <w:trPr>
          <w:trHeight w:val="257"/>
          <w:trPrChange w:id="225" w:author="John Tran" w:date="2015-12-31T00:34:00Z">
            <w:trPr>
              <w:trHeight w:val="257"/>
            </w:trPr>
          </w:trPrChange>
        </w:trPr>
        <w:tc>
          <w:tcPr>
            <w:tcW w:w="4410" w:type="dxa"/>
            <w:tcPrChange w:id="226" w:author="John Tran" w:date="2015-12-31T00:34:00Z">
              <w:tcPr>
                <w:tcW w:w="4486" w:type="dxa"/>
              </w:tcPr>
            </w:tcPrChange>
          </w:tcPr>
          <w:p w14:paraId="796F5C76" w14:textId="53126934" w:rsidR="00707A12" w:rsidRPr="009278EA" w:rsidRDefault="00707A12" w:rsidP="00707A12">
            <w:pPr>
              <w:tabs>
                <w:tab w:val="left" w:pos="5400"/>
              </w:tabs>
              <w:jc w:val="left"/>
              <w:rPr>
                <w:rFonts w:cs="Times New Roman"/>
                <w:noProof/>
                <w:szCs w:val="26"/>
              </w:rPr>
            </w:pPr>
            <w:r>
              <w:rPr>
                <w:rFonts w:cs="Times New Roman"/>
                <w:noProof/>
                <w:szCs w:val="26"/>
                <w:lang w:val="en-US"/>
              </w:rPr>
              <w:t xml:space="preserve">Trần Anh Quân </w:t>
            </w:r>
            <w:r w:rsidR="00781E95">
              <w:rPr>
                <w:rFonts w:cs="Times New Roman"/>
                <w:noProof/>
                <w:szCs w:val="26"/>
              </w:rPr>
              <w:t xml:space="preserve">                      1</w:t>
            </w:r>
            <w:r w:rsidR="00781E95">
              <w:rPr>
                <w:rFonts w:cs="Times New Roman"/>
                <w:noProof/>
                <w:szCs w:val="26"/>
                <w:lang w:val="en-US"/>
              </w:rPr>
              <w:t>1520305</w:t>
            </w:r>
          </w:p>
        </w:tc>
        <w:tc>
          <w:tcPr>
            <w:tcW w:w="1459" w:type="dxa"/>
            <w:tcPrChange w:id="227" w:author="John Tran" w:date="2015-12-31T00:34:00Z">
              <w:tcPr>
                <w:tcW w:w="1459" w:type="dxa"/>
              </w:tcPr>
            </w:tcPrChange>
          </w:tcPr>
          <w:p w14:paraId="403B106E" w14:textId="77777777" w:rsidR="00707A12" w:rsidRPr="009278EA" w:rsidRDefault="00707A12" w:rsidP="00707A12">
            <w:pPr>
              <w:tabs>
                <w:tab w:val="left" w:pos="5400"/>
              </w:tabs>
              <w:rPr>
                <w:rFonts w:cs="Times New Roman"/>
                <w:noProof/>
                <w:szCs w:val="26"/>
              </w:rPr>
            </w:pPr>
          </w:p>
        </w:tc>
        <w:tc>
          <w:tcPr>
            <w:tcW w:w="3055" w:type="dxa"/>
            <w:tcPrChange w:id="228" w:author="John Tran" w:date="2015-12-31T00:34:00Z">
              <w:tcPr>
                <w:tcW w:w="3955" w:type="dxa"/>
              </w:tcPr>
            </w:tcPrChange>
          </w:tcPr>
          <w:p w14:paraId="34F225A7" w14:textId="77777777" w:rsidR="00707A12" w:rsidRPr="009278EA" w:rsidRDefault="00707A12" w:rsidP="00707A12">
            <w:pPr>
              <w:tabs>
                <w:tab w:val="left" w:pos="252"/>
              </w:tabs>
              <w:rPr>
                <w:rFonts w:cs="Times New Roman"/>
                <w:noProof/>
                <w:szCs w:val="26"/>
              </w:rPr>
            </w:pPr>
          </w:p>
        </w:tc>
      </w:tr>
      <w:tr w:rsidR="00AB478C" w:rsidRPr="009278EA" w14:paraId="1FD91EDE" w14:textId="77777777" w:rsidTr="004F4424">
        <w:tblPrEx>
          <w:tblPrExChange w:id="229" w:author="John Tran" w:date="2015-12-31T00:34: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57"/>
          <w:del w:id="230" w:author="John Tran" w:date="2015-12-29T19:41:00Z"/>
          <w:trPrChange w:id="231" w:author="John Tran" w:date="2015-12-31T00:34:00Z">
            <w:trPr>
              <w:trHeight w:val="357"/>
            </w:trPr>
          </w:trPrChange>
        </w:trPr>
        <w:tc>
          <w:tcPr>
            <w:tcW w:w="8924" w:type="dxa"/>
            <w:gridSpan w:val="3"/>
            <w:tcPrChange w:id="232" w:author="John Tran" w:date="2015-12-31T00:34:00Z">
              <w:tcPr>
                <w:tcW w:w="9900" w:type="dxa"/>
                <w:gridSpan w:val="3"/>
                <w:tcBorders>
                  <w:top w:val="nil"/>
                  <w:left w:val="nil"/>
                  <w:bottom w:val="nil"/>
                  <w:right w:val="nil"/>
                </w:tcBorders>
              </w:tcPr>
            </w:tcPrChange>
          </w:tcPr>
          <w:p w14:paraId="0642C00E" w14:textId="756D7F52" w:rsidR="00AB478C" w:rsidRPr="009278EA" w:rsidRDefault="00AB478C" w:rsidP="00C54582">
            <w:pPr>
              <w:spacing w:before="120"/>
              <w:rPr>
                <w:del w:id="233" w:author="John Tran" w:date="2015-12-29T19:40:00Z"/>
                <w:rFonts w:cs="Times New Roman"/>
                <w:b/>
                <w:noProof/>
                <w:szCs w:val="26"/>
                <w:u w:val="single"/>
              </w:rPr>
            </w:pPr>
            <w:del w:id="234" w:author="John Tran" w:date="2015-12-29T19:40:00Z">
              <w:r w:rsidRPr="009278EA">
                <w:rPr>
                  <w:rFonts w:cs="Times New Roman"/>
                  <w:b/>
                  <w:noProof/>
                  <w:szCs w:val="26"/>
                  <w:u w:val="single"/>
                </w:rPr>
                <w:delText>Đánh giá Khóa luận</w:delText>
              </w:r>
            </w:del>
          </w:p>
          <w:p w14:paraId="49CE8033" w14:textId="7F221BF3" w:rsidR="00AB478C" w:rsidRPr="009278EA" w:rsidRDefault="00AB478C" w:rsidP="00287488">
            <w:pPr>
              <w:pStyle w:val="ListParagraph"/>
              <w:numPr>
                <w:ilvl w:val="0"/>
                <w:numId w:val="8"/>
              </w:numPr>
              <w:spacing w:before="120" w:line="360" w:lineRule="auto"/>
              <w:rPr>
                <w:del w:id="235" w:author="John Tran" w:date="2015-12-29T19:40:00Z"/>
                <w:noProof/>
                <w:lang w:val="vi-VN"/>
              </w:rPr>
            </w:pPr>
            <w:del w:id="236" w:author="John Tran" w:date="2015-12-29T19:40:00Z">
              <w:r w:rsidRPr="009278EA">
                <w:rPr>
                  <w:noProof/>
                  <w:lang w:val="vi-VN"/>
                </w:rPr>
                <w:delText>Về cuốn báo cáo:</w:delText>
              </w:r>
            </w:del>
          </w:p>
          <w:p w14:paraId="1218F754" w14:textId="735D39D8" w:rsidR="00AB478C" w:rsidRPr="009278EA" w:rsidRDefault="00AB478C" w:rsidP="00C54582">
            <w:pPr>
              <w:tabs>
                <w:tab w:val="left" w:pos="2880"/>
                <w:tab w:val="right" w:leader="underscore" w:pos="3960"/>
                <w:tab w:val="left" w:pos="4680"/>
                <w:tab w:val="left" w:pos="6120"/>
                <w:tab w:val="right" w:leader="underscore" w:pos="7200"/>
              </w:tabs>
              <w:ind w:left="360" w:hanging="360"/>
              <w:rPr>
                <w:del w:id="237" w:author="John Tran" w:date="2015-12-29T19:40:00Z"/>
                <w:rFonts w:cs="Times New Roman"/>
                <w:noProof/>
                <w:szCs w:val="26"/>
              </w:rPr>
            </w:pPr>
            <w:del w:id="238" w:author="John Tran" w:date="2015-12-29T19:40:00Z">
              <w:r w:rsidRPr="009278EA">
                <w:rPr>
                  <w:rFonts w:cs="Times New Roman"/>
                  <w:noProof/>
                  <w:szCs w:val="26"/>
                </w:rPr>
                <w:delText>Số trang</w:delText>
              </w:r>
              <w:r w:rsidRPr="009278EA">
                <w:rPr>
                  <w:rFonts w:cs="Times New Roman"/>
                  <w:noProof/>
                  <w:szCs w:val="26"/>
                </w:rPr>
                <w:tab/>
              </w:r>
              <w:r w:rsidRPr="009278EA">
                <w:rPr>
                  <w:rFonts w:cs="Times New Roman"/>
                  <w:noProof/>
                  <w:szCs w:val="26"/>
                </w:rPr>
                <w:tab/>
              </w:r>
              <w:r w:rsidRPr="009278EA">
                <w:rPr>
                  <w:rFonts w:cs="Times New Roman"/>
                  <w:noProof/>
                  <w:szCs w:val="26"/>
                </w:rPr>
                <w:tab/>
                <w:delText>Số chương</w:delText>
              </w:r>
              <w:r w:rsidR="00707A12" w:rsidRPr="009278EA">
                <w:rPr>
                  <w:rFonts w:cs="Times New Roman"/>
                  <w:noProof/>
                  <w:szCs w:val="26"/>
                </w:rPr>
                <w:tab/>
              </w:r>
              <w:r w:rsidR="00707A12" w:rsidRPr="009278EA">
                <w:rPr>
                  <w:rFonts w:cs="Times New Roman"/>
                  <w:noProof/>
                  <w:szCs w:val="26"/>
                </w:rPr>
                <w:tab/>
              </w:r>
            </w:del>
          </w:p>
          <w:p w14:paraId="62D4F9FA" w14:textId="22333DF5" w:rsidR="00AB478C" w:rsidRPr="009278EA" w:rsidRDefault="00AB478C" w:rsidP="00C54582">
            <w:pPr>
              <w:tabs>
                <w:tab w:val="left" w:pos="2880"/>
                <w:tab w:val="right" w:leader="underscore" w:pos="3960"/>
                <w:tab w:val="left" w:pos="4680"/>
                <w:tab w:val="left" w:pos="6120"/>
                <w:tab w:val="right" w:leader="underscore" w:pos="7200"/>
              </w:tabs>
              <w:ind w:left="360" w:hanging="360"/>
              <w:rPr>
                <w:del w:id="239" w:author="John Tran" w:date="2015-12-29T19:40:00Z"/>
                <w:rFonts w:cs="Times New Roman"/>
                <w:noProof/>
                <w:szCs w:val="26"/>
              </w:rPr>
            </w:pPr>
            <w:del w:id="240" w:author="John Tran" w:date="2015-12-29T19:40:00Z">
              <w:r w:rsidRPr="009278EA">
                <w:rPr>
                  <w:rFonts w:cs="Times New Roman"/>
                  <w:noProof/>
                  <w:szCs w:val="26"/>
                </w:rPr>
                <w:delText>Số bảng số liệu</w:delText>
              </w:r>
              <w:r w:rsidRPr="009278EA">
                <w:rPr>
                  <w:rFonts w:cs="Times New Roman"/>
                  <w:noProof/>
                  <w:szCs w:val="26"/>
                </w:rPr>
                <w:tab/>
              </w:r>
              <w:r w:rsidRPr="009278EA">
                <w:rPr>
                  <w:rFonts w:cs="Times New Roman"/>
                  <w:noProof/>
                  <w:szCs w:val="26"/>
                </w:rPr>
                <w:tab/>
              </w:r>
              <w:r w:rsidRPr="009278EA">
                <w:rPr>
                  <w:rFonts w:cs="Times New Roman"/>
                  <w:noProof/>
                  <w:szCs w:val="26"/>
                </w:rPr>
                <w:tab/>
                <w:delText>Số hình vẽ</w:delText>
              </w:r>
              <w:r w:rsidR="00707A12" w:rsidRPr="009278EA">
                <w:rPr>
                  <w:rFonts w:cs="Times New Roman"/>
                  <w:noProof/>
                  <w:szCs w:val="26"/>
                </w:rPr>
                <w:tab/>
              </w:r>
              <w:r w:rsidR="00707A12" w:rsidRPr="009278EA">
                <w:rPr>
                  <w:rFonts w:cs="Times New Roman"/>
                  <w:noProof/>
                  <w:szCs w:val="26"/>
                </w:rPr>
                <w:tab/>
              </w:r>
            </w:del>
          </w:p>
          <w:p w14:paraId="1F86C8F5" w14:textId="07BB91B0" w:rsidR="00AB478C" w:rsidRPr="009278EA" w:rsidRDefault="00AB478C" w:rsidP="00C54582">
            <w:pPr>
              <w:tabs>
                <w:tab w:val="left" w:pos="2880"/>
                <w:tab w:val="right" w:leader="underscore" w:pos="3960"/>
                <w:tab w:val="left" w:pos="4680"/>
                <w:tab w:val="left" w:pos="6120"/>
                <w:tab w:val="right" w:leader="underscore" w:pos="7200"/>
              </w:tabs>
              <w:ind w:left="360" w:hanging="360"/>
              <w:rPr>
                <w:del w:id="241" w:author="John Tran" w:date="2015-12-29T19:40:00Z"/>
                <w:rFonts w:cs="Times New Roman"/>
                <w:noProof/>
                <w:szCs w:val="26"/>
              </w:rPr>
            </w:pPr>
            <w:del w:id="242" w:author="John Tran" w:date="2015-12-29T19:40:00Z">
              <w:r w:rsidRPr="009278EA">
                <w:rPr>
                  <w:rFonts w:cs="Times New Roman"/>
                  <w:noProof/>
                  <w:szCs w:val="26"/>
                </w:rPr>
                <w:delText>Số tài liệu tham khảo</w:delText>
              </w:r>
              <w:r w:rsidRPr="009278EA">
                <w:rPr>
                  <w:rFonts w:cs="Times New Roman"/>
                  <w:noProof/>
                  <w:szCs w:val="26"/>
                </w:rPr>
                <w:tab/>
              </w:r>
              <w:r w:rsidRPr="009278EA">
                <w:rPr>
                  <w:rFonts w:cs="Times New Roman"/>
                  <w:noProof/>
                  <w:szCs w:val="26"/>
                </w:rPr>
                <w:tab/>
              </w:r>
              <w:r w:rsidRPr="009278EA">
                <w:rPr>
                  <w:rFonts w:cs="Times New Roman"/>
                  <w:noProof/>
                  <w:szCs w:val="26"/>
                </w:rPr>
                <w:tab/>
                <w:delText>Sản phẩm</w:delText>
              </w:r>
              <w:r w:rsidR="00707A12" w:rsidRPr="009278EA">
                <w:rPr>
                  <w:rFonts w:cs="Times New Roman"/>
                  <w:noProof/>
                  <w:szCs w:val="26"/>
                </w:rPr>
                <w:tab/>
              </w:r>
              <w:r w:rsidR="00707A12" w:rsidRPr="009278EA">
                <w:rPr>
                  <w:rFonts w:cs="Times New Roman"/>
                  <w:noProof/>
                  <w:szCs w:val="26"/>
                </w:rPr>
                <w:tab/>
              </w:r>
            </w:del>
          </w:p>
          <w:p w14:paraId="10D83061" w14:textId="02CB3928" w:rsidR="00AB478C" w:rsidRPr="009278EA" w:rsidRDefault="00AB478C" w:rsidP="009278EA">
            <w:pPr>
              <w:spacing w:before="120"/>
              <w:rPr>
                <w:del w:id="243" w:author="John Tran" w:date="2015-12-29T19:40:00Z"/>
                <w:noProof/>
              </w:rPr>
            </w:pPr>
            <w:del w:id="244" w:author="John Tran" w:date="2015-12-29T19:40:00Z">
              <w:r w:rsidRPr="009278EA">
                <w:rPr>
                  <w:noProof/>
                </w:rPr>
                <w:delText>Một số nhận xét về hình thức cuốn báo cáo:</w:delText>
              </w:r>
            </w:del>
          </w:p>
          <w:p w14:paraId="50C4B6C1" w14:textId="763F480C" w:rsidR="00AB478C" w:rsidRPr="009278EA" w:rsidRDefault="00AB478C" w:rsidP="00C54582">
            <w:pPr>
              <w:tabs>
                <w:tab w:val="right" w:leader="dot" w:pos="8730"/>
              </w:tabs>
              <w:rPr>
                <w:del w:id="245" w:author="John Tran" w:date="2015-12-29T19:40:00Z"/>
                <w:rFonts w:cs="Times New Roman"/>
                <w:noProof/>
                <w:szCs w:val="26"/>
              </w:rPr>
            </w:pPr>
          </w:p>
          <w:p w14:paraId="25A3E8D3" w14:textId="69E706F4" w:rsidR="00AB478C" w:rsidRPr="009278EA" w:rsidRDefault="00AB478C" w:rsidP="00C54582">
            <w:pPr>
              <w:tabs>
                <w:tab w:val="right" w:leader="dot" w:pos="8730"/>
              </w:tabs>
              <w:rPr>
                <w:del w:id="246" w:author="John Tran" w:date="2015-12-29T19:40:00Z"/>
                <w:rFonts w:cs="Times New Roman"/>
                <w:noProof/>
                <w:szCs w:val="26"/>
              </w:rPr>
            </w:pPr>
          </w:p>
          <w:p w14:paraId="1C27B0E9" w14:textId="050A510B" w:rsidR="00AB478C" w:rsidRPr="009278EA" w:rsidRDefault="00AB478C" w:rsidP="00C54582">
            <w:pPr>
              <w:tabs>
                <w:tab w:val="right" w:leader="dot" w:pos="8730"/>
              </w:tabs>
              <w:rPr>
                <w:del w:id="247" w:author="John Tran" w:date="2015-12-29T19:40:00Z"/>
                <w:rFonts w:cs="Times New Roman"/>
                <w:noProof/>
                <w:szCs w:val="26"/>
              </w:rPr>
            </w:pPr>
          </w:p>
          <w:p w14:paraId="39BA8E59" w14:textId="145A8BA5" w:rsidR="00AB478C" w:rsidRPr="009278EA" w:rsidRDefault="00AB478C" w:rsidP="00287488">
            <w:pPr>
              <w:pStyle w:val="ListParagraph"/>
              <w:numPr>
                <w:ilvl w:val="0"/>
                <w:numId w:val="8"/>
              </w:numPr>
              <w:spacing w:before="120" w:line="360" w:lineRule="auto"/>
              <w:rPr>
                <w:del w:id="248" w:author="John Tran" w:date="2015-12-29T19:40:00Z"/>
                <w:noProof/>
                <w:lang w:val="vi-VN"/>
              </w:rPr>
            </w:pPr>
            <w:del w:id="249" w:author="John Tran" w:date="2015-12-29T19:40:00Z">
              <w:r w:rsidRPr="009278EA">
                <w:rPr>
                  <w:noProof/>
                  <w:lang w:val="vi-VN"/>
                </w:rPr>
                <w:delText>Về nội dung nghiên cứu:</w:delText>
              </w:r>
            </w:del>
          </w:p>
          <w:p w14:paraId="44F3AC8C" w14:textId="12C6E670" w:rsidR="00AB478C" w:rsidRPr="009278EA" w:rsidRDefault="00AB478C" w:rsidP="00C54582">
            <w:pPr>
              <w:tabs>
                <w:tab w:val="right" w:leader="dot" w:pos="8730"/>
              </w:tabs>
              <w:rPr>
                <w:del w:id="250" w:author="John Tran" w:date="2015-12-29T19:40:00Z"/>
                <w:rFonts w:cs="Times New Roman"/>
                <w:noProof/>
                <w:szCs w:val="26"/>
              </w:rPr>
            </w:pPr>
          </w:p>
          <w:p w14:paraId="532F43E3" w14:textId="0557BCDD" w:rsidR="00AB478C" w:rsidRPr="009278EA" w:rsidRDefault="00AB478C" w:rsidP="00C54582">
            <w:pPr>
              <w:tabs>
                <w:tab w:val="right" w:leader="dot" w:pos="8730"/>
              </w:tabs>
              <w:rPr>
                <w:del w:id="251" w:author="John Tran" w:date="2015-12-29T19:40:00Z"/>
                <w:rFonts w:cs="Times New Roman"/>
                <w:noProof/>
                <w:szCs w:val="26"/>
              </w:rPr>
            </w:pPr>
          </w:p>
          <w:p w14:paraId="574C2AD0" w14:textId="05160169" w:rsidR="00AB478C" w:rsidRPr="009278EA" w:rsidRDefault="00AB478C" w:rsidP="00C54582">
            <w:pPr>
              <w:tabs>
                <w:tab w:val="right" w:leader="dot" w:pos="8730"/>
              </w:tabs>
              <w:rPr>
                <w:del w:id="252" w:author="John Tran" w:date="2015-12-29T19:40:00Z"/>
                <w:rFonts w:cs="Times New Roman"/>
                <w:noProof/>
                <w:szCs w:val="26"/>
              </w:rPr>
            </w:pPr>
          </w:p>
          <w:p w14:paraId="2013551E" w14:textId="28AC04CC" w:rsidR="00AB478C" w:rsidRPr="009278EA" w:rsidRDefault="00AB478C" w:rsidP="00781E95">
            <w:pPr>
              <w:numPr>
                <w:ilvl w:val="0"/>
                <w:numId w:val="8"/>
              </w:numPr>
              <w:tabs>
                <w:tab w:val="left" w:leader="dot" w:pos="360"/>
                <w:tab w:val="left" w:pos="8592"/>
              </w:tabs>
              <w:spacing w:before="120" w:after="0"/>
              <w:rPr>
                <w:del w:id="253" w:author="John Tran" w:date="2015-12-29T19:40:00Z"/>
                <w:rFonts w:cs="Times New Roman"/>
                <w:noProof/>
                <w:szCs w:val="26"/>
              </w:rPr>
            </w:pPr>
            <w:del w:id="254" w:author="John Tran" w:date="2015-12-29T19:40:00Z">
              <w:r w:rsidRPr="009278EA">
                <w:rPr>
                  <w:rFonts w:cs="Times New Roman"/>
                  <w:noProof/>
                  <w:szCs w:val="26"/>
                </w:rPr>
                <w:delText>Về chương trình ứng dụng:</w:delText>
              </w:r>
            </w:del>
          </w:p>
          <w:p w14:paraId="20B5146D" w14:textId="549A4D6F" w:rsidR="00AB478C" w:rsidRPr="009278EA" w:rsidRDefault="00AB478C" w:rsidP="00C54582">
            <w:pPr>
              <w:tabs>
                <w:tab w:val="right" w:leader="dot" w:pos="8730"/>
              </w:tabs>
              <w:rPr>
                <w:del w:id="255" w:author="John Tran" w:date="2015-12-29T19:40:00Z"/>
                <w:rFonts w:cs="Times New Roman"/>
                <w:noProof/>
                <w:szCs w:val="26"/>
              </w:rPr>
            </w:pPr>
          </w:p>
          <w:p w14:paraId="5DDD59BC" w14:textId="204D5CA3" w:rsidR="00AB478C" w:rsidRPr="009278EA" w:rsidRDefault="00AB478C" w:rsidP="00C54582">
            <w:pPr>
              <w:tabs>
                <w:tab w:val="right" w:leader="dot" w:pos="8730"/>
              </w:tabs>
              <w:rPr>
                <w:del w:id="256" w:author="John Tran" w:date="2015-12-29T19:40:00Z"/>
                <w:rFonts w:cs="Times New Roman"/>
                <w:noProof/>
                <w:szCs w:val="26"/>
              </w:rPr>
            </w:pPr>
          </w:p>
          <w:p w14:paraId="0FC86DB9" w14:textId="1D4E7773" w:rsidR="00AB478C" w:rsidRPr="009278EA" w:rsidRDefault="00AB478C" w:rsidP="00C54582">
            <w:pPr>
              <w:tabs>
                <w:tab w:val="right" w:leader="dot" w:pos="8730"/>
              </w:tabs>
              <w:rPr>
                <w:del w:id="257" w:author="John Tran" w:date="2015-12-29T19:40:00Z"/>
                <w:rFonts w:cs="Times New Roman"/>
                <w:noProof/>
                <w:szCs w:val="26"/>
              </w:rPr>
            </w:pPr>
          </w:p>
          <w:p w14:paraId="1725FF51" w14:textId="2402E1F4" w:rsidR="00AB478C" w:rsidRPr="009278EA" w:rsidRDefault="00AB478C" w:rsidP="00287488">
            <w:pPr>
              <w:numPr>
                <w:ilvl w:val="0"/>
                <w:numId w:val="8"/>
              </w:numPr>
              <w:spacing w:before="120" w:after="0"/>
              <w:rPr>
                <w:del w:id="258" w:author="John Tran" w:date="2015-12-29T19:40:00Z"/>
                <w:rFonts w:cs="Times New Roman"/>
                <w:noProof/>
                <w:szCs w:val="26"/>
              </w:rPr>
            </w:pPr>
            <w:del w:id="259" w:author="John Tran" w:date="2015-12-29T19:40:00Z">
              <w:r w:rsidRPr="009278EA">
                <w:rPr>
                  <w:rFonts w:cs="Times New Roman"/>
                  <w:noProof/>
                  <w:szCs w:val="26"/>
                </w:rPr>
                <w:delText>Về thái độ làm việc của sinh viên:</w:delText>
              </w:r>
            </w:del>
          </w:p>
          <w:p w14:paraId="27C0873E" w14:textId="154B8116" w:rsidR="00AB478C" w:rsidRPr="009278EA" w:rsidRDefault="00AB478C" w:rsidP="00C54582">
            <w:pPr>
              <w:tabs>
                <w:tab w:val="right" w:leader="dot" w:pos="8730"/>
              </w:tabs>
              <w:rPr>
                <w:del w:id="260" w:author="John Tran" w:date="2015-12-29T19:40:00Z"/>
                <w:rFonts w:cs="Times New Roman"/>
                <w:noProof/>
                <w:szCs w:val="26"/>
              </w:rPr>
            </w:pPr>
          </w:p>
          <w:p w14:paraId="20110D92" w14:textId="058176F1" w:rsidR="00AB478C" w:rsidRPr="009278EA" w:rsidRDefault="00AB478C" w:rsidP="00C54582">
            <w:pPr>
              <w:tabs>
                <w:tab w:val="right" w:leader="dot" w:pos="8730"/>
              </w:tabs>
              <w:rPr>
                <w:del w:id="261" w:author="John Tran" w:date="2015-12-29T19:40:00Z"/>
                <w:rFonts w:cs="Times New Roman"/>
                <w:noProof/>
                <w:szCs w:val="26"/>
              </w:rPr>
            </w:pPr>
          </w:p>
          <w:p w14:paraId="49426EC8" w14:textId="2BE3ED98" w:rsidR="00AB478C" w:rsidRPr="009278EA" w:rsidRDefault="00AB478C" w:rsidP="00C54582">
            <w:pPr>
              <w:tabs>
                <w:tab w:val="right" w:leader="dot" w:pos="8730"/>
              </w:tabs>
              <w:rPr>
                <w:del w:id="262" w:author="John Tran" w:date="2015-12-29T19:40:00Z"/>
                <w:rFonts w:cs="Times New Roman"/>
                <w:noProof/>
                <w:szCs w:val="26"/>
              </w:rPr>
            </w:pPr>
          </w:p>
          <w:p w14:paraId="14A0D935" w14:textId="4FB7E46A" w:rsidR="00AB478C" w:rsidRPr="009278EA" w:rsidRDefault="00AB478C" w:rsidP="00C54582">
            <w:pPr>
              <w:spacing w:before="120"/>
              <w:rPr>
                <w:del w:id="263" w:author="John Tran" w:date="2015-12-29T19:40:00Z"/>
                <w:rFonts w:cs="Times New Roman"/>
                <w:b/>
                <w:noProof/>
                <w:szCs w:val="26"/>
                <w:u w:val="single"/>
              </w:rPr>
            </w:pPr>
            <w:del w:id="264" w:author="John Tran" w:date="2015-12-29T19:40:00Z">
              <w:r w:rsidRPr="009278EA">
                <w:rPr>
                  <w:rFonts w:cs="Times New Roman"/>
                  <w:b/>
                  <w:noProof/>
                  <w:szCs w:val="26"/>
                  <w:u w:val="single"/>
                </w:rPr>
                <w:delText>Đánh giá chung:</w:delText>
              </w:r>
            </w:del>
          </w:p>
          <w:p w14:paraId="79B984F7" w14:textId="2F8473DE" w:rsidR="00C776BF" w:rsidRPr="009278EA" w:rsidRDefault="00C776BF" w:rsidP="00C54582">
            <w:pPr>
              <w:tabs>
                <w:tab w:val="right" w:leader="dot" w:pos="8730"/>
              </w:tabs>
              <w:rPr>
                <w:del w:id="265" w:author="John Tran" w:date="2015-12-29T19:40:00Z"/>
                <w:rFonts w:cs="Times New Roman"/>
                <w:noProof/>
                <w:szCs w:val="26"/>
              </w:rPr>
            </w:pPr>
          </w:p>
          <w:p w14:paraId="5D2EF935" w14:textId="35A49BD4" w:rsidR="00AB478C" w:rsidRPr="009278EA" w:rsidRDefault="00AB478C" w:rsidP="00C54582">
            <w:pPr>
              <w:spacing w:before="120"/>
              <w:rPr>
                <w:del w:id="266" w:author="John Tran" w:date="2015-12-29T19:40:00Z"/>
                <w:rFonts w:cs="Times New Roman"/>
                <w:b/>
                <w:noProof/>
                <w:szCs w:val="26"/>
                <w:u w:val="single"/>
              </w:rPr>
            </w:pPr>
            <w:del w:id="267" w:author="John Tran" w:date="2015-12-29T19:40:00Z">
              <w:r w:rsidRPr="009278EA">
                <w:rPr>
                  <w:rFonts w:cs="Times New Roman"/>
                  <w:b/>
                  <w:noProof/>
                  <w:szCs w:val="26"/>
                  <w:u w:val="single"/>
                </w:rPr>
                <w:delText>Điểm từng sinh viên:</w:delText>
              </w:r>
            </w:del>
          </w:p>
          <w:p w14:paraId="6E1B3B4C" w14:textId="61C35067" w:rsidR="00AB478C" w:rsidRPr="009278EA" w:rsidRDefault="00893B76" w:rsidP="00C54582">
            <w:pPr>
              <w:spacing w:before="120"/>
              <w:rPr>
                <w:del w:id="268" w:author="John Tran" w:date="2015-12-29T19:40:00Z"/>
                <w:rFonts w:cs="Times New Roman"/>
                <w:noProof/>
                <w:szCs w:val="26"/>
              </w:rPr>
            </w:pPr>
            <w:del w:id="269" w:author="John Tran" w:date="2015-12-29T19:40:00Z">
              <w:r w:rsidRPr="009278EA">
                <w:rPr>
                  <w:rFonts w:cs="Times New Roman"/>
                  <w:noProof/>
                  <w:szCs w:val="26"/>
                </w:rPr>
                <w:delText xml:space="preserve">Nguyễn </w:delText>
              </w:r>
              <w:r w:rsidR="00781E95" w:rsidRPr="00781E95">
                <w:rPr>
                  <w:rFonts w:cs="Times New Roman"/>
                  <w:noProof/>
                  <w:szCs w:val="26"/>
                </w:rPr>
                <w:delText>T</w:delText>
              </w:r>
              <w:r w:rsidR="00781E95">
                <w:rPr>
                  <w:rFonts w:cs="Times New Roman"/>
                  <w:noProof/>
                  <w:szCs w:val="26"/>
                </w:rPr>
                <w:delText>h</w:delText>
              </w:r>
              <w:r w:rsidR="00781E95" w:rsidRPr="00781E95">
                <w:rPr>
                  <w:rFonts w:cs="Times New Roman"/>
                  <w:noProof/>
                  <w:szCs w:val="26"/>
                </w:rPr>
                <w:delText>ành Thái</w:delText>
              </w:r>
              <w:r w:rsidRPr="009278EA">
                <w:rPr>
                  <w:rFonts w:cs="Times New Roman"/>
                  <w:noProof/>
                  <w:szCs w:val="26"/>
                </w:rPr>
                <w:delText xml:space="preserve">  </w:delText>
              </w:r>
              <w:r w:rsidR="00AB478C" w:rsidRPr="009278EA">
                <w:rPr>
                  <w:rFonts w:cs="Times New Roman"/>
                  <w:b/>
                  <w:noProof/>
                  <w:szCs w:val="26"/>
                </w:rPr>
                <w:delText>:………../10</w:delText>
              </w:r>
            </w:del>
          </w:p>
          <w:p w14:paraId="25BEB2AB" w14:textId="6FC05DED" w:rsidR="00AB478C" w:rsidRPr="009278EA" w:rsidRDefault="00781E95" w:rsidP="00C54582">
            <w:pPr>
              <w:spacing w:before="120"/>
              <w:rPr>
                <w:del w:id="270" w:author="John Tran" w:date="2015-12-29T19:41:00Z"/>
                <w:rFonts w:cs="Times New Roman"/>
                <w:noProof/>
                <w:szCs w:val="26"/>
              </w:rPr>
            </w:pPr>
            <w:del w:id="271" w:author="John Tran" w:date="2015-12-29T19:40:00Z">
              <w:r w:rsidRPr="00781E95">
                <w:rPr>
                  <w:rFonts w:cs="Times New Roman"/>
                  <w:noProof/>
                  <w:szCs w:val="26"/>
                </w:rPr>
                <w:delText xml:space="preserve">Trần Anh Quân </w:delText>
              </w:r>
              <w:r w:rsidR="00AB478C" w:rsidRPr="009278EA">
                <w:rPr>
                  <w:rFonts w:cs="Times New Roman"/>
                  <w:noProof/>
                  <w:szCs w:val="26"/>
                </w:rPr>
                <w:delText xml:space="preserve">        </w:delText>
              </w:r>
              <w:r w:rsidR="00AB478C" w:rsidRPr="009278EA">
                <w:rPr>
                  <w:rFonts w:cs="Times New Roman"/>
                  <w:b/>
                  <w:noProof/>
                  <w:szCs w:val="26"/>
                </w:rPr>
                <w:delText>:………../10</w:delText>
              </w:r>
            </w:del>
          </w:p>
        </w:tc>
      </w:tr>
    </w:tbl>
    <w:p w14:paraId="62C0BE80" w14:textId="77777777" w:rsidR="00367089" w:rsidRPr="009278EA" w:rsidRDefault="00367089" w:rsidP="00367089">
      <w:pPr>
        <w:spacing w:before="120"/>
        <w:rPr>
          <w:ins w:id="272" w:author="John Tran" w:date="2015-12-29T19:41:00Z"/>
          <w:rFonts w:cs="Times New Roman"/>
          <w:b/>
          <w:noProof/>
          <w:szCs w:val="26"/>
          <w:u w:val="single"/>
        </w:rPr>
      </w:pPr>
      <w:ins w:id="273" w:author="John Tran" w:date="2015-12-29T19:41:00Z">
        <w:r w:rsidRPr="009278EA">
          <w:rPr>
            <w:rFonts w:cs="Times New Roman"/>
            <w:b/>
            <w:noProof/>
            <w:szCs w:val="26"/>
            <w:u w:val="single"/>
          </w:rPr>
          <w:t>Đánh giá Khóa luận</w:t>
        </w:r>
      </w:ins>
    </w:p>
    <w:p w14:paraId="17591F0D" w14:textId="77777777" w:rsidR="00367089" w:rsidRPr="009278EA" w:rsidRDefault="00367089" w:rsidP="00367089">
      <w:pPr>
        <w:pStyle w:val="ListParagraph"/>
        <w:numPr>
          <w:ilvl w:val="0"/>
          <w:numId w:val="8"/>
        </w:numPr>
        <w:spacing w:before="120" w:line="360" w:lineRule="auto"/>
        <w:rPr>
          <w:ins w:id="274" w:author="John Tran" w:date="2015-12-29T19:41:00Z"/>
          <w:noProof/>
          <w:lang w:val="vi-VN"/>
        </w:rPr>
      </w:pPr>
      <w:ins w:id="275" w:author="John Tran" w:date="2015-12-29T19:41:00Z">
        <w:r w:rsidRPr="009278EA">
          <w:rPr>
            <w:noProof/>
            <w:lang w:val="vi-VN"/>
          </w:rPr>
          <w:t>Về cuốn báo cáo:</w:t>
        </w:r>
      </w:ins>
    </w:p>
    <w:p w14:paraId="5108F470" w14:textId="77777777" w:rsidR="00367089" w:rsidRPr="009278EA" w:rsidRDefault="00367089" w:rsidP="00367089">
      <w:pPr>
        <w:tabs>
          <w:tab w:val="left" w:pos="2880"/>
          <w:tab w:val="right" w:leader="underscore" w:pos="3960"/>
          <w:tab w:val="left" w:pos="4680"/>
          <w:tab w:val="left" w:pos="6120"/>
          <w:tab w:val="right" w:leader="underscore" w:pos="7200"/>
        </w:tabs>
        <w:ind w:left="360" w:hanging="360"/>
        <w:rPr>
          <w:ins w:id="276" w:author="John Tran" w:date="2015-12-29T19:41:00Z"/>
          <w:rFonts w:cs="Times New Roman"/>
          <w:noProof/>
          <w:szCs w:val="26"/>
        </w:rPr>
      </w:pPr>
      <w:ins w:id="277" w:author="John Tran" w:date="2015-12-29T19:41:00Z">
        <w:r w:rsidRPr="009278EA">
          <w:rPr>
            <w:rFonts w:cs="Times New Roman"/>
            <w:noProof/>
            <w:szCs w:val="26"/>
          </w:rPr>
          <w:t>Số trang</w:t>
        </w:r>
        <w:r w:rsidRPr="009278EA">
          <w:rPr>
            <w:rFonts w:cs="Times New Roman"/>
            <w:noProof/>
            <w:szCs w:val="26"/>
          </w:rPr>
          <w:tab/>
        </w:r>
        <w:r w:rsidRPr="009278EA">
          <w:rPr>
            <w:rFonts w:cs="Times New Roman"/>
            <w:noProof/>
            <w:szCs w:val="26"/>
          </w:rPr>
          <w:tab/>
        </w:r>
        <w:r w:rsidRPr="009278EA">
          <w:rPr>
            <w:rFonts w:cs="Times New Roman"/>
            <w:noProof/>
            <w:szCs w:val="26"/>
          </w:rPr>
          <w:tab/>
          <w:t>Số chương</w:t>
        </w:r>
        <w:r w:rsidRPr="009278EA">
          <w:rPr>
            <w:rFonts w:cs="Times New Roman"/>
            <w:noProof/>
            <w:szCs w:val="26"/>
          </w:rPr>
          <w:tab/>
        </w:r>
        <w:r w:rsidRPr="009278EA">
          <w:rPr>
            <w:rFonts w:cs="Times New Roman"/>
            <w:noProof/>
            <w:szCs w:val="26"/>
          </w:rPr>
          <w:tab/>
        </w:r>
      </w:ins>
    </w:p>
    <w:p w14:paraId="5F9647CC" w14:textId="77777777" w:rsidR="00367089" w:rsidRPr="009278EA" w:rsidRDefault="00367089" w:rsidP="00367089">
      <w:pPr>
        <w:tabs>
          <w:tab w:val="left" w:pos="2880"/>
          <w:tab w:val="right" w:leader="underscore" w:pos="3960"/>
          <w:tab w:val="left" w:pos="4680"/>
          <w:tab w:val="left" w:pos="6120"/>
          <w:tab w:val="right" w:leader="underscore" w:pos="7200"/>
        </w:tabs>
        <w:ind w:left="360" w:hanging="360"/>
        <w:rPr>
          <w:ins w:id="278" w:author="John Tran" w:date="2015-12-29T19:41:00Z"/>
          <w:rFonts w:cs="Times New Roman"/>
          <w:noProof/>
          <w:szCs w:val="26"/>
        </w:rPr>
      </w:pPr>
      <w:ins w:id="279" w:author="John Tran" w:date="2015-12-29T19:41:00Z">
        <w:r w:rsidRPr="009278EA">
          <w:rPr>
            <w:rFonts w:cs="Times New Roman"/>
            <w:noProof/>
            <w:szCs w:val="26"/>
          </w:rPr>
          <w:t>Số bảng số liệu</w:t>
        </w:r>
        <w:r w:rsidRPr="009278EA">
          <w:rPr>
            <w:rFonts w:cs="Times New Roman"/>
            <w:noProof/>
            <w:szCs w:val="26"/>
          </w:rPr>
          <w:tab/>
        </w:r>
        <w:r w:rsidRPr="009278EA">
          <w:rPr>
            <w:rFonts w:cs="Times New Roman"/>
            <w:noProof/>
            <w:szCs w:val="26"/>
          </w:rPr>
          <w:tab/>
        </w:r>
        <w:r w:rsidRPr="009278EA">
          <w:rPr>
            <w:rFonts w:cs="Times New Roman"/>
            <w:noProof/>
            <w:szCs w:val="26"/>
          </w:rPr>
          <w:tab/>
          <w:t>Số hình vẽ</w:t>
        </w:r>
        <w:r w:rsidRPr="009278EA">
          <w:rPr>
            <w:rFonts w:cs="Times New Roman"/>
            <w:noProof/>
            <w:szCs w:val="26"/>
          </w:rPr>
          <w:tab/>
        </w:r>
        <w:r w:rsidRPr="009278EA">
          <w:rPr>
            <w:rFonts w:cs="Times New Roman"/>
            <w:noProof/>
            <w:szCs w:val="26"/>
          </w:rPr>
          <w:tab/>
        </w:r>
      </w:ins>
    </w:p>
    <w:p w14:paraId="234D5885" w14:textId="77777777" w:rsidR="00367089" w:rsidRPr="009278EA" w:rsidRDefault="00367089" w:rsidP="00367089">
      <w:pPr>
        <w:tabs>
          <w:tab w:val="left" w:pos="2880"/>
          <w:tab w:val="right" w:leader="underscore" w:pos="3960"/>
          <w:tab w:val="left" w:pos="4680"/>
          <w:tab w:val="left" w:pos="6120"/>
          <w:tab w:val="right" w:leader="underscore" w:pos="7200"/>
        </w:tabs>
        <w:ind w:left="360" w:hanging="360"/>
        <w:rPr>
          <w:ins w:id="280" w:author="John Tran" w:date="2015-12-29T19:41:00Z"/>
          <w:rFonts w:cs="Times New Roman"/>
          <w:noProof/>
          <w:szCs w:val="26"/>
        </w:rPr>
      </w:pPr>
      <w:ins w:id="281" w:author="John Tran" w:date="2015-12-29T19:41:00Z">
        <w:r w:rsidRPr="009278EA">
          <w:rPr>
            <w:rFonts w:cs="Times New Roman"/>
            <w:noProof/>
            <w:szCs w:val="26"/>
          </w:rPr>
          <w:t>Số tài liệu tham khảo</w:t>
        </w:r>
        <w:r w:rsidRPr="009278EA">
          <w:rPr>
            <w:rFonts w:cs="Times New Roman"/>
            <w:noProof/>
            <w:szCs w:val="26"/>
          </w:rPr>
          <w:tab/>
        </w:r>
        <w:r w:rsidRPr="009278EA">
          <w:rPr>
            <w:rFonts w:cs="Times New Roman"/>
            <w:noProof/>
            <w:szCs w:val="26"/>
          </w:rPr>
          <w:tab/>
        </w:r>
        <w:r w:rsidRPr="009278EA">
          <w:rPr>
            <w:rFonts w:cs="Times New Roman"/>
            <w:noProof/>
            <w:szCs w:val="26"/>
          </w:rPr>
          <w:tab/>
          <w:t>Sản phẩm</w:t>
        </w:r>
        <w:r w:rsidRPr="009278EA">
          <w:rPr>
            <w:rFonts w:cs="Times New Roman"/>
            <w:noProof/>
            <w:szCs w:val="26"/>
          </w:rPr>
          <w:tab/>
        </w:r>
        <w:r w:rsidRPr="009278EA">
          <w:rPr>
            <w:rFonts w:cs="Times New Roman"/>
            <w:noProof/>
            <w:szCs w:val="26"/>
          </w:rPr>
          <w:tab/>
        </w:r>
      </w:ins>
    </w:p>
    <w:p w14:paraId="6949A002" w14:textId="7125592A" w:rsidR="00367089" w:rsidRPr="00367089" w:rsidRDefault="00367089">
      <w:pPr>
        <w:tabs>
          <w:tab w:val="left" w:leader="dot" w:pos="8640"/>
        </w:tabs>
        <w:spacing w:before="120"/>
        <w:rPr>
          <w:ins w:id="282" w:author="John Tran" w:date="2015-12-29T19:43:00Z"/>
          <w:noProof/>
        </w:rPr>
        <w:pPrChange w:id="283" w:author="John Tran" w:date="2015-12-29T19:46:00Z">
          <w:pPr>
            <w:spacing w:before="120"/>
          </w:pPr>
        </w:pPrChange>
      </w:pPr>
      <w:ins w:id="284" w:author="John Tran" w:date="2015-12-29T19:41:00Z">
        <w:r w:rsidRPr="009278EA">
          <w:rPr>
            <w:noProof/>
          </w:rPr>
          <w:t>Một số nhận xét về hình thức cuốn báo cáo:</w:t>
        </w:r>
      </w:ins>
      <w:ins w:id="285" w:author="John Tran" w:date="2015-12-29T19:45:00Z">
        <w:r w:rsidRPr="00367089">
          <w:rPr>
            <w:noProof/>
            <w:rPrChange w:id="286" w:author="John Tran" w:date="2015-12-29T19:45:00Z">
              <w:rPr>
                <w:noProof/>
                <w:lang w:val="en-US"/>
              </w:rPr>
            </w:rPrChange>
          </w:rPr>
          <w:t xml:space="preserve"> </w:t>
        </w:r>
      </w:ins>
      <w:ins w:id="287" w:author="John Tran" w:date="2015-12-29T19:46:00Z">
        <w:r>
          <w:rPr>
            <w:noProof/>
          </w:rPr>
          <w:tab/>
        </w:r>
      </w:ins>
    </w:p>
    <w:p w14:paraId="0398124B" w14:textId="27E05164" w:rsidR="00367089" w:rsidRPr="009278EA" w:rsidRDefault="00367089">
      <w:pPr>
        <w:tabs>
          <w:tab w:val="left" w:leader="dot" w:pos="8640"/>
        </w:tabs>
        <w:spacing w:before="120"/>
        <w:rPr>
          <w:ins w:id="288" w:author="John Tran" w:date="2015-12-29T19:41:00Z"/>
          <w:noProof/>
        </w:rPr>
        <w:pPrChange w:id="289" w:author="John Tran" w:date="2015-12-29T19:43:00Z">
          <w:pPr>
            <w:spacing w:before="120"/>
          </w:pPr>
        </w:pPrChange>
      </w:pPr>
      <w:ins w:id="290" w:author="John Tran" w:date="2015-12-29T19:44:00Z">
        <w:r>
          <w:rPr>
            <w:noProof/>
          </w:rPr>
          <w:tab/>
        </w:r>
        <w:r>
          <w:rPr>
            <w:noProof/>
          </w:rPr>
          <w:tab/>
        </w:r>
        <w:r>
          <w:rPr>
            <w:noProof/>
          </w:rPr>
          <w:tab/>
        </w:r>
        <w:r>
          <w:rPr>
            <w:noProof/>
          </w:rPr>
          <w:tab/>
        </w:r>
      </w:ins>
      <w:ins w:id="291" w:author="John Tran" w:date="2015-12-30T21:22:00Z">
        <w:r w:rsidR="003F7A8C">
          <w:rPr>
            <w:noProof/>
          </w:rPr>
          <w:tab/>
        </w:r>
      </w:ins>
      <w:ins w:id="292" w:author="John Tran" w:date="2015-12-31T00:48:00Z">
        <w:r w:rsidR="00213609">
          <w:rPr>
            <w:noProof/>
          </w:rPr>
          <w:tab/>
        </w:r>
      </w:ins>
    </w:p>
    <w:p w14:paraId="7F515E0D" w14:textId="77777777" w:rsidR="00367089" w:rsidRDefault="00367089" w:rsidP="00367089">
      <w:pPr>
        <w:pStyle w:val="ListParagraph"/>
        <w:numPr>
          <w:ilvl w:val="0"/>
          <w:numId w:val="8"/>
        </w:numPr>
        <w:spacing w:before="120" w:line="360" w:lineRule="auto"/>
        <w:rPr>
          <w:ins w:id="293" w:author="John Tran" w:date="2015-12-30T21:24:00Z"/>
          <w:noProof/>
          <w:lang w:val="vi-VN"/>
        </w:rPr>
      </w:pPr>
      <w:ins w:id="294" w:author="John Tran" w:date="2015-12-29T19:41:00Z">
        <w:r w:rsidRPr="009278EA">
          <w:rPr>
            <w:noProof/>
            <w:lang w:val="vi-VN"/>
          </w:rPr>
          <w:t>Về nội dung nghiên cứu:</w:t>
        </w:r>
      </w:ins>
    </w:p>
    <w:p w14:paraId="7207609E" w14:textId="12AC9F27" w:rsidR="00367089" w:rsidRPr="009278EA" w:rsidRDefault="003F7A8C">
      <w:pPr>
        <w:tabs>
          <w:tab w:val="left" w:leader="dot" w:pos="8730"/>
        </w:tabs>
        <w:rPr>
          <w:ins w:id="295" w:author="John Tran" w:date="2015-12-29T19:41:00Z"/>
          <w:rFonts w:cs="Times New Roman"/>
          <w:noProof/>
          <w:szCs w:val="26"/>
        </w:rPr>
        <w:pPrChange w:id="296" w:author="John Tran" w:date="2015-12-30T21:25:00Z">
          <w:pPr>
            <w:tabs>
              <w:tab w:val="right" w:leader="dot" w:pos="8730"/>
            </w:tabs>
          </w:pPr>
        </w:pPrChange>
      </w:pPr>
      <w:ins w:id="297" w:author="John Tran" w:date="2015-12-30T21:24:00Z">
        <w:r>
          <w:rPr>
            <w:noProof/>
            <w:lang w:val="en-US"/>
          </w:rPr>
          <w:t xml:space="preserve"> </w:t>
        </w:r>
        <w:r>
          <w:rPr>
            <w:noProof/>
            <w:lang w:val="en-US"/>
          </w:rPr>
          <w:tab/>
        </w:r>
        <w:r>
          <w:rPr>
            <w:noProof/>
            <w:lang w:val="en-US"/>
          </w:rPr>
          <w:tab/>
        </w:r>
        <w:r>
          <w:rPr>
            <w:noProof/>
            <w:lang w:val="en-US"/>
          </w:rPr>
          <w:tab/>
        </w:r>
      </w:ins>
    </w:p>
    <w:p w14:paraId="20129013" w14:textId="62EF5C50" w:rsidR="00367089" w:rsidRPr="00644EA3" w:rsidRDefault="00367089" w:rsidP="00644EA3">
      <w:pPr>
        <w:pStyle w:val="ListParagraph"/>
        <w:numPr>
          <w:ilvl w:val="0"/>
          <w:numId w:val="8"/>
        </w:numPr>
        <w:tabs>
          <w:tab w:val="left" w:pos="8592"/>
        </w:tabs>
        <w:spacing w:before="120"/>
        <w:rPr>
          <w:ins w:id="298" w:author="John Tran" w:date="2015-12-29T19:41:00Z"/>
          <w:noProof/>
          <w:lang w:val="vi-VN"/>
          <w:rPrChange w:id="299" w:author="John Tran" w:date="2016-02-15T21:32:00Z">
            <w:rPr>
              <w:ins w:id="300" w:author="John Tran" w:date="2015-12-29T19:41:00Z"/>
              <w:noProof/>
            </w:rPr>
          </w:rPrChange>
        </w:rPr>
        <w:pPrChange w:id="301" w:author="John Tran" w:date="2016-02-15T21:31:00Z">
          <w:pPr>
            <w:numPr>
              <w:numId w:val="8"/>
            </w:numPr>
            <w:tabs>
              <w:tab w:val="left" w:leader="dot" w:pos="360"/>
              <w:tab w:val="left" w:pos="8592"/>
            </w:tabs>
            <w:spacing w:before="120" w:after="0"/>
            <w:ind w:left="360" w:hanging="360"/>
          </w:pPr>
        </w:pPrChange>
      </w:pPr>
      <w:ins w:id="302" w:author="John Tran" w:date="2015-12-29T19:41:00Z">
        <w:r w:rsidRPr="00644EA3">
          <w:rPr>
            <w:noProof/>
            <w:lang w:val="vi-VN"/>
            <w:rPrChange w:id="303" w:author="John Tran" w:date="2016-02-15T21:32:00Z">
              <w:rPr>
                <w:noProof/>
              </w:rPr>
            </w:rPrChange>
          </w:rPr>
          <w:t>Về chương trình ứng dụng:</w:t>
        </w:r>
      </w:ins>
    </w:p>
    <w:p w14:paraId="4FEEA64D" w14:textId="4AD6EB7C" w:rsidR="00367089" w:rsidRPr="009278EA" w:rsidRDefault="003F7A8C" w:rsidP="00367089">
      <w:pPr>
        <w:tabs>
          <w:tab w:val="right" w:leader="dot" w:pos="8730"/>
        </w:tabs>
        <w:rPr>
          <w:ins w:id="304" w:author="John Tran" w:date="2015-12-29T19:41:00Z"/>
          <w:rFonts w:cs="Times New Roman"/>
          <w:noProof/>
          <w:szCs w:val="26"/>
        </w:rPr>
      </w:pPr>
      <w:ins w:id="305" w:author="John Tran" w:date="2015-12-30T21:25:00Z">
        <w:r>
          <w:rPr>
            <w:rFonts w:cs="Times New Roman"/>
            <w:noProof/>
            <w:szCs w:val="26"/>
          </w:rPr>
          <w:tab/>
        </w:r>
        <w:r>
          <w:rPr>
            <w:rFonts w:cs="Times New Roman"/>
            <w:noProof/>
            <w:szCs w:val="26"/>
          </w:rPr>
          <w:tab/>
        </w:r>
        <w:r>
          <w:rPr>
            <w:rFonts w:cs="Times New Roman"/>
            <w:noProof/>
            <w:szCs w:val="26"/>
          </w:rPr>
          <w:tab/>
        </w:r>
      </w:ins>
    </w:p>
    <w:p w14:paraId="116EB99B" w14:textId="77777777" w:rsidR="00367089" w:rsidRPr="009278EA" w:rsidRDefault="00367089" w:rsidP="00367089">
      <w:pPr>
        <w:numPr>
          <w:ilvl w:val="0"/>
          <w:numId w:val="8"/>
        </w:numPr>
        <w:spacing w:before="120" w:after="0"/>
        <w:rPr>
          <w:ins w:id="306" w:author="John Tran" w:date="2015-12-29T19:41:00Z"/>
          <w:rFonts w:cs="Times New Roman"/>
          <w:noProof/>
          <w:szCs w:val="26"/>
        </w:rPr>
      </w:pPr>
      <w:ins w:id="307" w:author="John Tran" w:date="2015-12-29T19:41:00Z">
        <w:r w:rsidRPr="009278EA">
          <w:rPr>
            <w:rFonts w:cs="Times New Roman"/>
            <w:noProof/>
            <w:szCs w:val="26"/>
          </w:rPr>
          <w:t>Về thái độ làm việc của sinh viên:</w:t>
        </w:r>
      </w:ins>
    </w:p>
    <w:p w14:paraId="5FD33CC8" w14:textId="56DECF5B" w:rsidR="00367089" w:rsidRPr="009278EA" w:rsidRDefault="003F7A8C" w:rsidP="00367089">
      <w:pPr>
        <w:tabs>
          <w:tab w:val="right" w:leader="dot" w:pos="8730"/>
        </w:tabs>
        <w:rPr>
          <w:ins w:id="308" w:author="John Tran" w:date="2015-12-29T19:41:00Z"/>
          <w:rFonts w:cs="Times New Roman"/>
          <w:noProof/>
          <w:szCs w:val="26"/>
        </w:rPr>
      </w:pPr>
      <w:ins w:id="309" w:author="John Tran" w:date="2015-12-30T21:25:00Z">
        <w:r>
          <w:rPr>
            <w:rFonts w:cs="Times New Roman"/>
            <w:noProof/>
            <w:szCs w:val="26"/>
          </w:rPr>
          <w:tab/>
        </w:r>
        <w:r>
          <w:rPr>
            <w:rFonts w:cs="Times New Roman"/>
            <w:noProof/>
            <w:szCs w:val="26"/>
          </w:rPr>
          <w:tab/>
        </w:r>
        <w:r>
          <w:rPr>
            <w:rFonts w:cs="Times New Roman"/>
            <w:noProof/>
            <w:szCs w:val="26"/>
          </w:rPr>
          <w:tab/>
        </w:r>
      </w:ins>
    </w:p>
    <w:p w14:paraId="3895A7E3" w14:textId="77777777" w:rsidR="00367089" w:rsidRPr="009278EA" w:rsidRDefault="00367089" w:rsidP="00367089">
      <w:pPr>
        <w:spacing w:before="120"/>
        <w:rPr>
          <w:ins w:id="310" w:author="John Tran" w:date="2015-12-29T19:41:00Z"/>
          <w:rFonts w:cs="Times New Roman"/>
          <w:b/>
          <w:noProof/>
          <w:szCs w:val="26"/>
          <w:u w:val="single"/>
        </w:rPr>
      </w:pPr>
      <w:ins w:id="311" w:author="John Tran" w:date="2015-12-29T19:41:00Z">
        <w:r w:rsidRPr="009278EA">
          <w:rPr>
            <w:rFonts w:cs="Times New Roman"/>
            <w:b/>
            <w:noProof/>
            <w:szCs w:val="26"/>
            <w:u w:val="single"/>
          </w:rPr>
          <w:t>Đánh giá chung:</w:t>
        </w:r>
      </w:ins>
    </w:p>
    <w:p w14:paraId="605680D6" w14:textId="6D0E10B1" w:rsidR="00367089" w:rsidRPr="009278EA" w:rsidRDefault="003F7A8C" w:rsidP="00367089">
      <w:pPr>
        <w:tabs>
          <w:tab w:val="right" w:leader="dot" w:pos="8730"/>
        </w:tabs>
        <w:rPr>
          <w:ins w:id="312" w:author="John Tran" w:date="2015-12-29T19:41:00Z"/>
          <w:rFonts w:cs="Times New Roman"/>
          <w:noProof/>
          <w:szCs w:val="26"/>
        </w:rPr>
      </w:pPr>
      <w:ins w:id="313" w:author="John Tran" w:date="2015-12-30T21:25:00Z">
        <w:r>
          <w:rPr>
            <w:rFonts w:cs="Times New Roman"/>
            <w:noProof/>
            <w:szCs w:val="26"/>
          </w:rPr>
          <w:tab/>
        </w:r>
        <w:r>
          <w:rPr>
            <w:rFonts w:cs="Times New Roman"/>
            <w:noProof/>
            <w:szCs w:val="26"/>
          </w:rPr>
          <w:tab/>
        </w:r>
        <w:r>
          <w:rPr>
            <w:rFonts w:cs="Times New Roman"/>
            <w:noProof/>
            <w:szCs w:val="26"/>
          </w:rPr>
          <w:tab/>
        </w:r>
      </w:ins>
    </w:p>
    <w:p w14:paraId="7199759E" w14:textId="77777777" w:rsidR="00367089" w:rsidRPr="009278EA" w:rsidRDefault="00367089" w:rsidP="00367089">
      <w:pPr>
        <w:spacing w:before="120"/>
        <w:rPr>
          <w:ins w:id="314" w:author="John Tran" w:date="2015-12-29T19:41:00Z"/>
          <w:rFonts w:cs="Times New Roman"/>
          <w:b/>
          <w:noProof/>
          <w:szCs w:val="26"/>
          <w:u w:val="single"/>
        </w:rPr>
      </w:pPr>
      <w:ins w:id="315" w:author="John Tran" w:date="2015-12-29T19:41:00Z">
        <w:r w:rsidRPr="009278EA">
          <w:rPr>
            <w:rFonts w:cs="Times New Roman"/>
            <w:b/>
            <w:noProof/>
            <w:szCs w:val="26"/>
            <w:u w:val="single"/>
          </w:rPr>
          <w:t>Điểm từng sinh viên:</w:t>
        </w:r>
      </w:ins>
    </w:p>
    <w:p w14:paraId="27423379" w14:textId="77777777" w:rsidR="00367089" w:rsidRPr="009278EA" w:rsidRDefault="00367089" w:rsidP="00367089">
      <w:pPr>
        <w:spacing w:before="120"/>
        <w:rPr>
          <w:ins w:id="316" w:author="John Tran" w:date="2015-12-29T19:41:00Z"/>
          <w:rFonts w:cs="Times New Roman"/>
          <w:noProof/>
          <w:szCs w:val="26"/>
        </w:rPr>
      </w:pPr>
      <w:ins w:id="317" w:author="John Tran" w:date="2015-12-29T19:41:00Z">
        <w:r w:rsidRPr="009278EA">
          <w:rPr>
            <w:rFonts w:cs="Times New Roman"/>
            <w:noProof/>
            <w:szCs w:val="26"/>
          </w:rPr>
          <w:t xml:space="preserve">Nguyễn </w:t>
        </w:r>
        <w:r w:rsidRPr="00781E95">
          <w:rPr>
            <w:rFonts w:cs="Times New Roman"/>
            <w:noProof/>
            <w:szCs w:val="26"/>
          </w:rPr>
          <w:t>T</w:t>
        </w:r>
        <w:r>
          <w:rPr>
            <w:rFonts w:cs="Times New Roman"/>
            <w:noProof/>
            <w:szCs w:val="26"/>
          </w:rPr>
          <w:t>h</w:t>
        </w:r>
        <w:r w:rsidRPr="00781E95">
          <w:rPr>
            <w:rFonts w:cs="Times New Roman"/>
            <w:noProof/>
            <w:szCs w:val="26"/>
          </w:rPr>
          <w:t>ành Thái</w:t>
        </w:r>
        <w:r w:rsidRPr="009278EA">
          <w:rPr>
            <w:rFonts w:cs="Times New Roman"/>
            <w:noProof/>
            <w:szCs w:val="26"/>
          </w:rPr>
          <w:t xml:space="preserve">  </w:t>
        </w:r>
        <w:r w:rsidRPr="009278EA">
          <w:rPr>
            <w:rFonts w:cs="Times New Roman"/>
            <w:b/>
            <w:noProof/>
            <w:szCs w:val="26"/>
          </w:rPr>
          <w:t>:………../10</w:t>
        </w:r>
      </w:ins>
    </w:p>
    <w:p w14:paraId="008D29FF" w14:textId="31BD7336" w:rsidR="00367089" w:rsidRDefault="00367089" w:rsidP="00367089">
      <w:pPr>
        <w:rPr>
          <w:ins w:id="318" w:author="John Tran" w:date="2015-12-30T22:14:00Z"/>
          <w:rFonts w:cs="Times New Roman"/>
          <w:b/>
          <w:noProof/>
          <w:szCs w:val="26"/>
        </w:rPr>
      </w:pPr>
      <w:ins w:id="319" w:author="John Tran" w:date="2015-12-29T19:41:00Z">
        <w:r w:rsidRPr="00781E95">
          <w:rPr>
            <w:rFonts w:cs="Times New Roman"/>
            <w:noProof/>
            <w:szCs w:val="26"/>
          </w:rPr>
          <w:t xml:space="preserve">Trần Anh Quân </w:t>
        </w:r>
        <w:r w:rsidRPr="009278EA">
          <w:rPr>
            <w:rFonts w:cs="Times New Roman"/>
            <w:noProof/>
            <w:szCs w:val="26"/>
          </w:rPr>
          <w:t xml:space="preserve">        </w:t>
        </w:r>
        <w:r w:rsidRPr="009278EA">
          <w:rPr>
            <w:rFonts w:cs="Times New Roman"/>
            <w:b/>
            <w:noProof/>
            <w:szCs w:val="26"/>
          </w:rPr>
          <w:t>:………../10</w:t>
        </w:r>
      </w:ins>
    </w:p>
    <w:p w14:paraId="3CC5BAD6" w14:textId="77777777" w:rsidR="00690C54" w:rsidRDefault="00690C54" w:rsidP="00367089">
      <w:pPr>
        <w:rPr>
          <w:ins w:id="320" w:author="John Tran" w:date="2015-12-31T00:49:00Z"/>
          <w:rFonts w:cs="Times New Roman"/>
          <w:noProof/>
        </w:rPr>
      </w:pPr>
    </w:p>
    <w:p w14:paraId="6DD2BDC3" w14:textId="40091FFD" w:rsidR="00213609" w:rsidRPr="009278EA" w:rsidRDefault="00213609">
      <w:pPr>
        <w:ind w:left="4950"/>
        <w:jc w:val="center"/>
        <w:rPr>
          <w:ins w:id="321" w:author="John Tran" w:date="2015-12-31T00:49:00Z"/>
          <w:rFonts w:cs="Times New Roman"/>
          <w:b/>
          <w:noProof/>
        </w:rPr>
        <w:pPrChange w:id="322" w:author="John Tran" w:date="2015-12-31T00:50:00Z">
          <w:pPr>
            <w:jc w:val="center"/>
          </w:pPr>
        </w:pPrChange>
      </w:pPr>
      <w:ins w:id="323" w:author="John Tran" w:date="2015-12-31T00:49:00Z">
        <w:r w:rsidRPr="009278EA">
          <w:rPr>
            <w:rFonts w:cs="Times New Roman"/>
            <w:b/>
            <w:noProof/>
          </w:rPr>
          <w:t>Người nhận xét</w:t>
        </w:r>
      </w:ins>
    </w:p>
    <w:p w14:paraId="48C6D00F" w14:textId="77777777" w:rsidR="00213609" w:rsidRDefault="00213609">
      <w:pPr>
        <w:ind w:left="4950"/>
        <w:jc w:val="center"/>
        <w:rPr>
          <w:ins w:id="324" w:author="John Tran" w:date="2015-12-31T00:51:00Z"/>
          <w:rFonts w:cs="Times New Roman"/>
          <w:noProof/>
        </w:rPr>
        <w:pPrChange w:id="325" w:author="John Tran" w:date="2015-12-31T00:50:00Z">
          <w:pPr>
            <w:jc w:val="center"/>
          </w:pPr>
        </w:pPrChange>
      </w:pPr>
      <w:ins w:id="326" w:author="John Tran" w:date="2015-12-31T00:49:00Z">
        <w:r w:rsidRPr="009278EA">
          <w:rPr>
            <w:rFonts w:cs="Times New Roman"/>
            <w:noProof/>
          </w:rPr>
          <w:t>(Ký tên và ghi rõ họ tên)</w:t>
        </w:r>
      </w:ins>
    </w:p>
    <w:p w14:paraId="41746639" w14:textId="77777777" w:rsidR="007C12C2" w:rsidRDefault="007C12C2">
      <w:pPr>
        <w:ind w:left="4950"/>
        <w:jc w:val="center"/>
        <w:rPr>
          <w:ins w:id="327" w:author="John Tran" w:date="2015-12-31T00:51:00Z"/>
          <w:rFonts w:cs="Times New Roman"/>
          <w:noProof/>
        </w:rPr>
        <w:pPrChange w:id="328" w:author="John Tran" w:date="2015-12-31T00:50:00Z">
          <w:pPr>
            <w:jc w:val="center"/>
          </w:pPr>
        </w:pPrChange>
      </w:pPr>
    </w:p>
    <w:p w14:paraId="29827206" w14:textId="77777777" w:rsidR="007C12C2" w:rsidRDefault="007C12C2">
      <w:pPr>
        <w:ind w:left="4950"/>
        <w:jc w:val="center"/>
        <w:rPr>
          <w:ins w:id="329" w:author="John Tran" w:date="2015-12-31T00:51:00Z"/>
          <w:rFonts w:cs="Times New Roman"/>
          <w:noProof/>
        </w:rPr>
        <w:pPrChange w:id="330" w:author="John Tran" w:date="2015-12-31T00:50:00Z">
          <w:pPr>
            <w:jc w:val="center"/>
          </w:pPr>
        </w:pPrChange>
      </w:pPr>
    </w:p>
    <w:p w14:paraId="6A58F38F" w14:textId="77777777" w:rsidR="007C12C2" w:rsidRDefault="007C12C2">
      <w:pPr>
        <w:ind w:left="4950"/>
        <w:jc w:val="center"/>
        <w:rPr>
          <w:ins w:id="331" w:author="John Tran" w:date="2015-12-31T00:51:00Z"/>
          <w:rFonts w:cs="Times New Roman"/>
          <w:noProof/>
        </w:rPr>
        <w:pPrChange w:id="332" w:author="John Tran" w:date="2015-12-31T00:50:00Z">
          <w:pPr>
            <w:jc w:val="center"/>
          </w:pPr>
        </w:pPrChange>
      </w:pPr>
    </w:p>
    <w:tbl>
      <w:tblPr>
        <w:tblW w:w="10530" w:type="dxa"/>
        <w:tblInd w:w="-540" w:type="dxa"/>
        <w:tblLook w:val="04A0" w:firstRow="1" w:lastRow="0" w:firstColumn="1" w:lastColumn="0" w:noHBand="0" w:noVBand="1"/>
        <w:tblPrChange w:id="333" w:author="John Tran" w:date="2015-12-31T00:52:00Z">
          <w:tblPr>
            <w:tblW w:w="10530" w:type="dxa"/>
            <w:tblInd w:w="-540" w:type="dxa"/>
            <w:tblLook w:val="04A0" w:firstRow="1" w:lastRow="0" w:firstColumn="1" w:lastColumn="0" w:noHBand="0" w:noVBand="1"/>
          </w:tblPr>
        </w:tblPrChange>
      </w:tblPr>
      <w:tblGrid>
        <w:gridCol w:w="4770"/>
        <w:gridCol w:w="5760"/>
        <w:tblGridChange w:id="334">
          <w:tblGrid>
            <w:gridCol w:w="4770"/>
            <w:gridCol w:w="5760"/>
          </w:tblGrid>
        </w:tblGridChange>
      </w:tblGrid>
      <w:tr w:rsidR="007C12C2" w:rsidRPr="000222A8" w14:paraId="4A9C8A1B" w14:textId="77777777" w:rsidTr="007C12C2">
        <w:trPr>
          <w:ins w:id="335" w:author="John Tran" w:date="2015-12-31T00:51:00Z"/>
        </w:trPr>
        <w:tc>
          <w:tcPr>
            <w:tcW w:w="4770" w:type="dxa"/>
            <w:shd w:val="clear" w:color="auto" w:fill="auto"/>
            <w:tcPrChange w:id="336" w:author="John Tran" w:date="2015-12-31T00:52:00Z">
              <w:tcPr>
                <w:tcW w:w="4770" w:type="dxa"/>
                <w:shd w:val="clear" w:color="auto" w:fill="auto"/>
              </w:tcPr>
            </w:tcPrChange>
          </w:tcPr>
          <w:p w14:paraId="5E254D81" w14:textId="77777777" w:rsidR="007C12C2" w:rsidRPr="000222A8" w:rsidRDefault="007C12C2" w:rsidP="004E4FF3">
            <w:pPr>
              <w:ind w:left="-222"/>
              <w:jc w:val="center"/>
              <w:rPr>
                <w:ins w:id="337" w:author="John Tran" w:date="2015-12-31T00:51:00Z"/>
                <w:rFonts w:cs="Times New Roman"/>
              </w:rPr>
            </w:pPr>
            <w:ins w:id="338" w:author="John Tran" w:date="2015-12-31T00:51:00Z">
              <w:r w:rsidRPr="000222A8">
                <w:rPr>
                  <w:rFonts w:cs="Times New Roman"/>
                </w:rPr>
                <w:t>ĐẠI HỌC QUỐC GIA TP. HỒ CHÍ MINH</w:t>
              </w:r>
            </w:ins>
          </w:p>
          <w:p w14:paraId="581B2527" w14:textId="77777777" w:rsidR="007C12C2" w:rsidRPr="000222A8" w:rsidRDefault="007C12C2" w:rsidP="004E4FF3">
            <w:pPr>
              <w:jc w:val="center"/>
              <w:rPr>
                <w:ins w:id="339" w:author="John Tran" w:date="2015-12-31T00:51:00Z"/>
                <w:rFonts w:cs="Times New Roman"/>
                <w:b/>
              </w:rPr>
            </w:pPr>
            <w:ins w:id="340" w:author="John Tran" w:date="2015-12-31T00:51:00Z">
              <w:r w:rsidRPr="000222A8">
                <w:rPr>
                  <w:rFonts w:cs="Times New Roman"/>
                  <w:b/>
                </w:rPr>
                <w:t>TRƯỜNG ĐẠI HỌC</w:t>
              </w:r>
            </w:ins>
          </w:p>
          <w:p w14:paraId="246D3A76" w14:textId="77777777" w:rsidR="007C12C2" w:rsidRPr="000222A8" w:rsidRDefault="007C12C2" w:rsidP="004E4FF3">
            <w:pPr>
              <w:jc w:val="center"/>
              <w:rPr>
                <w:ins w:id="341" w:author="John Tran" w:date="2015-12-31T00:51:00Z"/>
                <w:rFonts w:cs="Times New Roman"/>
                <w:b/>
              </w:rPr>
            </w:pPr>
            <w:ins w:id="342" w:author="John Tran" w:date="2015-12-31T00:51:00Z">
              <w:r>
                <w:rPr>
                  <w:rFonts w:cs="Times New Roman"/>
                  <w:b/>
                  <w:noProof/>
                  <w:lang w:val="en-US" w:eastAsia="ja-JP"/>
                </w:rPr>
                <mc:AlternateContent>
                  <mc:Choice Requires="wps">
                    <w:drawing>
                      <wp:anchor distT="0" distB="0" distL="114300" distR="114300" simplePos="0" relativeHeight="251666446" behindDoc="0" locked="0" layoutInCell="1" allowOverlap="1" wp14:anchorId="212867B5" wp14:editId="261F46C6">
                        <wp:simplePos x="0" y="0"/>
                        <wp:positionH relativeFrom="column">
                          <wp:posOffset>539115</wp:posOffset>
                        </wp:positionH>
                        <wp:positionV relativeFrom="paragraph">
                          <wp:posOffset>236220</wp:posOffset>
                        </wp:positionV>
                        <wp:extent cx="1828800" cy="0"/>
                        <wp:effectExtent l="5715" t="7620" r="13335" b="11430"/>
                        <wp:wrapNone/>
                        <wp:docPr id="43027" name="Straight Connector 43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516DC" id="Straight Connector 43027" o:spid="_x0000_s1026" style="position:absolute;z-index:2516664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5pt,18.6pt" to="186.4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"/>
                    </w:pict>
                  </mc:Fallback>
                </mc:AlternateContent>
              </w:r>
              <w:r w:rsidRPr="000222A8">
                <w:rPr>
                  <w:rFonts w:cs="Times New Roman"/>
                  <w:b/>
                </w:rPr>
                <w:t>CÔNG NGHỆ THÔNG TIN</w:t>
              </w:r>
            </w:ins>
          </w:p>
        </w:tc>
        <w:tc>
          <w:tcPr>
            <w:tcW w:w="5760" w:type="dxa"/>
            <w:shd w:val="clear" w:color="auto" w:fill="auto"/>
            <w:tcPrChange w:id="343" w:author="John Tran" w:date="2015-12-31T00:52:00Z">
              <w:tcPr>
                <w:tcW w:w="5760" w:type="dxa"/>
                <w:shd w:val="clear" w:color="auto" w:fill="auto"/>
              </w:tcPr>
            </w:tcPrChange>
          </w:tcPr>
          <w:p w14:paraId="0D688CEC" w14:textId="77777777" w:rsidR="007C12C2" w:rsidRPr="000222A8" w:rsidRDefault="007C12C2" w:rsidP="004E4FF3">
            <w:pPr>
              <w:ind w:left="-288"/>
              <w:jc w:val="center"/>
              <w:rPr>
                <w:ins w:id="344" w:author="John Tran" w:date="2015-12-31T00:51:00Z"/>
                <w:rFonts w:cs="Times New Roman"/>
                <w:b/>
              </w:rPr>
            </w:pPr>
            <w:ins w:id="345" w:author="John Tran" w:date="2015-12-31T00:51:00Z">
              <w:r w:rsidRPr="000222A8">
                <w:rPr>
                  <w:rFonts w:cs="Times New Roman"/>
                  <w:b/>
                </w:rPr>
                <w:t>CỘNG HÒA XÃ HỘI CHỦ NGHĨA VIỆT NAM</w:t>
              </w:r>
            </w:ins>
          </w:p>
          <w:p w14:paraId="7EF2FB38" w14:textId="77777777" w:rsidR="007C12C2" w:rsidRPr="000222A8" w:rsidRDefault="007C12C2" w:rsidP="004E4FF3">
            <w:pPr>
              <w:ind w:left="-468"/>
              <w:jc w:val="center"/>
              <w:rPr>
                <w:ins w:id="346" w:author="John Tran" w:date="2015-12-31T00:51:00Z"/>
                <w:rFonts w:cs="Times New Roman"/>
                <w:b/>
              </w:rPr>
            </w:pPr>
            <w:ins w:id="347" w:author="John Tran" w:date="2015-12-31T00:51:00Z">
              <w:r>
                <w:rPr>
                  <w:rFonts w:cs="Times New Roman"/>
                  <w:noProof/>
                  <w:lang w:val="en-US" w:eastAsia="ja-JP"/>
                </w:rPr>
                <mc:AlternateContent>
                  <mc:Choice Requires="wps">
                    <w:drawing>
                      <wp:anchor distT="0" distB="0" distL="114300" distR="114300" simplePos="0" relativeHeight="251667470" behindDoc="0" locked="0" layoutInCell="1" allowOverlap="1" wp14:anchorId="18EAE05D" wp14:editId="05AE1FBD">
                        <wp:simplePos x="0" y="0"/>
                        <wp:positionH relativeFrom="column">
                          <wp:posOffset>650875</wp:posOffset>
                        </wp:positionH>
                        <wp:positionV relativeFrom="paragraph">
                          <wp:posOffset>292735</wp:posOffset>
                        </wp:positionV>
                        <wp:extent cx="1828800" cy="0"/>
                        <wp:effectExtent l="12700" t="6985" r="6350" b="12065"/>
                        <wp:wrapNone/>
                        <wp:docPr id="43028" name="Straight Connector 43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A570C" id="Straight Connector 43028" o:spid="_x0000_s1026" style="position:absolute;z-index:2516674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5pt,23.05pt" to="195.2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"/>
                    </w:pict>
                  </mc:Fallback>
                </mc:AlternateContent>
              </w:r>
              <w:r w:rsidRPr="000222A8">
                <w:rPr>
                  <w:rFonts w:cs="Times New Roman"/>
                  <w:b/>
                </w:rPr>
                <w:t>Độc Lập - Tự Do - Hạnh Phúc</w:t>
              </w:r>
            </w:ins>
          </w:p>
        </w:tc>
      </w:tr>
    </w:tbl>
    <w:p w14:paraId="0904436A" w14:textId="258FA444" w:rsidR="007C12C2" w:rsidRPr="009278EA" w:rsidDel="007C12C2" w:rsidRDefault="007C12C2">
      <w:pPr>
        <w:tabs>
          <w:tab w:val="left" w:pos="5310"/>
        </w:tabs>
        <w:rPr>
          <w:del w:id="348" w:author="John Tran" w:date="2015-12-31T00:51:00Z"/>
          <w:rFonts w:cs="Times New Roman"/>
          <w:noProof/>
        </w:rPr>
        <w:pPrChange w:id="349" w:author="John Tran" w:date="2015-12-31T00:49:00Z">
          <w:pPr/>
        </w:pPrChange>
      </w:pPr>
    </w:p>
    <w:tbl>
      <w:tblPr>
        <w:tblW w:w="9720"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50" w:author="John Tran" w:date="2015-12-31T00:50:00Z">
          <w:tblPr>
            <w:tblW w:w="10530" w:type="dxa"/>
            <w:tblInd w:w="-630" w:type="dxa"/>
            <w:tblLook w:val="04A0" w:firstRow="1" w:lastRow="0" w:firstColumn="1" w:lastColumn="0" w:noHBand="0" w:noVBand="1"/>
          </w:tblPr>
        </w:tblPrChange>
      </w:tblPr>
      <w:tblGrid>
        <w:gridCol w:w="4863"/>
        <w:gridCol w:w="4857"/>
        <w:tblGridChange w:id="351">
          <w:tblGrid>
            <w:gridCol w:w="4863"/>
            <w:gridCol w:w="5667"/>
          </w:tblGrid>
        </w:tblGridChange>
      </w:tblGrid>
      <w:tr w:rsidR="00AB478C" w:rsidRPr="009278EA" w:rsidDel="007C12C2" w14:paraId="7BD5221B" w14:textId="2DD1568F" w:rsidTr="007C12C2">
        <w:trPr>
          <w:trHeight w:val="2628"/>
          <w:del w:id="352" w:author="John Tran" w:date="2015-12-31T00:50:00Z"/>
          <w:trPrChange w:id="353" w:author="John Tran" w:date="2015-12-31T00:50:00Z">
            <w:trPr>
              <w:trHeight w:val="2628"/>
            </w:trPr>
          </w:trPrChange>
        </w:trPr>
        <w:tc>
          <w:tcPr>
            <w:tcW w:w="4863" w:type="dxa"/>
            <w:shd w:val="clear" w:color="auto" w:fill="auto"/>
            <w:tcPrChange w:id="354" w:author="John Tran" w:date="2015-12-31T00:50:00Z">
              <w:tcPr>
                <w:tcW w:w="4863" w:type="dxa"/>
                <w:shd w:val="clear" w:color="auto" w:fill="auto"/>
              </w:tcPr>
            </w:tcPrChange>
          </w:tcPr>
          <w:p w14:paraId="7EB44674" w14:textId="60796350" w:rsidR="00AB478C" w:rsidRPr="009278EA" w:rsidDel="007C12C2" w:rsidRDefault="00AB478C" w:rsidP="00C54582">
            <w:pPr>
              <w:rPr>
                <w:del w:id="355" w:author="John Tran" w:date="2015-12-31T00:50:00Z"/>
                <w:rFonts w:cs="Times New Roman"/>
                <w:noProof/>
              </w:rPr>
            </w:pPr>
          </w:p>
        </w:tc>
        <w:tc>
          <w:tcPr>
            <w:tcW w:w="4857" w:type="dxa"/>
            <w:shd w:val="clear" w:color="auto" w:fill="auto"/>
            <w:tcPrChange w:id="356" w:author="John Tran" w:date="2015-12-31T00:50:00Z">
              <w:tcPr>
                <w:tcW w:w="5667" w:type="dxa"/>
                <w:shd w:val="clear" w:color="auto" w:fill="auto"/>
              </w:tcPr>
            </w:tcPrChange>
          </w:tcPr>
          <w:p w14:paraId="64FFD19D" w14:textId="61183207" w:rsidR="00AB478C" w:rsidRPr="009278EA" w:rsidDel="00213609" w:rsidRDefault="00AB478C" w:rsidP="00707A12">
            <w:pPr>
              <w:jc w:val="center"/>
              <w:rPr>
                <w:del w:id="357" w:author="John Tran" w:date="2015-12-31T00:49:00Z"/>
                <w:rFonts w:cs="Times New Roman"/>
                <w:b/>
                <w:noProof/>
              </w:rPr>
            </w:pPr>
            <w:del w:id="358" w:author="John Tran" w:date="2015-12-31T00:49:00Z">
              <w:r w:rsidRPr="009278EA" w:rsidDel="00213609">
                <w:rPr>
                  <w:rFonts w:cs="Times New Roman"/>
                  <w:b/>
                  <w:noProof/>
                </w:rPr>
                <w:delText>Người nhận xét</w:delText>
              </w:r>
            </w:del>
          </w:p>
          <w:p w14:paraId="45196F71" w14:textId="645B1D65" w:rsidR="00213609" w:rsidRPr="009278EA" w:rsidDel="007C12C2" w:rsidRDefault="00AB478C">
            <w:pPr>
              <w:rPr>
                <w:del w:id="359" w:author="John Tran" w:date="2015-12-31T00:50:00Z"/>
                <w:rFonts w:cs="Times New Roman"/>
                <w:noProof/>
              </w:rPr>
              <w:pPrChange w:id="360" w:author="John Tran" w:date="2015-12-31T00:50:00Z">
                <w:pPr>
                  <w:jc w:val="center"/>
                </w:pPr>
              </w:pPrChange>
            </w:pPr>
            <w:del w:id="361" w:author="John Tran" w:date="2015-12-31T00:49:00Z">
              <w:r w:rsidRPr="009278EA" w:rsidDel="00213609">
                <w:rPr>
                  <w:rFonts w:cs="Times New Roman"/>
                  <w:noProof/>
                </w:rPr>
                <w:delText>(Ký tên và ghi rõ họ tên)</w:delText>
              </w:r>
            </w:del>
          </w:p>
        </w:tc>
      </w:tr>
      <w:tr w:rsidR="009278EA" w:rsidRPr="000222A8" w:rsidDel="007C12C2" w14:paraId="48C89086" w14:textId="3D315048" w:rsidTr="007C12C2">
        <w:trPr>
          <w:trHeight w:val="2628"/>
          <w:del w:id="362" w:author="John Tran" w:date="2015-12-31T00:51:00Z"/>
          <w:trPrChange w:id="363" w:author="John Tran" w:date="2015-12-31T00:50:00Z">
            <w:trPr>
              <w:trHeight w:val="2628"/>
            </w:trPr>
          </w:trPrChange>
        </w:trPr>
        <w:tc>
          <w:tcPr>
            <w:tcW w:w="4863" w:type="dxa"/>
            <w:shd w:val="clear" w:color="auto" w:fill="auto"/>
            <w:tcPrChange w:id="364" w:author="John Tran" w:date="2015-12-31T00:50:00Z">
              <w:tcPr>
                <w:tcW w:w="4863" w:type="dxa"/>
                <w:shd w:val="clear" w:color="auto" w:fill="auto"/>
              </w:tcPr>
            </w:tcPrChange>
          </w:tcPr>
          <w:p w14:paraId="3A8A60C4" w14:textId="3FA15B15" w:rsidR="009278EA" w:rsidRPr="000222A8" w:rsidDel="007C12C2" w:rsidRDefault="009278EA" w:rsidP="009278EA">
            <w:pPr>
              <w:jc w:val="center"/>
              <w:rPr>
                <w:del w:id="365" w:author="John Tran" w:date="2015-12-31T00:51:00Z"/>
                <w:rFonts w:cs="Times New Roman"/>
                <w:noProof/>
              </w:rPr>
            </w:pPr>
            <w:del w:id="366" w:author="John Tran" w:date="2015-12-31T00:51:00Z">
              <w:r w:rsidRPr="009278EA" w:rsidDel="007C12C2">
                <w:rPr>
                  <w:rFonts w:cs="Times New Roman"/>
                  <w:noProof/>
                </w:rPr>
                <w:br w:type="column"/>
              </w:r>
              <w:r w:rsidRPr="000222A8" w:rsidDel="007C12C2">
                <w:rPr>
                  <w:rFonts w:cs="Times New Roman"/>
                  <w:noProof/>
                </w:rPr>
                <w:delText>ĐẠI HỌC QUỐC GIA TP. HỒ CHÍ MINH</w:delText>
              </w:r>
            </w:del>
          </w:p>
          <w:p w14:paraId="69AF1BE3" w14:textId="3A839160" w:rsidR="009278EA" w:rsidRPr="001269F2" w:rsidDel="007C12C2" w:rsidRDefault="009278EA" w:rsidP="009278EA">
            <w:pPr>
              <w:jc w:val="center"/>
              <w:rPr>
                <w:del w:id="367" w:author="John Tran" w:date="2015-12-31T00:51:00Z"/>
                <w:rFonts w:cs="Times New Roman"/>
                <w:b/>
                <w:noProof/>
                <w:rPrChange w:id="368" w:author="John Tran" w:date="2015-12-25T20:12:00Z">
                  <w:rPr>
                    <w:del w:id="369" w:author="John Tran" w:date="2015-12-31T00:51:00Z"/>
                    <w:rFonts w:cs="Times New Roman"/>
                    <w:noProof/>
                  </w:rPr>
                </w:rPrChange>
              </w:rPr>
            </w:pPr>
            <w:del w:id="370" w:author="John Tran" w:date="2015-12-31T00:51:00Z">
              <w:r w:rsidRPr="001269F2" w:rsidDel="007C12C2">
                <w:rPr>
                  <w:rFonts w:cs="Times New Roman"/>
                  <w:b/>
                  <w:noProof/>
                  <w:rPrChange w:id="371" w:author="John Tran" w:date="2015-12-25T20:12:00Z">
                    <w:rPr>
                      <w:rFonts w:cs="Times New Roman"/>
                      <w:noProof/>
                    </w:rPr>
                  </w:rPrChange>
                </w:rPr>
                <w:delText>TRƯỜNG ĐẠI HỌC</w:delText>
              </w:r>
            </w:del>
          </w:p>
          <w:p w14:paraId="7DCDC7C0" w14:textId="2A02C5C3" w:rsidR="009278EA" w:rsidRPr="001269F2" w:rsidDel="007C12C2" w:rsidRDefault="009278EA" w:rsidP="009278EA">
            <w:pPr>
              <w:jc w:val="center"/>
              <w:rPr>
                <w:del w:id="372" w:author="John Tran" w:date="2015-12-31T00:51:00Z"/>
                <w:rFonts w:cs="Times New Roman"/>
                <w:b/>
                <w:noProof/>
                <w:rPrChange w:id="373" w:author="John Tran" w:date="2015-12-25T20:12:00Z">
                  <w:rPr>
                    <w:del w:id="374" w:author="John Tran" w:date="2015-12-31T00:51:00Z"/>
                    <w:rFonts w:cs="Times New Roman"/>
                    <w:noProof/>
                  </w:rPr>
                </w:rPrChange>
              </w:rPr>
            </w:pPr>
            <w:del w:id="375" w:author="John Tran" w:date="2015-12-31T00:51:00Z">
              <w:r w:rsidRPr="001269F2" w:rsidDel="007C12C2">
                <w:rPr>
                  <w:rFonts w:cs="Times New Roman"/>
                  <w:b/>
                  <w:noProof/>
                  <w:lang w:val="en-US" w:eastAsia="ja-JP"/>
                  <w:rPrChange w:id="376" w:author="John Tran" w:date="2015-12-25T20:12:00Z">
                    <w:rPr>
                      <w:rFonts w:cs="Times New Roman"/>
                      <w:noProof/>
                      <w:lang w:val="en-US" w:eastAsia="ja-JP"/>
                    </w:rPr>
                  </w:rPrChange>
                </w:rPr>
                <mc:AlternateContent>
                  <mc:Choice Requires="wps">
                    <w:drawing>
                      <wp:anchor distT="0" distB="0" distL="114300" distR="114300" simplePos="0" relativeHeight="251658243" behindDoc="0" locked="0" layoutInCell="1" allowOverlap="1" wp14:anchorId="2F867452" wp14:editId="54294CCC">
                        <wp:simplePos x="0" y="0"/>
                        <wp:positionH relativeFrom="column">
                          <wp:posOffset>539115</wp:posOffset>
                        </wp:positionH>
                        <wp:positionV relativeFrom="paragraph">
                          <wp:posOffset>236220</wp:posOffset>
                        </wp:positionV>
                        <wp:extent cx="1828800" cy="0"/>
                        <wp:effectExtent l="5715" t="7620" r="13335" b="1143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9BC9E" id="Straight Connector 22"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5pt,18.6pt" to="186.4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"/>
                    </w:pict>
                  </mc:Fallback>
                </mc:AlternateContent>
              </w:r>
              <w:r w:rsidRPr="001269F2" w:rsidDel="007C12C2">
                <w:rPr>
                  <w:rFonts w:cs="Times New Roman"/>
                  <w:b/>
                  <w:noProof/>
                  <w:rPrChange w:id="377" w:author="John Tran" w:date="2015-12-25T20:12:00Z">
                    <w:rPr>
                      <w:rFonts w:cs="Times New Roman"/>
                      <w:noProof/>
                    </w:rPr>
                  </w:rPrChange>
                </w:rPr>
                <w:delText>CÔNG NGHỆ THÔNG TIN</w:delText>
              </w:r>
            </w:del>
          </w:p>
          <w:p w14:paraId="5A750D5B" w14:textId="47698CE7" w:rsidR="009278EA" w:rsidRPr="009278EA" w:rsidDel="007C12C2" w:rsidRDefault="009278EA" w:rsidP="009278EA">
            <w:pPr>
              <w:ind w:firstLine="720"/>
              <w:rPr>
                <w:del w:id="378" w:author="John Tran" w:date="2015-12-31T00:51:00Z"/>
                <w:rFonts w:cs="Times New Roman"/>
              </w:rPr>
            </w:pPr>
          </w:p>
        </w:tc>
        <w:tc>
          <w:tcPr>
            <w:tcW w:w="4857" w:type="dxa"/>
            <w:shd w:val="clear" w:color="auto" w:fill="auto"/>
            <w:tcPrChange w:id="379" w:author="John Tran" w:date="2015-12-31T00:50:00Z">
              <w:tcPr>
                <w:tcW w:w="5667" w:type="dxa"/>
                <w:shd w:val="clear" w:color="auto" w:fill="auto"/>
              </w:tcPr>
            </w:tcPrChange>
          </w:tcPr>
          <w:p w14:paraId="578E3898" w14:textId="3D4C0A67" w:rsidR="009278EA" w:rsidRPr="000222A8" w:rsidDel="007C12C2" w:rsidRDefault="009278EA" w:rsidP="009278EA">
            <w:pPr>
              <w:jc w:val="center"/>
              <w:rPr>
                <w:del w:id="380" w:author="John Tran" w:date="2015-12-31T00:51:00Z"/>
                <w:rFonts w:cs="Times New Roman"/>
                <w:b/>
                <w:noProof/>
              </w:rPr>
            </w:pPr>
            <w:del w:id="381" w:author="John Tran" w:date="2015-12-31T00:51:00Z">
              <w:r w:rsidRPr="000222A8" w:rsidDel="007C12C2">
                <w:rPr>
                  <w:rFonts w:cs="Times New Roman"/>
                  <w:b/>
                  <w:noProof/>
                </w:rPr>
                <w:delText>CỘNG HÒA XÃ HỘI CHỦ NGHĨA VIỆT NAM</w:delText>
              </w:r>
            </w:del>
          </w:p>
          <w:p w14:paraId="061E0593" w14:textId="52485D54" w:rsidR="009278EA" w:rsidRPr="000222A8" w:rsidDel="007C12C2" w:rsidRDefault="009278EA" w:rsidP="009278EA">
            <w:pPr>
              <w:jc w:val="center"/>
              <w:rPr>
                <w:del w:id="382" w:author="John Tran" w:date="2015-12-31T00:51:00Z"/>
                <w:rFonts w:cs="Times New Roman"/>
                <w:b/>
                <w:noProof/>
              </w:rPr>
            </w:pPr>
            <w:del w:id="383" w:author="John Tran" w:date="2015-12-31T00:51:00Z">
              <w:r w:rsidRPr="009278EA" w:rsidDel="007C12C2">
                <w:rPr>
                  <w:rFonts w:cs="Times New Roman"/>
                  <w:b/>
                  <w:noProof/>
                  <w:lang w:val="en-US" w:eastAsia="ja-JP"/>
                </w:rPr>
                <mc:AlternateContent>
                  <mc:Choice Requires="wps">
                    <w:drawing>
                      <wp:anchor distT="0" distB="0" distL="114300" distR="114300" simplePos="0" relativeHeight="251658242" behindDoc="0" locked="0" layoutInCell="1" allowOverlap="1" wp14:anchorId="4F74143C" wp14:editId="333931BE">
                        <wp:simplePos x="0" y="0"/>
                        <wp:positionH relativeFrom="column">
                          <wp:posOffset>650875</wp:posOffset>
                        </wp:positionH>
                        <wp:positionV relativeFrom="paragraph">
                          <wp:posOffset>292735</wp:posOffset>
                        </wp:positionV>
                        <wp:extent cx="1828800" cy="0"/>
                        <wp:effectExtent l="12700" t="6985" r="6350" b="1206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8F2FC" id="Straight Connector 21"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5pt,23.05pt" to="195.2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"/>
                    </w:pict>
                  </mc:Fallback>
                </mc:AlternateContent>
              </w:r>
              <w:r w:rsidRPr="000222A8" w:rsidDel="007C12C2">
                <w:rPr>
                  <w:rFonts w:cs="Times New Roman"/>
                  <w:b/>
                  <w:noProof/>
                </w:rPr>
                <w:delText>Độc Lập - Tự Do - Hạnh Phúc</w:delText>
              </w:r>
            </w:del>
          </w:p>
        </w:tc>
      </w:tr>
    </w:tbl>
    <w:p w14:paraId="515D4064" w14:textId="77777777" w:rsidR="000222A8" w:rsidRPr="00CB7B88" w:rsidRDefault="000222A8">
      <w:pPr>
        <w:spacing w:before="360"/>
        <w:jc w:val="center"/>
        <w:rPr>
          <w:b/>
          <w:noProof/>
          <w:sz w:val="28"/>
          <w:szCs w:val="28"/>
        </w:rPr>
        <w:pPrChange w:id="384" w:author="John Tran" w:date="2015-12-31T00:52:00Z">
          <w:pPr>
            <w:jc w:val="center"/>
          </w:pPr>
        </w:pPrChange>
      </w:pPr>
      <w:r w:rsidRPr="00CB7B88">
        <w:rPr>
          <w:b/>
          <w:noProof/>
          <w:sz w:val="28"/>
          <w:szCs w:val="28"/>
        </w:rPr>
        <w:t>ĐỀ CƯƠNG CHI TIẾT</w:t>
      </w:r>
    </w:p>
    <w:tbl>
      <w:tblPr>
        <w:tblW w:w="96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41"/>
        <w:gridCol w:w="4757"/>
      </w:tblGrid>
      <w:tr w:rsidR="000222A8" w:rsidRPr="00CB7B88" w14:paraId="5BEA3144" w14:textId="77777777" w:rsidTr="00305D1B">
        <w:trPr>
          <w:jc w:val="center"/>
        </w:trPr>
        <w:tc>
          <w:tcPr>
            <w:tcW w:w="9698" w:type="dxa"/>
            <w:gridSpan w:val="2"/>
          </w:tcPr>
          <w:p w14:paraId="124E2B92" w14:textId="178B5379" w:rsidR="000222A8" w:rsidRPr="00CB7B88" w:rsidRDefault="00781E95" w:rsidP="00781E95">
            <w:pPr>
              <w:jc w:val="center"/>
              <w:rPr>
                <w:rFonts w:cs="Times New Roman"/>
                <w:noProof/>
                <w:sz w:val="28"/>
              </w:rPr>
            </w:pPr>
            <w:r w:rsidRPr="00781E95">
              <w:rPr>
                <w:rFonts w:cs="Times New Roman"/>
                <w:b/>
                <w:noProof/>
                <w:szCs w:val="26"/>
              </w:rPr>
              <w:t xml:space="preserve">Tên đề tài: </w:t>
            </w:r>
            <w:r w:rsidR="00707A12" w:rsidRPr="00FD1DDE">
              <w:rPr>
                <w:rFonts w:cs="Times New Roman"/>
                <w:b/>
                <w:noProof/>
                <w:szCs w:val="26"/>
              </w:rPr>
              <w:t>XÂY DỰNG HỆ THỐNG PHÂN TÍCH TRẠNG THÁI CẢM XÚC CỦA THÀNH VIÊN TRÊN MẠNG XÃ HỘI</w:t>
            </w:r>
          </w:p>
        </w:tc>
      </w:tr>
      <w:tr w:rsidR="000222A8" w:rsidRPr="00CB7B88" w14:paraId="01B446E9" w14:textId="77777777" w:rsidTr="00305D1B">
        <w:trPr>
          <w:jc w:val="center"/>
        </w:trPr>
        <w:tc>
          <w:tcPr>
            <w:tcW w:w="9698" w:type="dxa"/>
            <w:gridSpan w:val="2"/>
          </w:tcPr>
          <w:p w14:paraId="4270F002" w14:textId="72602B3D" w:rsidR="000222A8" w:rsidRPr="00707A12" w:rsidRDefault="000222A8" w:rsidP="00707A12">
            <w:pPr>
              <w:rPr>
                <w:rFonts w:cs="Times New Roman"/>
                <w:b/>
                <w:noProof/>
                <w:szCs w:val="26"/>
                <w:lang w:val="en-US"/>
              </w:rPr>
            </w:pPr>
            <w:r w:rsidRPr="00CB7B88">
              <w:rPr>
                <w:rFonts w:cs="Times New Roman"/>
                <w:b/>
                <w:noProof/>
                <w:szCs w:val="26"/>
              </w:rPr>
              <w:t>Cán bộ hướng dẫn:</w:t>
            </w:r>
            <w:r w:rsidR="0070078D" w:rsidRPr="00CB7B88">
              <w:rPr>
                <w:rFonts w:cs="Times New Roman"/>
                <w:b/>
                <w:noProof/>
                <w:szCs w:val="26"/>
              </w:rPr>
              <w:t xml:space="preserve"> ThS</w:t>
            </w:r>
            <w:r w:rsidR="00EA58B5" w:rsidRPr="00CB7B88">
              <w:rPr>
                <w:rFonts w:cs="Times New Roman"/>
                <w:b/>
                <w:noProof/>
                <w:szCs w:val="26"/>
              </w:rPr>
              <w:t xml:space="preserve">. </w:t>
            </w:r>
            <w:r w:rsidR="00707A12">
              <w:rPr>
                <w:rFonts w:cs="Times New Roman"/>
                <w:b/>
                <w:noProof/>
                <w:szCs w:val="26"/>
                <w:lang w:val="en-US"/>
              </w:rPr>
              <w:t>Nguyễn Trác Thức</w:t>
            </w:r>
          </w:p>
        </w:tc>
      </w:tr>
      <w:tr w:rsidR="000222A8" w:rsidRPr="00CB7B88" w14:paraId="34081E94" w14:textId="77777777" w:rsidTr="00305D1B">
        <w:trPr>
          <w:jc w:val="center"/>
        </w:trPr>
        <w:tc>
          <w:tcPr>
            <w:tcW w:w="9698" w:type="dxa"/>
            <w:gridSpan w:val="2"/>
          </w:tcPr>
          <w:p w14:paraId="7C110560" w14:textId="016D5685" w:rsidR="000222A8" w:rsidRPr="00CB7B88" w:rsidRDefault="000222A8" w:rsidP="00CF14AE">
            <w:pPr>
              <w:spacing w:before="120"/>
              <w:rPr>
                <w:rFonts w:cs="Times New Roman"/>
                <w:noProof/>
                <w:szCs w:val="26"/>
              </w:rPr>
            </w:pPr>
            <w:r w:rsidRPr="00CB7B88">
              <w:rPr>
                <w:rFonts w:cs="Times New Roman"/>
                <w:b/>
                <w:noProof/>
                <w:szCs w:val="26"/>
              </w:rPr>
              <w:t>Thời gian thực hiện:</w:t>
            </w:r>
            <w:r w:rsidR="0070078D" w:rsidRPr="00CB7B88">
              <w:rPr>
                <w:rFonts w:cs="Times New Roman"/>
                <w:b/>
                <w:noProof/>
                <w:szCs w:val="26"/>
              </w:rPr>
              <w:t xml:space="preserve"> </w:t>
            </w:r>
            <w:r w:rsidRPr="00CB7B88">
              <w:rPr>
                <w:rFonts w:cs="Times New Roman"/>
                <w:noProof/>
                <w:szCs w:val="26"/>
              </w:rPr>
              <w:t>Từ ngày</w:t>
            </w:r>
            <w:r w:rsidR="006F3702" w:rsidRPr="00CB7B88">
              <w:rPr>
                <w:rFonts w:cs="Times New Roman"/>
                <w:noProof/>
                <w:szCs w:val="26"/>
              </w:rPr>
              <w:t xml:space="preserve"> </w:t>
            </w:r>
            <w:r w:rsidR="00CF14AE" w:rsidRPr="00CF14AE">
              <w:rPr>
                <w:rFonts w:cs="Times New Roman"/>
                <w:noProof/>
                <w:szCs w:val="26"/>
              </w:rPr>
              <w:t>15</w:t>
            </w:r>
            <w:r w:rsidR="006F3702" w:rsidRPr="00CB7B88">
              <w:rPr>
                <w:rFonts w:cs="Times New Roman"/>
                <w:noProof/>
                <w:szCs w:val="26"/>
              </w:rPr>
              <w:t>/</w:t>
            </w:r>
            <w:r w:rsidR="00CF14AE">
              <w:rPr>
                <w:rFonts w:cs="Times New Roman"/>
                <w:noProof/>
                <w:szCs w:val="26"/>
              </w:rPr>
              <w:t>09</w:t>
            </w:r>
            <w:r w:rsidR="006F3702" w:rsidRPr="00CB7B88">
              <w:rPr>
                <w:rFonts w:cs="Times New Roman"/>
                <w:noProof/>
                <w:szCs w:val="26"/>
              </w:rPr>
              <w:t>/</w:t>
            </w:r>
            <w:r w:rsidR="00676B47" w:rsidRPr="00CB7B88">
              <w:rPr>
                <w:rFonts w:cs="Times New Roman"/>
                <w:noProof/>
                <w:szCs w:val="26"/>
              </w:rPr>
              <w:t>201</w:t>
            </w:r>
            <w:r w:rsidR="00323CF3" w:rsidRPr="00CB7B88">
              <w:rPr>
                <w:rFonts w:cs="Times New Roman"/>
                <w:noProof/>
                <w:szCs w:val="26"/>
              </w:rPr>
              <w:t>5</w:t>
            </w:r>
            <w:r w:rsidR="00676B47" w:rsidRPr="00CB7B88">
              <w:rPr>
                <w:rFonts w:cs="Times New Roman"/>
                <w:noProof/>
                <w:szCs w:val="26"/>
              </w:rPr>
              <w:t xml:space="preserve"> </w:t>
            </w:r>
            <w:r w:rsidRPr="00CB7B88">
              <w:rPr>
                <w:rFonts w:cs="Times New Roman"/>
                <w:noProof/>
                <w:szCs w:val="26"/>
              </w:rPr>
              <w:t>đến ngày</w:t>
            </w:r>
            <w:r w:rsidR="000E6D14" w:rsidRPr="00CB7B88">
              <w:rPr>
                <w:rFonts w:cs="Times New Roman"/>
                <w:noProof/>
                <w:szCs w:val="26"/>
              </w:rPr>
              <w:t xml:space="preserve"> </w:t>
            </w:r>
            <w:r w:rsidR="00425C84" w:rsidRPr="00425C84">
              <w:rPr>
                <w:rFonts w:cs="Times New Roman"/>
                <w:noProof/>
                <w:szCs w:val="26"/>
              </w:rPr>
              <w:t>15</w:t>
            </w:r>
            <w:r w:rsidR="000E6D14" w:rsidRPr="00CB7B88">
              <w:rPr>
                <w:rFonts w:cs="Times New Roman"/>
                <w:noProof/>
                <w:szCs w:val="26"/>
              </w:rPr>
              <w:t>/</w:t>
            </w:r>
            <w:r w:rsidR="00425C84">
              <w:rPr>
                <w:rFonts w:cs="Times New Roman"/>
                <w:noProof/>
                <w:szCs w:val="26"/>
              </w:rPr>
              <w:t>0</w:t>
            </w:r>
            <w:r w:rsidR="00425C84" w:rsidRPr="00425C84">
              <w:rPr>
                <w:rFonts w:cs="Times New Roman"/>
                <w:noProof/>
                <w:szCs w:val="26"/>
              </w:rPr>
              <w:t>1</w:t>
            </w:r>
            <w:r w:rsidR="00723E7B" w:rsidRPr="00CB7B88">
              <w:rPr>
                <w:rFonts w:cs="Times New Roman"/>
                <w:noProof/>
                <w:szCs w:val="26"/>
              </w:rPr>
              <w:t>/2015</w:t>
            </w:r>
          </w:p>
        </w:tc>
      </w:tr>
      <w:tr w:rsidR="000222A8" w:rsidRPr="00CB7B88" w14:paraId="5DF9EA93" w14:textId="77777777" w:rsidTr="00305D1B">
        <w:trPr>
          <w:jc w:val="center"/>
        </w:trPr>
        <w:tc>
          <w:tcPr>
            <w:tcW w:w="9698" w:type="dxa"/>
            <w:gridSpan w:val="2"/>
          </w:tcPr>
          <w:p w14:paraId="3689D122" w14:textId="77777777" w:rsidR="000222A8" w:rsidRPr="00CB7B88" w:rsidRDefault="000222A8" w:rsidP="00C54582">
            <w:pPr>
              <w:spacing w:before="120"/>
              <w:rPr>
                <w:rFonts w:cs="Times New Roman"/>
                <w:b/>
                <w:noProof/>
                <w:szCs w:val="26"/>
              </w:rPr>
            </w:pPr>
            <w:r w:rsidRPr="00CB7B88">
              <w:rPr>
                <w:rFonts w:cs="Times New Roman"/>
                <w:b/>
                <w:noProof/>
                <w:szCs w:val="26"/>
              </w:rPr>
              <w:t>Sinh viên thực hiện:</w:t>
            </w:r>
          </w:p>
          <w:p w14:paraId="6028D61F" w14:textId="7A694049" w:rsidR="00EA58B5" w:rsidRPr="00425C84" w:rsidRDefault="000873BB" w:rsidP="00C54582">
            <w:pPr>
              <w:spacing w:before="120"/>
              <w:rPr>
                <w:rFonts w:cs="Times New Roman"/>
                <w:b/>
                <w:noProof/>
                <w:szCs w:val="26"/>
              </w:rPr>
            </w:pPr>
            <w:r w:rsidRPr="00CB7B88">
              <w:rPr>
                <w:rFonts w:cs="Times New Roman"/>
                <w:b/>
                <w:noProof/>
                <w:szCs w:val="26"/>
              </w:rPr>
              <w:t>Nguyễ</w:t>
            </w:r>
            <w:r w:rsidR="00CF14AE">
              <w:rPr>
                <w:rFonts w:cs="Times New Roman"/>
                <w:b/>
                <w:noProof/>
                <w:szCs w:val="26"/>
              </w:rPr>
              <w:t>n Thành Thái</w:t>
            </w:r>
            <w:r w:rsidR="000222A8" w:rsidRPr="00CB7B88">
              <w:rPr>
                <w:rFonts w:cs="Times New Roman"/>
                <w:b/>
                <w:noProof/>
                <w:szCs w:val="26"/>
              </w:rPr>
              <w:t xml:space="preserve"> –</w:t>
            </w:r>
            <w:r w:rsidR="00EA58B5" w:rsidRPr="00CB7B88">
              <w:rPr>
                <w:rFonts w:cs="Times New Roman"/>
                <w:b/>
                <w:noProof/>
                <w:szCs w:val="26"/>
              </w:rPr>
              <w:t xml:space="preserve"> </w:t>
            </w:r>
            <w:r w:rsidRPr="00CB7B88">
              <w:rPr>
                <w:rFonts w:cs="Times New Roman"/>
                <w:b/>
                <w:noProof/>
                <w:szCs w:val="26"/>
              </w:rPr>
              <w:t>1</w:t>
            </w:r>
            <w:r w:rsidR="00CF14AE" w:rsidRPr="00CF14AE">
              <w:rPr>
                <w:rFonts w:cs="Times New Roman"/>
                <w:b/>
                <w:noProof/>
                <w:szCs w:val="26"/>
              </w:rPr>
              <w:t>1</w:t>
            </w:r>
            <w:r w:rsidR="00CF14AE">
              <w:rPr>
                <w:rFonts w:cs="Times New Roman"/>
                <w:b/>
                <w:noProof/>
                <w:szCs w:val="26"/>
              </w:rPr>
              <w:t>5203</w:t>
            </w:r>
            <w:r w:rsidR="00CF14AE" w:rsidRPr="00CF14AE">
              <w:rPr>
                <w:rFonts w:cs="Times New Roman"/>
                <w:b/>
                <w:noProof/>
                <w:szCs w:val="26"/>
              </w:rPr>
              <w:t>5</w:t>
            </w:r>
            <w:r w:rsidR="00CF14AE" w:rsidRPr="00425C84">
              <w:rPr>
                <w:rFonts w:cs="Times New Roman"/>
                <w:b/>
                <w:noProof/>
                <w:szCs w:val="26"/>
              </w:rPr>
              <w:t>7</w:t>
            </w:r>
          </w:p>
          <w:p w14:paraId="19AB5C20" w14:textId="743828C2" w:rsidR="000222A8" w:rsidRPr="00425C84" w:rsidRDefault="00CF14AE" w:rsidP="00CF14AE">
            <w:pPr>
              <w:spacing w:before="120"/>
              <w:rPr>
                <w:rFonts w:cs="Times New Roman"/>
                <w:noProof/>
                <w:szCs w:val="26"/>
              </w:rPr>
            </w:pPr>
            <w:r>
              <w:rPr>
                <w:rFonts w:cs="Times New Roman"/>
                <w:b/>
                <w:noProof/>
                <w:szCs w:val="26"/>
              </w:rPr>
              <w:t>Trần Anh Quân</w:t>
            </w:r>
            <w:r w:rsidR="00F45910" w:rsidRPr="00CB7B88">
              <w:rPr>
                <w:rFonts w:cs="Times New Roman"/>
                <w:b/>
                <w:noProof/>
                <w:szCs w:val="26"/>
              </w:rPr>
              <w:t xml:space="preserve"> – </w:t>
            </w:r>
            <w:r w:rsidR="000873BB" w:rsidRPr="00CB7B88">
              <w:rPr>
                <w:rFonts w:cs="Times New Roman"/>
                <w:b/>
                <w:noProof/>
                <w:szCs w:val="26"/>
              </w:rPr>
              <w:t>1</w:t>
            </w:r>
            <w:r w:rsidRPr="00425C84">
              <w:rPr>
                <w:rFonts w:cs="Times New Roman"/>
                <w:b/>
                <w:noProof/>
                <w:szCs w:val="26"/>
              </w:rPr>
              <w:t>1520305</w:t>
            </w:r>
          </w:p>
        </w:tc>
      </w:tr>
      <w:tr w:rsidR="000222A8" w:rsidRPr="00CB7B88" w14:paraId="5312F1B0" w14:textId="77777777" w:rsidTr="00305D1B">
        <w:trPr>
          <w:jc w:val="center"/>
        </w:trPr>
        <w:tc>
          <w:tcPr>
            <w:tcW w:w="9698" w:type="dxa"/>
            <w:gridSpan w:val="2"/>
          </w:tcPr>
          <w:p w14:paraId="57A8F705" w14:textId="16667004" w:rsidR="005317B3" w:rsidRPr="00440050" w:rsidDel="007C12C2" w:rsidRDefault="000222A8" w:rsidP="00C54582">
            <w:pPr>
              <w:tabs>
                <w:tab w:val="left" w:pos="1537"/>
              </w:tabs>
              <w:spacing w:after="200"/>
              <w:rPr>
                <w:del w:id="385" w:author="John Tran" w:date="2015-12-31T00:53:00Z"/>
                <w:rFonts w:cs="Times New Roman"/>
                <w:i/>
                <w:szCs w:val="26"/>
              </w:rPr>
            </w:pPr>
            <w:r w:rsidRPr="00CB7B88">
              <w:rPr>
                <w:b/>
                <w:noProof/>
              </w:rPr>
              <w:t>Nội dung đề tài:</w:t>
            </w:r>
            <w:r w:rsidR="00040DD5" w:rsidRPr="00CB7B88">
              <w:rPr>
                <w:i/>
                <w:noProof/>
              </w:rPr>
              <w:t xml:space="preserve"> </w:t>
            </w:r>
            <w:r w:rsidR="00127751">
              <w:rPr>
                <w:rFonts w:cs="Times New Roman"/>
                <w:noProof/>
                <w:szCs w:val="26"/>
              </w:rPr>
              <w:t>X</w:t>
            </w:r>
            <w:r w:rsidR="00127751" w:rsidRPr="00127751">
              <w:rPr>
                <w:rFonts w:cs="Times New Roman"/>
                <w:noProof/>
                <w:szCs w:val="26"/>
              </w:rPr>
              <w:t>ây dựng hệ thống phân tích trạng thái cảm xúc của thành viên trên mạng xã hội</w:t>
            </w:r>
            <w:ins w:id="386" w:author="John Tran" w:date="2016-02-15T21:33:00Z">
              <w:r w:rsidR="00644EA3" w:rsidRPr="00644EA3">
                <w:rPr>
                  <w:rFonts w:cs="Times New Roman"/>
                  <w:noProof/>
                  <w:szCs w:val="26"/>
                  <w:rPrChange w:id="387" w:author="John Tran" w:date="2016-02-15T21:33:00Z">
                    <w:rPr>
                      <w:rFonts w:cs="Times New Roman"/>
                      <w:noProof/>
                      <w:szCs w:val="26"/>
                      <w:lang w:val="en-US"/>
                    </w:rPr>
                  </w:rPrChange>
                </w:rPr>
                <w:t>.</w:t>
              </w:r>
            </w:ins>
          </w:p>
          <w:p w14:paraId="0819710F" w14:textId="77777777" w:rsidR="00F40872" w:rsidRPr="00CB7B88" w:rsidRDefault="00F40872" w:rsidP="00C54582">
            <w:pPr>
              <w:tabs>
                <w:tab w:val="left" w:pos="1537"/>
              </w:tabs>
              <w:spacing w:after="200"/>
              <w:rPr>
                <w:rFonts w:cs="Times New Roman"/>
                <w:noProof/>
                <w:szCs w:val="26"/>
              </w:rPr>
            </w:pPr>
          </w:p>
        </w:tc>
      </w:tr>
      <w:tr w:rsidR="000222A8" w:rsidRPr="00CB7B88" w14:paraId="13BDC2B1" w14:textId="77777777" w:rsidTr="00305D1B">
        <w:trPr>
          <w:trHeight w:val="4049"/>
          <w:jc w:val="center"/>
        </w:trPr>
        <w:tc>
          <w:tcPr>
            <w:tcW w:w="9698" w:type="dxa"/>
            <w:gridSpan w:val="2"/>
          </w:tcPr>
          <w:p w14:paraId="18CED158" w14:textId="77777777" w:rsidR="000222A8" w:rsidRPr="00CB7B88" w:rsidRDefault="000222A8" w:rsidP="00C54582">
            <w:pPr>
              <w:spacing w:before="120"/>
              <w:rPr>
                <w:rFonts w:cs="Times New Roman"/>
                <w:i/>
                <w:noProof/>
                <w:szCs w:val="26"/>
              </w:rPr>
            </w:pPr>
            <w:r w:rsidRPr="00CB7B88">
              <w:rPr>
                <w:rFonts w:cs="Times New Roman"/>
                <w:b/>
                <w:noProof/>
                <w:szCs w:val="26"/>
              </w:rPr>
              <w:t>Kế hoạch thực hiện:</w:t>
            </w:r>
          </w:p>
          <w:p w14:paraId="5141DFBB" w14:textId="77777777" w:rsidR="00C475DB" w:rsidRPr="00CB7B88" w:rsidRDefault="00344561" w:rsidP="00C54582">
            <w:pPr>
              <w:spacing w:before="120"/>
              <w:rPr>
                <w:rFonts w:cs="Times New Roman"/>
                <w:i/>
                <w:noProof/>
                <w:szCs w:val="26"/>
              </w:rPr>
            </w:pPr>
            <w:r w:rsidRPr="00CB7B88">
              <w:rPr>
                <w:rFonts w:cs="Times New Roman"/>
                <w:i/>
                <w:noProof/>
                <w:szCs w:val="26"/>
              </w:rPr>
              <w:t xml:space="preserve">Khóa luận </w:t>
            </w:r>
            <w:r w:rsidR="0070078D" w:rsidRPr="00CB7B88">
              <w:rPr>
                <w:rFonts w:cs="Times New Roman"/>
                <w:i/>
                <w:noProof/>
                <w:szCs w:val="26"/>
              </w:rPr>
              <w:t>được thực hiện</w:t>
            </w:r>
            <w:r w:rsidRPr="00CB7B88">
              <w:rPr>
                <w:rFonts w:cs="Times New Roman"/>
                <w:i/>
                <w:noProof/>
                <w:szCs w:val="26"/>
              </w:rPr>
              <w:t xml:space="preserve"> trong </w:t>
            </w:r>
            <w:r w:rsidR="00666096" w:rsidRPr="00CB7B88">
              <w:rPr>
                <w:rFonts w:cs="Times New Roman"/>
                <w:i/>
                <w:noProof/>
                <w:szCs w:val="26"/>
              </w:rPr>
              <w:t>1</w:t>
            </w:r>
            <w:r w:rsidR="004350CC" w:rsidRPr="00CB7B88">
              <w:rPr>
                <w:rFonts w:cs="Times New Roman"/>
                <w:i/>
                <w:noProof/>
                <w:szCs w:val="26"/>
              </w:rPr>
              <w:t>6</w:t>
            </w:r>
            <w:r w:rsidRPr="00CB7B88">
              <w:rPr>
                <w:rFonts w:cs="Times New Roman"/>
                <w:i/>
                <w:noProof/>
                <w:szCs w:val="26"/>
              </w:rPr>
              <w:t xml:space="preserve"> tuần</w:t>
            </w:r>
            <w:r w:rsidR="0070078D" w:rsidRPr="00CB7B88">
              <w:rPr>
                <w:rFonts w:cs="Times New Roman"/>
                <w:i/>
                <w:noProof/>
                <w:szCs w:val="26"/>
              </w:rPr>
              <w:t>, nhóm</w:t>
            </w:r>
            <w:r w:rsidRPr="00CB7B88">
              <w:rPr>
                <w:rFonts w:cs="Times New Roman"/>
                <w:i/>
                <w:noProof/>
                <w:szCs w:val="26"/>
              </w:rPr>
              <w:t xml:space="preserve"> chúng em chia công việc theo tuần để dễ dàng đánh giá kết quả. </w:t>
            </w:r>
            <w:r w:rsidR="00C475DB" w:rsidRPr="00CB7B88">
              <w:rPr>
                <w:rFonts w:cs="Times New Roman"/>
                <w:i/>
                <w:noProof/>
                <w:szCs w:val="26"/>
              </w:rPr>
              <w:t xml:space="preserve">Kế hoạch thực hiện </w:t>
            </w:r>
            <w:r w:rsidR="0070078D" w:rsidRPr="00CB7B88">
              <w:rPr>
                <w:rFonts w:cs="Times New Roman"/>
                <w:i/>
                <w:noProof/>
                <w:szCs w:val="26"/>
              </w:rPr>
              <w:t xml:space="preserve">cụ thể </w:t>
            </w:r>
            <w:r w:rsidR="00C475DB" w:rsidRPr="00CB7B88">
              <w:rPr>
                <w:rFonts w:cs="Times New Roman"/>
                <w:i/>
                <w:noProof/>
                <w:szCs w:val="26"/>
              </w:rPr>
              <w:t>như sau:</w:t>
            </w:r>
          </w:p>
          <w:tbl>
            <w:tblPr>
              <w:tblStyle w:val="TableGridLight1"/>
              <w:tblW w:w="9512" w:type="dxa"/>
              <w:tblLayout w:type="fixed"/>
              <w:tblLook w:val="04A0" w:firstRow="1" w:lastRow="0" w:firstColumn="1" w:lastColumn="0" w:noHBand="0" w:noVBand="1"/>
            </w:tblPr>
            <w:tblGrid>
              <w:gridCol w:w="1682"/>
              <w:gridCol w:w="6038"/>
              <w:gridCol w:w="1792"/>
            </w:tblGrid>
            <w:tr w:rsidR="00344561" w:rsidRPr="00CB7B88" w14:paraId="3158F90B" w14:textId="77777777" w:rsidTr="00DF40A4">
              <w:tc>
                <w:tcPr>
                  <w:tcW w:w="1682" w:type="dxa"/>
                  <w:shd w:val="clear" w:color="auto" w:fill="C6D9F1" w:themeFill="text2" w:themeFillTint="33"/>
                </w:tcPr>
                <w:p w14:paraId="6730DCB4" w14:textId="77777777" w:rsidR="00344561" w:rsidRPr="00CB7B88" w:rsidRDefault="00344561" w:rsidP="00DF40A4">
                  <w:pPr>
                    <w:spacing w:after="0"/>
                    <w:jc w:val="center"/>
                    <w:rPr>
                      <w:b/>
                      <w:noProof/>
                      <w:szCs w:val="26"/>
                      <w:lang w:val="vi-VN"/>
                    </w:rPr>
                  </w:pPr>
                  <w:r w:rsidRPr="00CB7B88">
                    <w:rPr>
                      <w:b/>
                      <w:noProof/>
                      <w:szCs w:val="26"/>
                      <w:lang w:val="vi-VN"/>
                    </w:rPr>
                    <w:t>Tuần</w:t>
                  </w:r>
                </w:p>
              </w:tc>
              <w:tc>
                <w:tcPr>
                  <w:tcW w:w="6038" w:type="dxa"/>
                  <w:shd w:val="clear" w:color="auto" w:fill="C6D9F1" w:themeFill="text2" w:themeFillTint="33"/>
                </w:tcPr>
                <w:p w14:paraId="588FC213" w14:textId="77777777" w:rsidR="00344561" w:rsidRPr="00CB7B88" w:rsidRDefault="00344561" w:rsidP="00DF40A4">
                  <w:pPr>
                    <w:spacing w:after="0"/>
                    <w:jc w:val="center"/>
                    <w:rPr>
                      <w:b/>
                      <w:noProof/>
                      <w:szCs w:val="26"/>
                      <w:lang w:val="vi-VN"/>
                    </w:rPr>
                  </w:pPr>
                  <w:r w:rsidRPr="00CB7B88">
                    <w:rPr>
                      <w:b/>
                      <w:noProof/>
                      <w:szCs w:val="26"/>
                      <w:lang w:val="vi-VN"/>
                    </w:rPr>
                    <w:t>Công việc</w:t>
                  </w:r>
                </w:p>
              </w:tc>
              <w:tc>
                <w:tcPr>
                  <w:tcW w:w="1792" w:type="dxa"/>
                  <w:shd w:val="clear" w:color="auto" w:fill="C6D9F1" w:themeFill="text2" w:themeFillTint="33"/>
                </w:tcPr>
                <w:p w14:paraId="1E154732" w14:textId="77777777" w:rsidR="00344561" w:rsidRPr="00CB7B88" w:rsidRDefault="00344561" w:rsidP="00DF40A4">
                  <w:pPr>
                    <w:spacing w:after="0"/>
                    <w:jc w:val="center"/>
                    <w:rPr>
                      <w:b/>
                      <w:noProof/>
                      <w:szCs w:val="26"/>
                      <w:lang w:val="vi-VN"/>
                    </w:rPr>
                  </w:pPr>
                  <w:r w:rsidRPr="00CB7B88">
                    <w:rPr>
                      <w:b/>
                      <w:noProof/>
                      <w:szCs w:val="26"/>
                      <w:lang w:val="vi-VN"/>
                    </w:rPr>
                    <w:t>Người thực hiện</w:t>
                  </w:r>
                </w:p>
              </w:tc>
            </w:tr>
            <w:tr w:rsidR="00344561" w:rsidRPr="00CB7B88" w14:paraId="2818ECD9" w14:textId="77777777" w:rsidTr="00B86539">
              <w:tc>
                <w:tcPr>
                  <w:tcW w:w="1682" w:type="dxa"/>
                </w:tcPr>
                <w:p w14:paraId="3D56F775" w14:textId="254095C8" w:rsidR="00344561" w:rsidRPr="00CB7B88" w:rsidRDefault="00B86539" w:rsidP="00C54582">
                  <w:pPr>
                    <w:spacing w:after="0"/>
                    <w:rPr>
                      <w:noProof/>
                      <w:szCs w:val="26"/>
                      <w:lang w:val="vi-VN"/>
                    </w:rPr>
                  </w:pPr>
                  <w:r>
                    <w:rPr>
                      <w:noProof/>
                      <w:szCs w:val="26"/>
                      <w:lang w:val="vi-VN"/>
                    </w:rPr>
                    <w:t>1-2</w:t>
                  </w:r>
                  <w:r w:rsidR="00D85BCD" w:rsidRPr="00CB7B88">
                    <w:rPr>
                      <w:noProof/>
                      <w:szCs w:val="26"/>
                      <w:lang w:val="vi-VN"/>
                    </w:rPr>
                    <w:t>(2 tuần)</w:t>
                  </w:r>
                </w:p>
              </w:tc>
              <w:tc>
                <w:tcPr>
                  <w:tcW w:w="6038" w:type="dxa"/>
                </w:tcPr>
                <w:p w14:paraId="0C97CC28" w14:textId="655C5581" w:rsidR="00425C84" w:rsidRDefault="00425C84" w:rsidP="00425C84">
                  <w:pPr>
                    <w:pStyle w:val="ListParagraph"/>
                    <w:numPr>
                      <w:ilvl w:val="0"/>
                      <w:numId w:val="3"/>
                    </w:numPr>
                    <w:spacing w:line="360" w:lineRule="auto"/>
                    <w:rPr>
                      <w:noProof/>
                      <w:color w:val="000000"/>
                      <w:lang w:val="vi-VN"/>
                    </w:rPr>
                  </w:pPr>
                  <w:r w:rsidRPr="00425C84">
                    <w:rPr>
                      <w:noProof/>
                      <w:color w:val="000000"/>
                      <w:lang w:val="vi-VN"/>
                    </w:rPr>
                    <w:t xml:space="preserve">Tìm hiểu thuật toán LDA (Latent Dirichlet Allocation) </w:t>
                  </w:r>
                </w:p>
                <w:p w14:paraId="2249353E" w14:textId="3342F02B" w:rsidR="00425C84" w:rsidRDefault="00425C84" w:rsidP="00425C84">
                  <w:pPr>
                    <w:pStyle w:val="ListParagraph"/>
                    <w:numPr>
                      <w:ilvl w:val="0"/>
                      <w:numId w:val="3"/>
                    </w:numPr>
                    <w:spacing w:line="360" w:lineRule="auto"/>
                    <w:rPr>
                      <w:noProof/>
                      <w:color w:val="000000"/>
                      <w:lang w:val="vi-VN"/>
                    </w:rPr>
                  </w:pPr>
                  <w:r w:rsidRPr="00425C84">
                    <w:rPr>
                      <w:noProof/>
                      <w:color w:val="000000"/>
                      <w:lang w:val="vi-VN"/>
                    </w:rPr>
                    <w:t>Tìm hiểu các thuật toán và giải pháp đánh giá cảm xúc Tiếng Việt đã có.</w:t>
                  </w:r>
                </w:p>
                <w:p w14:paraId="1F274113" w14:textId="367FE4B6" w:rsidR="00344561" w:rsidRPr="00CB7B88" w:rsidRDefault="001636A6" w:rsidP="00425C84">
                  <w:pPr>
                    <w:pStyle w:val="ListParagraph"/>
                    <w:numPr>
                      <w:ilvl w:val="0"/>
                      <w:numId w:val="3"/>
                    </w:numPr>
                    <w:spacing w:line="360" w:lineRule="auto"/>
                    <w:rPr>
                      <w:noProof/>
                      <w:color w:val="000000"/>
                      <w:lang w:val="vi-VN"/>
                    </w:rPr>
                  </w:pPr>
                  <w:r w:rsidRPr="00CB7B88">
                    <w:rPr>
                      <w:noProof/>
                      <w:color w:val="000000"/>
                      <w:lang w:val="vi-VN"/>
                    </w:rPr>
                    <w:t>Khảo sát và xác định ứng dụng cụ thể sẽ làm.</w:t>
                  </w:r>
                </w:p>
              </w:tc>
              <w:tc>
                <w:tcPr>
                  <w:tcW w:w="1792" w:type="dxa"/>
                </w:tcPr>
                <w:p w14:paraId="2E91BD53" w14:textId="65D2BCC3" w:rsidR="001636A6" w:rsidRPr="00127751" w:rsidRDefault="00127751" w:rsidP="00C54582">
                  <w:pPr>
                    <w:spacing w:after="0"/>
                    <w:rPr>
                      <w:noProof/>
                      <w:szCs w:val="26"/>
                    </w:rPr>
                  </w:pPr>
                  <w:r>
                    <w:rPr>
                      <w:noProof/>
                      <w:szCs w:val="26"/>
                    </w:rPr>
                    <w:t>Thái + Quân</w:t>
                  </w:r>
                </w:p>
              </w:tc>
            </w:tr>
            <w:tr w:rsidR="00344561" w:rsidRPr="00CB7B88" w14:paraId="15019663" w14:textId="77777777" w:rsidTr="00B86539">
              <w:tc>
                <w:tcPr>
                  <w:tcW w:w="1682" w:type="dxa"/>
                </w:tcPr>
                <w:p w14:paraId="5F43168C" w14:textId="77777777" w:rsidR="00344561" w:rsidRPr="00CB7B88" w:rsidRDefault="00D85BCD" w:rsidP="00C54582">
                  <w:pPr>
                    <w:spacing w:after="0"/>
                    <w:rPr>
                      <w:noProof/>
                      <w:szCs w:val="26"/>
                      <w:lang w:val="vi-VN"/>
                    </w:rPr>
                  </w:pPr>
                  <w:r w:rsidRPr="00CB7B88">
                    <w:rPr>
                      <w:noProof/>
                      <w:szCs w:val="26"/>
                      <w:lang w:val="vi-VN"/>
                    </w:rPr>
                    <w:t>3(1 tuần)</w:t>
                  </w:r>
                </w:p>
              </w:tc>
              <w:tc>
                <w:tcPr>
                  <w:tcW w:w="6038" w:type="dxa"/>
                </w:tcPr>
                <w:p w14:paraId="2BC4F145" w14:textId="77777777" w:rsidR="001636A6" w:rsidRPr="00CB7B88" w:rsidRDefault="00327F43" w:rsidP="00287488">
                  <w:pPr>
                    <w:pStyle w:val="ListParagraph"/>
                    <w:numPr>
                      <w:ilvl w:val="0"/>
                      <w:numId w:val="3"/>
                    </w:numPr>
                    <w:spacing w:line="360" w:lineRule="auto"/>
                    <w:rPr>
                      <w:noProof/>
                      <w:lang w:val="vi-VN"/>
                    </w:rPr>
                  </w:pPr>
                  <w:r w:rsidRPr="00CB7B88">
                    <w:rPr>
                      <w:noProof/>
                      <w:lang w:val="vi-VN"/>
                    </w:rPr>
                    <w:t>Phát thảo đề cương các nội dung tìm hiểu</w:t>
                  </w:r>
                </w:p>
                <w:p w14:paraId="3D68B9EF" w14:textId="77777777" w:rsidR="00327F43" w:rsidRPr="00CB7B88" w:rsidRDefault="00327F43" w:rsidP="00287488">
                  <w:pPr>
                    <w:pStyle w:val="ListParagraph"/>
                    <w:numPr>
                      <w:ilvl w:val="0"/>
                      <w:numId w:val="3"/>
                    </w:numPr>
                    <w:spacing w:line="360" w:lineRule="auto"/>
                    <w:rPr>
                      <w:noProof/>
                      <w:lang w:val="vi-VN"/>
                    </w:rPr>
                  </w:pPr>
                  <w:r w:rsidRPr="00CB7B88">
                    <w:rPr>
                      <w:noProof/>
                      <w:lang w:val="vi-VN"/>
                    </w:rPr>
                    <w:t>Mô tả</w:t>
                  </w:r>
                  <w:r w:rsidR="0015527C" w:rsidRPr="00CB7B88">
                    <w:rPr>
                      <w:noProof/>
                      <w:lang w:val="vi-VN"/>
                    </w:rPr>
                    <w:t xml:space="preserve"> chi tiết</w:t>
                  </w:r>
                  <w:r w:rsidRPr="00CB7B88">
                    <w:rPr>
                      <w:noProof/>
                      <w:lang w:val="vi-VN"/>
                    </w:rPr>
                    <w:t xml:space="preserve"> </w:t>
                  </w:r>
                  <w:r w:rsidR="0015527C" w:rsidRPr="00CB7B88">
                    <w:rPr>
                      <w:noProof/>
                      <w:lang w:val="vi-VN"/>
                    </w:rPr>
                    <w:t xml:space="preserve">ý tưởng ứng dụng </w:t>
                  </w:r>
                  <w:r w:rsidR="003E6F10" w:rsidRPr="00CB7B88">
                    <w:rPr>
                      <w:noProof/>
                      <w:lang w:val="vi-VN"/>
                    </w:rPr>
                    <w:t>và mô tả các dữ liệu sử dụng</w:t>
                  </w:r>
                </w:p>
              </w:tc>
              <w:tc>
                <w:tcPr>
                  <w:tcW w:w="1792" w:type="dxa"/>
                </w:tcPr>
                <w:p w14:paraId="44CA03D3" w14:textId="6D62905A" w:rsidR="00344561" w:rsidRPr="00CB7B88" w:rsidRDefault="00127751" w:rsidP="00C54582">
                  <w:pPr>
                    <w:spacing w:after="0"/>
                    <w:rPr>
                      <w:noProof/>
                      <w:szCs w:val="26"/>
                      <w:lang w:val="vi-VN"/>
                    </w:rPr>
                  </w:pPr>
                  <w:r>
                    <w:rPr>
                      <w:noProof/>
                      <w:szCs w:val="26"/>
                    </w:rPr>
                    <w:t>Thái + Quân</w:t>
                  </w:r>
                </w:p>
              </w:tc>
            </w:tr>
            <w:tr w:rsidR="00D85BCD" w:rsidRPr="00CB7B88" w14:paraId="30C7C9F7" w14:textId="77777777" w:rsidTr="00B86539">
              <w:tc>
                <w:tcPr>
                  <w:tcW w:w="1682" w:type="dxa"/>
                  <w:vMerge w:val="restart"/>
                </w:tcPr>
                <w:p w14:paraId="78F31A8B" w14:textId="77777777" w:rsidR="00D85BCD" w:rsidRPr="00CB7B88" w:rsidRDefault="00D85BCD" w:rsidP="00C54582">
                  <w:pPr>
                    <w:spacing w:after="0"/>
                    <w:rPr>
                      <w:noProof/>
                      <w:szCs w:val="26"/>
                      <w:lang w:val="vi-VN"/>
                    </w:rPr>
                  </w:pPr>
                  <w:r w:rsidRPr="00CB7B88">
                    <w:rPr>
                      <w:noProof/>
                      <w:szCs w:val="26"/>
                      <w:lang w:val="vi-VN"/>
                    </w:rPr>
                    <w:t>4-5(2 tuần)</w:t>
                  </w:r>
                </w:p>
                <w:p w14:paraId="214E4ABF" w14:textId="77777777" w:rsidR="00D85BCD" w:rsidRPr="00CB7B88" w:rsidRDefault="00D85BCD" w:rsidP="00C54582">
                  <w:pPr>
                    <w:spacing w:after="0"/>
                    <w:rPr>
                      <w:noProof/>
                      <w:szCs w:val="26"/>
                      <w:lang w:val="vi-VN"/>
                    </w:rPr>
                  </w:pPr>
                </w:p>
              </w:tc>
              <w:tc>
                <w:tcPr>
                  <w:tcW w:w="6038" w:type="dxa"/>
                </w:tcPr>
                <w:p w14:paraId="1D8627BA" w14:textId="2694EAEB" w:rsidR="00425C84" w:rsidRDefault="00425C84" w:rsidP="00425C84">
                  <w:pPr>
                    <w:pStyle w:val="ListParagraph"/>
                    <w:numPr>
                      <w:ilvl w:val="0"/>
                      <w:numId w:val="3"/>
                    </w:numPr>
                    <w:rPr>
                      <w:noProof/>
                      <w:lang w:val="vi-VN"/>
                    </w:rPr>
                  </w:pPr>
                  <w:r w:rsidRPr="00425C84">
                    <w:rPr>
                      <w:noProof/>
                      <w:lang w:val="vi-VN"/>
                    </w:rPr>
                    <w:t>Chuẩn bị dữ liệu phù hợp với LDA Model của Spark</w:t>
                  </w:r>
                </w:p>
                <w:p w14:paraId="36F315B7" w14:textId="0A5F885C" w:rsidR="00425C84" w:rsidRPr="00425C84" w:rsidRDefault="00425C84" w:rsidP="00425C84">
                  <w:pPr>
                    <w:pStyle w:val="ListParagraph"/>
                    <w:numPr>
                      <w:ilvl w:val="0"/>
                      <w:numId w:val="3"/>
                    </w:numPr>
                    <w:rPr>
                      <w:noProof/>
                      <w:lang w:val="vi-VN"/>
                    </w:rPr>
                  </w:pPr>
                  <w:r w:rsidRPr="00425C84">
                    <w:rPr>
                      <w:noProof/>
                      <w:lang w:val="vi-VN"/>
                    </w:rPr>
                    <w:t>Cài đặt thử nghiệm thuật toán LDA</w:t>
                  </w:r>
                </w:p>
                <w:p w14:paraId="47E66C62" w14:textId="77777777" w:rsidR="00D85BCD" w:rsidRPr="00CB7B88" w:rsidRDefault="00D85BCD" w:rsidP="00287488">
                  <w:pPr>
                    <w:pStyle w:val="ListParagraph"/>
                    <w:numPr>
                      <w:ilvl w:val="0"/>
                      <w:numId w:val="3"/>
                    </w:numPr>
                    <w:rPr>
                      <w:noProof/>
                      <w:szCs w:val="20"/>
                      <w:lang w:val="vi-VN"/>
                    </w:rPr>
                  </w:pPr>
                  <w:r w:rsidRPr="00CB7B88">
                    <w:rPr>
                      <w:noProof/>
                      <w:szCs w:val="20"/>
                      <w:lang w:val="vi-VN"/>
                    </w:rPr>
                    <w:t>Thiết kế kiến trúc hệ thống</w:t>
                  </w:r>
                </w:p>
              </w:tc>
              <w:tc>
                <w:tcPr>
                  <w:tcW w:w="1792" w:type="dxa"/>
                </w:tcPr>
                <w:p w14:paraId="6DD8C9EF" w14:textId="7F4C8E11" w:rsidR="00D85BCD" w:rsidRPr="00425C84" w:rsidRDefault="00425C84" w:rsidP="00C54582">
                  <w:pPr>
                    <w:spacing w:after="0"/>
                    <w:rPr>
                      <w:noProof/>
                      <w:szCs w:val="26"/>
                    </w:rPr>
                  </w:pPr>
                  <w:r>
                    <w:rPr>
                      <w:noProof/>
                      <w:szCs w:val="26"/>
                    </w:rPr>
                    <w:t>Thái</w:t>
                  </w:r>
                </w:p>
              </w:tc>
            </w:tr>
            <w:tr w:rsidR="00D85BCD" w:rsidRPr="00CB7B88" w14:paraId="68CAAC37" w14:textId="77777777" w:rsidTr="00B86539">
              <w:tc>
                <w:tcPr>
                  <w:tcW w:w="1682" w:type="dxa"/>
                  <w:vMerge/>
                </w:tcPr>
                <w:p w14:paraId="7B9BD12F" w14:textId="77777777" w:rsidR="00D85BCD" w:rsidRPr="00CB7B88" w:rsidRDefault="00D85BCD" w:rsidP="00C54582">
                  <w:pPr>
                    <w:spacing w:after="0"/>
                    <w:rPr>
                      <w:noProof/>
                      <w:szCs w:val="26"/>
                      <w:lang w:val="vi-VN"/>
                    </w:rPr>
                  </w:pPr>
                </w:p>
              </w:tc>
              <w:tc>
                <w:tcPr>
                  <w:tcW w:w="6038" w:type="dxa"/>
                </w:tcPr>
                <w:p w14:paraId="3C988BBC" w14:textId="444AA8F0" w:rsidR="00425C84" w:rsidRDefault="00425C84" w:rsidP="00425C84">
                  <w:pPr>
                    <w:pStyle w:val="ListParagraph"/>
                    <w:numPr>
                      <w:ilvl w:val="0"/>
                      <w:numId w:val="3"/>
                    </w:numPr>
                    <w:spacing w:line="360" w:lineRule="auto"/>
                    <w:rPr>
                      <w:noProof/>
                      <w:lang w:val="vi-VN"/>
                    </w:rPr>
                  </w:pPr>
                  <w:r w:rsidRPr="00425C84">
                    <w:rPr>
                      <w:noProof/>
                      <w:lang w:val="vi-VN"/>
                    </w:rPr>
                    <w:t xml:space="preserve">Tìm hiểu API RestFB để lấy thông tin từ các trang </w:t>
                  </w:r>
                  <w:r>
                    <w:rPr>
                      <w:noProof/>
                    </w:rPr>
                    <w:t>Facebook</w:t>
                  </w:r>
                </w:p>
                <w:p w14:paraId="6E9D4505" w14:textId="43356ECF" w:rsidR="00D85BCD" w:rsidRPr="00425C84" w:rsidRDefault="00D85BCD" w:rsidP="00425C84">
                  <w:pPr>
                    <w:pStyle w:val="ListParagraph"/>
                    <w:numPr>
                      <w:ilvl w:val="0"/>
                      <w:numId w:val="3"/>
                    </w:numPr>
                    <w:spacing w:line="360" w:lineRule="auto"/>
                    <w:rPr>
                      <w:noProof/>
                      <w:lang w:val="vi-VN"/>
                    </w:rPr>
                  </w:pPr>
                  <w:r w:rsidRPr="00CB7B88">
                    <w:rPr>
                      <w:noProof/>
                      <w:lang w:val="vi-VN"/>
                    </w:rPr>
                    <w:t>Thiết kế dữ liệu, thiết kế</w:t>
                  </w:r>
                  <w:r w:rsidR="00425C84">
                    <w:rPr>
                      <w:noProof/>
                      <w:lang w:val="vi-VN"/>
                    </w:rPr>
                    <w:t xml:space="preserve"> database</w:t>
                  </w:r>
                  <w:r w:rsidR="00425C84" w:rsidRPr="00425C84">
                    <w:rPr>
                      <w:noProof/>
                      <w:lang w:val="vi-VN"/>
                    </w:rPr>
                    <w:t xml:space="preserve"> để lưu trữ dữ liệu lấy được thì Facebook</w:t>
                  </w:r>
                </w:p>
              </w:tc>
              <w:tc>
                <w:tcPr>
                  <w:tcW w:w="1792" w:type="dxa"/>
                </w:tcPr>
                <w:p w14:paraId="226DC927" w14:textId="569210BA" w:rsidR="00D85BCD" w:rsidRPr="00425C84" w:rsidRDefault="00425C84" w:rsidP="00C54582">
                  <w:pPr>
                    <w:spacing w:after="0"/>
                    <w:rPr>
                      <w:noProof/>
                      <w:szCs w:val="26"/>
                    </w:rPr>
                  </w:pPr>
                  <w:r>
                    <w:rPr>
                      <w:noProof/>
                      <w:szCs w:val="26"/>
                    </w:rPr>
                    <w:t>Quân</w:t>
                  </w:r>
                </w:p>
              </w:tc>
            </w:tr>
            <w:tr w:rsidR="00D85BCD" w:rsidRPr="00CB7B88" w14:paraId="0CAE7134" w14:textId="77777777" w:rsidTr="00B86539">
              <w:tc>
                <w:tcPr>
                  <w:tcW w:w="1682" w:type="dxa"/>
                  <w:vMerge w:val="restart"/>
                </w:tcPr>
                <w:p w14:paraId="423DAC06" w14:textId="77777777" w:rsidR="00D85BCD" w:rsidRPr="00CB7B88" w:rsidRDefault="00D85BCD" w:rsidP="00C54582">
                  <w:pPr>
                    <w:spacing w:after="0"/>
                    <w:rPr>
                      <w:noProof/>
                      <w:szCs w:val="26"/>
                      <w:lang w:val="vi-VN"/>
                    </w:rPr>
                  </w:pPr>
                  <w:r w:rsidRPr="00CB7B88">
                    <w:rPr>
                      <w:noProof/>
                      <w:szCs w:val="26"/>
                      <w:lang w:val="vi-VN"/>
                    </w:rPr>
                    <w:t>6-7(2 tuần)</w:t>
                  </w:r>
                </w:p>
                <w:p w14:paraId="52FD2730" w14:textId="77777777" w:rsidR="00D85BCD" w:rsidRPr="00CB7B88" w:rsidRDefault="00D85BCD" w:rsidP="00C54582">
                  <w:pPr>
                    <w:spacing w:after="0"/>
                    <w:rPr>
                      <w:noProof/>
                      <w:szCs w:val="26"/>
                      <w:lang w:val="vi-VN"/>
                    </w:rPr>
                  </w:pPr>
                </w:p>
              </w:tc>
              <w:tc>
                <w:tcPr>
                  <w:tcW w:w="6038" w:type="dxa"/>
                </w:tcPr>
                <w:p w14:paraId="143C6033" w14:textId="127CDF22" w:rsidR="00D85BCD" w:rsidRPr="00CB7B88" w:rsidRDefault="003E4E3E" w:rsidP="00287488">
                  <w:pPr>
                    <w:pStyle w:val="ListParagraph"/>
                    <w:numPr>
                      <w:ilvl w:val="0"/>
                      <w:numId w:val="3"/>
                    </w:numPr>
                    <w:spacing w:line="360" w:lineRule="auto"/>
                    <w:rPr>
                      <w:noProof/>
                      <w:lang w:val="vi-VN"/>
                    </w:rPr>
                  </w:pPr>
                  <w:r w:rsidRPr="003E4E3E">
                    <w:rPr>
                      <w:noProof/>
                      <w:lang w:val="vi-VN"/>
                    </w:rPr>
                    <w:t>Xử lý dữ liệu thô ban đầu từ Facebook thành các tài liệu được chuẩn hóa</w:t>
                  </w:r>
                </w:p>
              </w:tc>
              <w:tc>
                <w:tcPr>
                  <w:tcW w:w="1792" w:type="dxa"/>
                </w:tcPr>
                <w:p w14:paraId="6B433754" w14:textId="4B155BC4" w:rsidR="00D85BCD" w:rsidRPr="003E4E3E" w:rsidRDefault="003E4E3E" w:rsidP="00C54582">
                  <w:pPr>
                    <w:spacing w:after="0"/>
                    <w:rPr>
                      <w:noProof/>
                      <w:szCs w:val="26"/>
                    </w:rPr>
                  </w:pPr>
                  <w:r>
                    <w:rPr>
                      <w:noProof/>
                      <w:szCs w:val="26"/>
                    </w:rPr>
                    <w:t>Quân</w:t>
                  </w:r>
                </w:p>
              </w:tc>
            </w:tr>
            <w:tr w:rsidR="00D85BCD" w:rsidRPr="00CB7B88" w14:paraId="5A4F6652" w14:textId="77777777" w:rsidTr="00B86539">
              <w:trPr>
                <w:trHeight w:val="570"/>
              </w:trPr>
              <w:tc>
                <w:tcPr>
                  <w:tcW w:w="1682" w:type="dxa"/>
                  <w:vMerge/>
                </w:tcPr>
                <w:p w14:paraId="1B3989B8" w14:textId="77777777" w:rsidR="00D85BCD" w:rsidRPr="00CB7B88" w:rsidRDefault="00D85BCD" w:rsidP="00C54582">
                  <w:pPr>
                    <w:spacing w:after="0"/>
                    <w:rPr>
                      <w:noProof/>
                      <w:szCs w:val="26"/>
                      <w:lang w:val="vi-VN"/>
                    </w:rPr>
                  </w:pPr>
                </w:p>
              </w:tc>
              <w:tc>
                <w:tcPr>
                  <w:tcW w:w="6038" w:type="dxa"/>
                </w:tcPr>
                <w:p w14:paraId="08FC4616" w14:textId="5446CBBA" w:rsidR="00D85BCD" w:rsidRPr="00CB7B88" w:rsidRDefault="003E4E3E" w:rsidP="00287488">
                  <w:pPr>
                    <w:pStyle w:val="ListParagraph"/>
                    <w:numPr>
                      <w:ilvl w:val="0"/>
                      <w:numId w:val="3"/>
                    </w:numPr>
                    <w:spacing w:line="360" w:lineRule="auto"/>
                    <w:rPr>
                      <w:noProof/>
                      <w:lang w:val="vi-VN"/>
                    </w:rPr>
                  </w:pPr>
                  <w:r w:rsidRPr="003E4E3E">
                    <w:rPr>
                      <w:noProof/>
                      <w:lang w:val="vi-VN"/>
                    </w:rPr>
                    <w:t>Xử lý các biểu tượng cảm xúc thành các từ ngữ cảm xúc có nghĩa cho bước xử lý tiếp theo</w:t>
                  </w:r>
                </w:p>
              </w:tc>
              <w:tc>
                <w:tcPr>
                  <w:tcW w:w="1792" w:type="dxa"/>
                </w:tcPr>
                <w:p w14:paraId="51197FF9" w14:textId="37F3EC2D" w:rsidR="00D85BCD" w:rsidRPr="003E4E3E" w:rsidRDefault="003E4E3E" w:rsidP="00C54582">
                  <w:pPr>
                    <w:spacing w:after="0"/>
                    <w:rPr>
                      <w:noProof/>
                      <w:szCs w:val="26"/>
                    </w:rPr>
                  </w:pPr>
                  <w:r>
                    <w:rPr>
                      <w:noProof/>
                      <w:szCs w:val="26"/>
                    </w:rPr>
                    <w:t>Thái</w:t>
                  </w:r>
                </w:p>
              </w:tc>
            </w:tr>
            <w:tr w:rsidR="00E50502" w:rsidRPr="00CB7B88" w14:paraId="5884FAFD" w14:textId="77777777" w:rsidTr="00B86539">
              <w:trPr>
                <w:trHeight w:val="570"/>
              </w:trPr>
              <w:tc>
                <w:tcPr>
                  <w:tcW w:w="1682" w:type="dxa"/>
                  <w:vMerge w:val="restart"/>
                </w:tcPr>
                <w:p w14:paraId="33154316" w14:textId="77777777" w:rsidR="00E50502" w:rsidRPr="00CB7B88" w:rsidRDefault="00E50502" w:rsidP="00C54582">
                  <w:pPr>
                    <w:spacing w:after="0"/>
                    <w:rPr>
                      <w:noProof/>
                      <w:szCs w:val="26"/>
                      <w:lang w:val="vi-VN"/>
                    </w:rPr>
                  </w:pPr>
                  <w:r w:rsidRPr="00CB7B88">
                    <w:rPr>
                      <w:noProof/>
                      <w:szCs w:val="26"/>
                      <w:lang w:val="vi-VN"/>
                    </w:rPr>
                    <w:t>8</w:t>
                  </w:r>
                  <w:r w:rsidR="00B430E9" w:rsidRPr="00CB7B88">
                    <w:rPr>
                      <w:noProof/>
                      <w:szCs w:val="26"/>
                      <w:lang w:val="vi-VN"/>
                    </w:rPr>
                    <w:t>-10</w:t>
                  </w:r>
                  <w:r w:rsidRPr="00CB7B88">
                    <w:rPr>
                      <w:noProof/>
                      <w:szCs w:val="26"/>
                      <w:lang w:val="vi-VN"/>
                    </w:rPr>
                    <w:t>(</w:t>
                  </w:r>
                  <w:r w:rsidR="0032710C" w:rsidRPr="00CB7B88">
                    <w:rPr>
                      <w:noProof/>
                      <w:szCs w:val="26"/>
                      <w:lang w:val="vi-VN"/>
                    </w:rPr>
                    <w:t>2</w:t>
                  </w:r>
                  <w:r w:rsidRPr="00CB7B88">
                    <w:rPr>
                      <w:noProof/>
                      <w:szCs w:val="26"/>
                      <w:lang w:val="vi-VN"/>
                    </w:rPr>
                    <w:t xml:space="preserve"> tuần)</w:t>
                  </w:r>
                </w:p>
              </w:tc>
              <w:tc>
                <w:tcPr>
                  <w:tcW w:w="6038" w:type="dxa"/>
                </w:tcPr>
                <w:p w14:paraId="51BB8107" w14:textId="3659CD36" w:rsidR="00E50502" w:rsidRPr="00CB7B88" w:rsidRDefault="003E4E3E" w:rsidP="00287488">
                  <w:pPr>
                    <w:pStyle w:val="ListParagraph"/>
                    <w:numPr>
                      <w:ilvl w:val="0"/>
                      <w:numId w:val="3"/>
                    </w:numPr>
                    <w:spacing w:line="360" w:lineRule="auto"/>
                    <w:rPr>
                      <w:noProof/>
                      <w:lang w:val="vi-VN"/>
                    </w:rPr>
                  </w:pPr>
                  <w:r w:rsidRPr="003E4E3E">
                    <w:rPr>
                      <w:noProof/>
                      <w:lang w:val="vi-VN"/>
                    </w:rPr>
                    <w:t>Thiết kế giao diện hệ thống để nhập các lựa chọn và hiển thị thông tin theo yêu cầu ban đầu</w:t>
                  </w:r>
                </w:p>
              </w:tc>
              <w:tc>
                <w:tcPr>
                  <w:tcW w:w="1792" w:type="dxa"/>
                </w:tcPr>
                <w:p w14:paraId="2151C1D0" w14:textId="7AEC9A1D" w:rsidR="00E50502" w:rsidRPr="003E4E3E" w:rsidRDefault="003E4E3E" w:rsidP="00C54582">
                  <w:pPr>
                    <w:spacing w:after="0"/>
                    <w:rPr>
                      <w:noProof/>
                      <w:szCs w:val="26"/>
                    </w:rPr>
                  </w:pPr>
                  <w:r>
                    <w:rPr>
                      <w:noProof/>
                      <w:szCs w:val="26"/>
                    </w:rPr>
                    <w:t>Thái</w:t>
                  </w:r>
                </w:p>
              </w:tc>
            </w:tr>
            <w:tr w:rsidR="00E50502" w:rsidRPr="00CB7B88" w14:paraId="7FC25D28" w14:textId="77777777" w:rsidTr="00B86539">
              <w:trPr>
                <w:trHeight w:val="570"/>
              </w:trPr>
              <w:tc>
                <w:tcPr>
                  <w:tcW w:w="1682" w:type="dxa"/>
                  <w:vMerge/>
                </w:tcPr>
                <w:p w14:paraId="009D9F1F" w14:textId="77777777" w:rsidR="00E50502" w:rsidRPr="00CB7B88" w:rsidRDefault="00E50502" w:rsidP="00C54582">
                  <w:pPr>
                    <w:spacing w:after="0"/>
                    <w:rPr>
                      <w:noProof/>
                      <w:szCs w:val="26"/>
                      <w:lang w:val="vi-VN"/>
                    </w:rPr>
                  </w:pPr>
                </w:p>
              </w:tc>
              <w:tc>
                <w:tcPr>
                  <w:tcW w:w="6038" w:type="dxa"/>
                </w:tcPr>
                <w:p w14:paraId="39EE0842" w14:textId="13564C9A" w:rsidR="00714299" w:rsidRPr="00CB7B88" w:rsidRDefault="003E4E3E" w:rsidP="00287488">
                  <w:pPr>
                    <w:pStyle w:val="ListParagraph"/>
                    <w:numPr>
                      <w:ilvl w:val="0"/>
                      <w:numId w:val="3"/>
                    </w:numPr>
                    <w:spacing w:line="360" w:lineRule="auto"/>
                    <w:rPr>
                      <w:noProof/>
                      <w:lang w:val="vi-VN"/>
                    </w:rPr>
                  </w:pPr>
                  <w:r w:rsidRPr="003E4E3E">
                    <w:rPr>
                      <w:noProof/>
                      <w:lang w:val="vi-VN"/>
                    </w:rPr>
                    <w:t>Sử dụng và cải tiến bộ từ điển cảm xúc VietSentiWordNet cho đánh giá cảm xúc trên mạng xã hội</w:t>
                  </w:r>
                </w:p>
              </w:tc>
              <w:tc>
                <w:tcPr>
                  <w:tcW w:w="1792" w:type="dxa"/>
                </w:tcPr>
                <w:p w14:paraId="7BBF94F4" w14:textId="4C2A374D" w:rsidR="00E50502" w:rsidRPr="003E4E3E" w:rsidRDefault="003E4E3E" w:rsidP="00C54582">
                  <w:pPr>
                    <w:spacing w:after="0"/>
                    <w:rPr>
                      <w:noProof/>
                      <w:szCs w:val="26"/>
                    </w:rPr>
                  </w:pPr>
                  <w:r>
                    <w:rPr>
                      <w:noProof/>
                      <w:szCs w:val="26"/>
                    </w:rPr>
                    <w:t>Quân</w:t>
                  </w:r>
                </w:p>
              </w:tc>
            </w:tr>
            <w:tr w:rsidR="00B86539" w:rsidRPr="00CB7B88" w14:paraId="39BAE772" w14:textId="77777777" w:rsidTr="00B86539">
              <w:tc>
                <w:tcPr>
                  <w:tcW w:w="1682" w:type="dxa"/>
                  <w:vMerge w:val="restart"/>
                </w:tcPr>
                <w:p w14:paraId="5E7CC5EF" w14:textId="77777777" w:rsidR="00B86539" w:rsidRPr="00CB7B88" w:rsidRDefault="00B86539" w:rsidP="00C54582">
                  <w:pPr>
                    <w:spacing w:after="0"/>
                    <w:rPr>
                      <w:noProof/>
                      <w:szCs w:val="26"/>
                      <w:lang w:val="vi-VN"/>
                    </w:rPr>
                  </w:pPr>
                  <w:r w:rsidRPr="00CB7B88">
                    <w:rPr>
                      <w:noProof/>
                      <w:szCs w:val="26"/>
                      <w:lang w:val="vi-VN"/>
                    </w:rPr>
                    <w:t>11(1 tuần)</w:t>
                  </w:r>
                </w:p>
              </w:tc>
              <w:tc>
                <w:tcPr>
                  <w:tcW w:w="6038" w:type="dxa"/>
                </w:tcPr>
                <w:p w14:paraId="4FAFA34D" w14:textId="77777777" w:rsidR="00B86539" w:rsidRPr="003E4E3E" w:rsidRDefault="00B86539" w:rsidP="003E4E3E">
                  <w:pPr>
                    <w:pStyle w:val="ListParagraph"/>
                    <w:numPr>
                      <w:ilvl w:val="0"/>
                      <w:numId w:val="3"/>
                    </w:numPr>
                    <w:spacing w:line="360" w:lineRule="auto"/>
                    <w:rPr>
                      <w:noProof/>
                      <w:lang w:val="vi-VN"/>
                    </w:rPr>
                  </w:pPr>
                  <w:r w:rsidRPr="003E4E3E">
                    <w:rPr>
                      <w:noProof/>
                      <w:lang w:val="vi-VN"/>
                    </w:rPr>
                    <w:t xml:space="preserve">Cài đặt hệ thống sử dụng các thành phần đã chuẩn bị và dựa trên thiết kế đã có. </w:t>
                  </w:r>
                </w:p>
                <w:p w14:paraId="73C24C25" w14:textId="73C047BF" w:rsidR="00B86539" w:rsidRPr="00CB7B88" w:rsidRDefault="0054430E" w:rsidP="003E4E3E">
                  <w:pPr>
                    <w:pStyle w:val="ListParagraph"/>
                    <w:numPr>
                      <w:ilvl w:val="0"/>
                      <w:numId w:val="3"/>
                    </w:numPr>
                    <w:spacing w:line="360" w:lineRule="auto"/>
                    <w:rPr>
                      <w:noProof/>
                      <w:lang w:val="vi-VN"/>
                    </w:rPr>
                  </w:pPr>
                  <w:r w:rsidRPr="0054430E">
                    <w:rPr>
                      <w:noProof/>
                      <w:lang w:val="vi-VN"/>
                    </w:rPr>
                    <w:t>Xây dựng vector đặc trưng dựa vào TF-IDF, tạo dữ liệu cho SVM, tiến hành phân lớp cảm xúc.</w:t>
                  </w:r>
                </w:p>
              </w:tc>
              <w:tc>
                <w:tcPr>
                  <w:tcW w:w="1792" w:type="dxa"/>
                </w:tcPr>
                <w:p w14:paraId="7FF01DF9" w14:textId="3C87C1A7" w:rsidR="00B86539" w:rsidRPr="003E4E3E" w:rsidRDefault="00B86539" w:rsidP="00C54582">
                  <w:pPr>
                    <w:spacing w:after="0"/>
                    <w:rPr>
                      <w:noProof/>
                      <w:szCs w:val="26"/>
                      <w:lang w:val="vi-VN"/>
                    </w:rPr>
                  </w:pPr>
                  <w:r w:rsidRPr="003E4E3E">
                    <w:rPr>
                      <w:noProof/>
                      <w:szCs w:val="26"/>
                      <w:lang w:val="vi-VN"/>
                    </w:rPr>
                    <w:t>Thái</w:t>
                  </w:r>
                </w:p>
              </w:tc>
            </w:tr>
            <w:tr w:rsidR="00B86539" w:rsidRPr="00CB7B88" w14:paraId="17FA1CC5" w14:textId="77777777" w:rsidTr="00B86539">
              <w:tc>
                <w:tcPr>
                  <w:tcW w:w="1682" w:type="dxa"/>
                  <w:vMerge/>
                </w:tcPr>
                <w:p w14:paraId="524DE258" w14:textId="2018B2A4" w:rsidR="00B86539" w:rsidRPr="00CB7B88" w:rsidRDefault="00B86539" w:rsidP="00C54582">
                  <w:pPr>
                    <w:spacing w:after="0"/>
                    <w:rPr>
                      <w:noProof/>
                      <w:szCs w:val="26"/>
                      <w:lang w:val="vi-VN"/>
                    </w:rPr>
                  </w:pPr>
                </w:p>
              </w:tc>
              <w:tc>
                <w:tcPr>
                  <w:tcW w:w="6038" w:type="dxa"/>
                </w:tcPr>
                <w:p w14:paraId="10F13352" w14:textId="656CC1A8" w:rsidR="00B86539" w:rsidRPr="00CB7B88" w:rsidRDefault="00B86539" w:rsidP="003E4E3E">
                  <w:pPr>
                    <w:pStyle w:val="ListParagraph"/>
                    <w:numPr>
                      <w:ilvl w:val="0"/>
                      <w:numId w:val="3"/>
                    </w:numPr>
                    <w:spacing w:line="360" w:lineRule="auto"/>
                    <w:rPr>
                      <w:noProof/>
                      <w:lang w:val="vi-VN"/>
                    </w:rPr>
                  </w:pPr>
                  <w:r w:rsidRPr="003E4E3E">
                    <w:rPr>
                      <w:noProof/>
                      <w:lang w:val="vi-VN"/>
                    </w:rPr>
                    <w:t>Sử dụng bộ công cụ phân lớp SVM để phân lớp các dữ liệu đã chuẩn hóa dựa trên kết quả đầu ra của việc đánh giá cảm xúc bằng VietSentiWordNet</w:t>
                  </w:r>
                </w:p>
              </w:tc>
              <w:tc>
                <w:tcPr>
                  <w:tcW w:w="1792" w:type="dxa"/>
                </w:tcPr>
                <w:p w14:paraId="104A931B" w14:textId="7A067719" w:rsidR="00B86539" w:rsidRPr="003E4E3E" w:rsidRDefault="00B86539" w:rsidP="00C54582">
                  <w:pPr>
                    <w:spacing w:after="0"/>
                    <w:rPr>
                      <w:noProof/>
                      <w:szCs w:val="26"/>
                    </w:rPr>
                  </w:pPr>
                  <w:r>
                    <w:rPr>
                      <w:noProof/>
                      <w:szCs w:val="26"/>
                    </w:rPr>
                    <w:t>Quân</w:t>
                  </w:r>
                </w:p>
              </w:tc>
            </w:tr>
            <w:tr w:rsidR="001636A6" w:rsidRPr="00CB7B88" w14:paraId="54CFD72C" w14:textId="77777777" w:rsidTr="00B86539">
              <w:tc>
                <w:tcPr>
                  <w:tcW w:w="1682" w:type="dxa"/>
                </w:tcPr>
                <w:p w14:paraId="712E809D" w14:textId="77777777" w:rsidR="001636A6" w:rsidRPr="00CB7B88" w:rsidRDefault="00C46C1B" w:rsidP="00C54582">
                  <w:pPr>
                    <w:spacing w:after="0"/>
                    <w:rPr>
                      <w:noProof/>
                      <w:szCs w:val="26"/>
                      <w:lang w:val="vi-VN"/>
                    </w:rPr>
                  </w:pPr>
                  <w:r w:rsidRPr="00CB7B88">
                    <w:rPr>
                      <w:noProof/>
                      <w:szCs w:val="26"/>
                      <w:lang w:val="vi-VN"/>
                    </w:rPr>
                    <w:t>12</w:t>
                  </w:r>
                  <w:r w:rsidR="0032710C" w:rsidRPr="00CB7B88">
                    <w:rPr>
                      <w:noProof/>
                      <w:szCs w:val="26"/>
                      <w:lang w:val="vi-VN"/>
                    </w:rPr>
                    <w:t>(1 tuần)</w:t>
                  </w:r>
                </w:p>
              </w:tc>
              <w:tc>
                <w:tcPr>
                  <w:tcW w:w="6038" w:type="dxa"/>
                </w:tcPr>
                <w:p w14:paraId="2008F914" w14:textId="77777777" w:rsidR="001636A6" w:rsidRPr="00CB7B88" w:rsidRDefault="0032710C" w:rsidP="00287488">
                  <w:pPr>
                    <w:pStyle w:val="ListParagraph"/>
                    <w:numPr>
                      <w:ilvl w:val="0"/>
                      <w:numId w:val="3"/>
                    </w:numPr>
                    <w:rPr>
                      <w:noProof/>
                      <w:szCs w:val="20"/>
                      <w:lang w:val="vi-VN"/>
                    </w:rPr>
                  </w:pPr>
                  <w:r w:rsidRPr="00CB7B88">
                    <w:rPr>
                      <w:noProof/>
                      <w:szCs w:val="20"/>
                      <w:lang w:val="vi-VN"/>
                    </w:rPr>
                    <w:t>Kiểm lỗi hệ thống và sửa lỗi nếu có</w:t>
                  </w:r>
                </w:p>
              </w:tc>
              <w:tc>
                <w:tcPr>
                  <w:tcW w:w="1792" w:type="dxa"/>
                </w:tcPr>
                <w:p w14:paraId="1348396D" w14:textId="75FE06EC" w:rsidR="001636A6" w:rsidRPr="00CB7B88" w:rsidRDefault="00127751" w:rsidP="00C54582">
                  <w:pPr>
                    <w:spacing w:after="0"/>
                    <w:rPr>
                      <w:noProof/>
                      <w:szCs w:val="26"/>
                      <w:lang w:val="vi-VN"/>
                    </w:rPr>
                  </w:pPr>
                  <w:r>
                    <w:rPr>
                      <w:noProof/>
                      <w:szCs w:val="26"/>
                    </w:rPr>
                    <w:t>Thái + Quân</w:t>
                  </w:r>
                </w:p>
              </w:tc>
            </w:tr>
            <w:tr w:rsidR="00C46C1B" w:rsidRPr="00CB7B88" w14:paraId="33C1F5D3" w14:textId="77777777" w:rsidTr="00B86539">
              <w:tc>
                <w:tcPr>
                  <w:tcW w:w="1682" w:type="dxa"/>
                </w:tcPr>
                <w:p w14:paraId="447EA540" w14:textId="2ACC2F2B" w:rsidR="00C46C1B" w:rsidRPr="00CB7B88" w:rsidRDefault="00C46C1B" w:rsidP="00C54582">
                  <w:pPr>
                    <w:spacing w:after="0"/>
                    <w:rPr>
                      <w:noProof/>
                      <w:szCs w:val="26"/>
                      <w:lang w:val="vi-VN"/>
                    </w:rPr>
                  </w:pPr>
                  <w:r w:rsidRPr="00CB7B88">
                    <w:rPr>
                      <w:noProof/>
                      <w:szCs w:val="26"/>
                      <w:lang w:val="vi-VN"/>
                    </w:rPr>
                    <w:t>13</w:t>
                  </w:r>
                  <w:r w:rsidR="00D20E64">
                    <w:rPr>
                      <w:noProof/>
                      <w:szCs w:val="26"/>
                      <w:lang w:val="vi-VN"/>
                    </w:rPr>
                    <w:t>–14</w:t>
                  </w:r>
                  <w:r w:rsidR="0032710C" w:rsidRPr="00CB7B88">
                    <w:rPr>
                      <w:noProof/>
                      <w:szCs w:val="26"/>
                      <w:lang w:val="vi-VN"/>
                    </w:rPr>
                    <w:t>(2 tuần)</w:t>
                  </w:r>
                </w:p>
              </w:tc>
              <w:tc>
                <w:tcPr>
                  <w:tcW w:w="6038" w:type="dxa"/>
                </w:tcPr>
                <w:p w14:paraId="4996622A" w14:textId="77777777" w:rsidR="00C46C1B" w:rsidRPr="00CB7B88" w:rsidRDefault="0032710C" w:rsidP="00287488">
                  <w:pPr>
                    <w:pStyle w:val="ListParagraph"/>
                    <w:numPr>
                      <w:ilvl w:val="0"/>
                      <w:numId w:val="3"/>
                    </w:numPr>
                    <w:spacing w:line="360" w:lineRule="auto"/>
                    <w:rPr>
                      <w:noProof/>
                      <w:lang w:val="vi-VN"/>
                    </w:rPr>
                  </w:pPr>
                  <w:r w:rsidRPr="00CB7B88">
                    <w:rPr>
                      <w:noProof/>
                      <w:lang w:val="vi-VN"/>
                    </w:rPr>
                    <w:t xml:space="preserve">Thời gian dự trữ cho việc viết báo cáo và </w:t>
                  </w:r>
                  <w:r w:rsidR="00D900FC" w:rsidRPr="00CB7B88">
                    <w:rPr>
                      <w:noProof/>
                      <w:lang w:val="vi-VN"/>
                    </w:rPr>
                    <w:t>sửa lỗi nâng cấp ứng dụng</w:t>
                  </w:r>
                </w:p>
              </w:tc>
              <w:tc>
                <w:tcPr>
                  <w:tcW w:w="1792" w:type="dxa"/>
                </w:tcPr>
                <w:p w14:paraId="2940BDE6" w14:textId="5306C135" w:rsidR="00C46C1B" w:rsidRPr="00CB7B88" w:rsidRDefault="00127751" w:rsidP="00C54582">
                  <w:pPr>
                    <w:spacing w:after="0"/>
                    <w:rPr>
                      <w:noProof/>
                      <w:szCs w:val="26"/>
                      <w:lang w:val="vi-VN"/>
                    </w:rPr>
                  </w:pPr>
                  <w:r>
                    <w:rPr>
                      <w:noProof/>
                      <w:szCs w:val="26"/>
                    </w:rPr>
                    <w:t>Thái + Quân</w:t>
                  </w:r>
                </w:p>
              </w:tc>
            </w:tr>
            <w:tr w:rsidR="00C46C1B" w:rsidRPr="00CB7B88" w14:paraId="503D0CA5" w14:textId="77777777" w:rsidTr="00B86539">
              <w:tc>
                <w:tcPr>
                  <w:tcW w:w="1682" w:type="dxa"/>
                </w:tcPr>
                <w:p w14:paraId="33006E41" w14:textId="27C9E729" w:rsidR="00C46C1B" w:rsidRPr="00CB7B88" w:rsidRDefault="00C46C1B" w:rsidP="00C54582">
                  <w:pPr>
                    <w:spacing w:after="0"/>
                    <w:rPr>
                      <w:noProof/>
                      <w:szCs w:val="26"/>
                      <w:lang w:val="vi-VN"/>
                    </w:rPr>
                  </w:pPr>
                  <w:r w:rsidRPr="00CB7B88">
                    <w:rPr>
                      <w:noProof/>
                      <w:szCs w:val="26"/>
                      <w:lang w:val="vi-VN"/>
                    </w:rPr>
                    <w:t>15</w:t>
                  </w:r>
                  <w:r w:rsidR="00A23582" w:rsidRPr="00CB7B88">
                    <w:rPr>
                      <w:noProof/>
                      <w:szCs w:val="26"/>
                      <w:lang w:val="vi-VN"/>
                    </w:rPr>
                    <w:t>–</w:t>
                  </w:r>
                  <w:r w:rsidRPr="00CB7B88">
                    <w:rPr>
                      <w:noProof/>
                      <w:szCs w:val="26"/>
                      <w:lang w:val="vi-VN"/>
                    </w:rPr>
                    <w:t>16</w:t>
                  </w:r>
                  <w:r w:rsidR="00A23582" w:rsidRPr="00CB7B88">
                    <w:rPr>
                      <w:noProof/>
                      <w:szCs w:val="26"/>
                      <w:lang w:val="vi-VN"/>
                    </w:rPr>
                    <w:t>(2 tuần)</w:t>
                  </w:r>
                </w:p>
              </w:tc>
              <w:tc>
                <w:tcPr>
                  <w:tcW w:w="6038" w:type="dxa"/>
                </w:tcPr>
                <w:p w14:paraId="32927BD8" w14:textId="77777777" w:rsidR="00C46C1B" w:rsidRPr="00CB7B88" w:rsidRDefault="00D8049C" w:rsidP="00287488">
                  <w:pPr>
                    <w:pStyle w:val="ListParagraph"/>
                    <w:numPr>
                      <w:ilvl w:val="0"/>
                      <w:numId w:val="3"/>
                    </w:numPr>
                    <w:spacing w:line="360" w:lineRule="auto"/>
                    <w:rPr>
                      <w:noProof/>
                      <w:lang w:val="vi-VN"/>
                    </w:rPr>
                  </w:pPr>
                  <w:r w:rsidRPr="00CB7B88">
                    <w:rPr>
                      <w:noProof/>
                      <w:lang w:val="vi-VN"/>
                    </w:rPr>
                    <w:t>Hoàn tất</w:t>
                  </w:r>
                  <w:r w:rsidR="00D85FBB" w:rsidRPr="00CB7B88">
                    <w:rPr>
                      <w:noProof/>
                      <w:lang w:val="vi-VN"/>
                    </w:rPr>
                    <w:t xml:space="preserve"> báo cáo.</w:t>
                  </w:r>
                </w:p>
              </w:tc>
              <w:tc>
                <w:tcPr>
                  <w:tcW w:w="1792" w:type="dxa"/>
                </w:tcPr>
                <w:p w14:paraId="38A5EB34" w14:textId="36E62BB9" w:rsidR="00C46C1B" w:rsidRPr="00CB7B88" w:rsidRDefault="00127751" w:rsidP="00C54582">
                  <w:pPr>
                    <w:spacing w:after="0"/>
                    <w:rPr>
                      <w:noProof/>
                      <w:szCs w:val="26"/>
                      <w:lang w:val="vi-VN"/>
                    </w:rPr>
                  </w:pPr>
                  <w:r>
                    <w:rPr>
                      <w:noProof/>
                      <w:szCs w:val="26"/>
                    </w:rPr>
                    <w:t>Thái + Quân</w:t>
                  </w:r>
                </w:p>
              </w:tc>
            </w:tr>
          </w:tbl>
          <w:p w14:paraId="511AFF37" w14:textId="77777777" w:rsidR="00D8049C" w:rsidRPr="00CB7B88" w:rsidRDefault="00D8049C" w:rsidP="00C54582">
            <w:pPr>
              <w:spacing w:after="0" w:line="240" w:lineRule="auto"/>
              <w:rPr>
                <w:rFonts w:cs="Times New Roman"/>
                <w:noProof/>
                <w:szCs w:val="26"/>
              </w:rPr>
            </w:pPr>
          </w:p>
        </w:tc>
      </w:tr>
      <w:tr w:rsidR="000222A8" w:rsidRPr="00CB7B88" w14:paraId="111EDE39" w14:textId="77777777" w:rsidTr="00305D1B">
        <w:trPr>
          <w:jc w:val="center"/>
        </w:trPr>
        <w:tc>
          <w:tcPr>
            <w:tcW w:w="4941" w:type="dxa"/>
          </w:tcPr>
          <w:p w14:paraId="71E2AE61" w14:textId="77777777" w:rsidR="000222A8" w:rsidRPr="00CB7B88" w:rsidRDefault="000222A8" w:rsidP="00D20E64">
            <w:pPr>
              <w:spacing w:before="120"/>
              <w:jc w:val="center"/>
              <w:rPr>
                <w:rFonts w:cs="Times New Roman"/>
                <w:b/>
                <w:noProof/>
                <w:szCs w:val="26"/>
              </w:rPr>
            </w:pPr>
            <w:r w:rsidRPr="00CB7B88">
              <w:rPr>
                <w:rFonts w:cs="Times New Roman"/>
                <w:b/>
                <w:noProof/>
                <w:szCs w:val="26"/>
              </w:rPr>
              <w:t>Xác nhận của CBHD</w:t>
            </w:r>
          </w:p>
          <w:p w14:paraId="2048B447" w14:textId="77777777" w:rsidR="000222A8" w:rsidRPr="00CB7B88" w:rsidRDefault="000222A8" w:rsidP="00D20E64">
            <w:pPr>
              <w:spacing w:before="120"/>
              <w:jc w:val="center"/>
              <w:rPr>
                <w:rFonts w:cs="Times New Roman"/>
                <w:b/>
                <w:noProof/>
                <w:szCs w:val="26"/>
              </w:rPr>
            </w:pPr>
            <w:r w:rsidRPr="00CB7B88">
              <w:rPr>
                <w:rFonts w:cs="Times New Roman"/>
                <w:noProof/>
              </w:rPr>
              <w:t>(Ký tên và ghi rõ họ tên)</w:t>
            </w:r>
          </w:p>
        </w:tc>
        <w:tc>
          <w:tcPr>
            <w:tcW w:w="4757" w:type="dxa"/>
          </w:tcPr>
          <w:p w14:paraId="2038D725" w14:textId="77777777" w:rsidR="000222A8" w:rsidRPr="00CB7B88" w:rsidRDefault="000222A8" w:rsidP="00C54582">
            <w:pPr>
              <w:spacing w:before="120"/>
              <w:rPr>
                <w:rFonts w:cs="Times New Roman"/>
                <w:b/>
                <w:noProof/>
                <w:szCs w:val="26"/>
              </w:rPr>
            </w:pPr>
            <w:r w:rsidRPr="00CB7B88">
              <w:rPr>
                <w:rFonts w:cs="Times New Roman"/>
                <w:b/>
                <w:noProof/>
                <w:szCs w:val="26"/>
              </w:rPr>
              <w:t>TP. HCM, ngày….tháng …..năm…..</w:t>
            </w:r>
          </w:p>
          <w:p w14:paraId="3FA267A1" w14:textId="77777777" w:rsidR="000222A8" w:rsidRPr="00CB7B88" w:rsidRDefault="000222A8" w:rsidP="00D20E64">
            <w:pPr>
              <w:tabs>
                <w:tab w:val="center" w:pos="1439"/>
              </w:tabs>
              <w:jc w:val="center"/>
              <w:rPr>
                <w:rFonts w:cs="Times New Roman"/>
                <w:b/>
                <w:noProof/>
                <w:szCs w:val="26"/>
              </w:rPr>
            </w:pPr>
            <w:r w:rsidRPr="00CB7B88">
              <w:rPr>
                <w:rFonts w:cs="Times New Roman"/>
                <w:b/>
                <w:noProof/>
                <w:szCs w:val="26"/>
              </w:rPr>
              <w:t>Sinh viên</w:t>
            </w:r>
          </w:p>
          <w:p w14:paraId="546E6660" w14:textId="77777777" w:rsidR="000222A8" w:rsidRPr="00CB7B88" w:rsidRDefault="000222A8" w:rsidP="00D20E64">
            <w:pPr>
              <w:tabs>
                <w:tab w:val="center" w:pos="1439"/>
              </w:tabs>
              <w:jc w:val="center"/>
              <w:rPr>
                <w:rFonts w:cs="Times New Roman"/>
                <w:b/>
                <w:noProof/>
                <w:szCs w:val="26"/>
              </w:rPr>
            </w:pPr>
            <w:r w:rsidRPr="00CB7B88">
              <w:rPr>
                <w:rFonts w:cs="Times New Roman"/>
                <w:noProof/>
              </w:rPr>
              <w:t>(Ký tên và ghi rõ họ tên)</w:t>
            </w:r>
          </w:p>
          <w:p w14:paraId="2A5A5761" w14:textId="77777777" w:rsidR="000222A8" w:rsidRPr="00CB7B88" w:rsidRDefault="000222A8" w:rsidP="00C54582">
            <w:pPr>
              <w:tabs>
                <w:tab w:val="center" w:pos="1439"/>
              </w:tabs>
              <w:rPr>
                <w:rFonts w:cs="Times New Roman"/>
                <w:b/>
                <w:noProof/>
                <w:szCs w:val="26"/>
              </w:rPr>
            </w:pPr>
          </w:p>
          <w:p w14:paraId="66D6EA4B" w14:textId="77777777" w:rsidR="000222A8" w:rsidRPr="00CB7B88" w:rsidRDefault="000222A8" w:rsidP="00C54582">
            <w:pPr>
              <w:tabs>
                <w:tab w:val="center" w:pos="1439"/>
              </w:tabs>
              <w:rPr>
                <w:rFonts w:cs="Times New Roman"/>
                <w:b/>
                <w:noProof/>
                <w:szCs w:val="26"/>
              </w:rPr>
            </w:pPr>
          </w:p>
          <w:p w14:paraId="5DE73914" w14:textId="77777777" w:rsidR="000222A8" w:rsidRPr="00CB7B88" w:rsidRDefault="000222A8" w:rsidP="00C54582">
            <w:pPr>
              <w:tabs>
                <w:tab w:val="center" w:pos="1439"/>
              </w:tabs>
              <w:rPr>
                <w:rFonts w:cs="Times New Roman"/>
                <w:b/>
                <w:noProof/>
                <w:szCs w:val="26"/>
              </w:rPr>
            </w:pPr>
          </w:p>
          <w:p w14:paraId="0A859B72" w14:textId="77777777" w:rsidR="000222A8" w:rsidRPr="00CB7B88" w:rsidRDefault="000222A8" w:rsidP="00C54582">
            <w:pPr>
              <w:tabs>
                <w:tab w:val="center" w:pos="1439"/>
              </w:tabs>
              <w:rPr>
                <w:rFonts w:cs="Times New Roman"/>
                <w:b/>
                <w:noProof/>
                <w:szCs w:val="26"/>
              </w:rPr>
            </w:pPr>
          </w:p>
          <w:p w14:paraId="42A91C76" w14:textId="77777777" w:rsidR="000222A8" w:rsidRPr="00CB7B88" w:rsidRDefault="000222A8" w:rsidP="00C54582">
            <w:pPr>
              <w:tabs>
                <w:tab w:val="center" w:pos="1439"/>
              </w:tabs>
              <w:rPr>
                <w:rFonts w:cs="Times New Roman"/>
                <w:b/>
                <w:noProof/>
                <w:szCs w:val="26"/>
              </w:rPr>
            </w:pPr>
          </w:p>
          <w:p w14:paraId="6CB5AF9C" w14:textId="77777777" w:rsidR="000222A8" w:rsidRPr="00CB7B88" w:rsidRDefault="000222A8" w:rsidP="00C54582">
            <w:pPr>
              <w:tabs>
                <w:tab w:val="center" w:pos="1439"/>
              </w:tabs>
              <w:rPr>
                <w:rFonts w:cs="Times New Roman"/>
                <w:b/>
                <w:noProof/>
                <w:szCs w:val="26"/>
              </w:rPr>
            </w:pPr>
          </w:p>
        </w:tc>
      </w:tr>
    </w:tbl>
    <w:p w14:paraId="683FEF92" w14:textId="77777777" w:rsidR="00FA4C94" w:rsidRPr="00CB7B88" w:rsidRDefault="000222A8" w:rsidP="009278EA">
      <w:pPr>
        <w:jc w:val="center"/>
        <w:rPr>
          <w:rFonts w:cs="Times New Roman"/>
          <w:b/>
          <w:noProof/>
          <w:sz w:val="28"/>
          <w:szCs w:val="28"/>
        </w:rPr>
      </w:pPr>
      <w:r w:rsidRPr="00CB7B88">
        <w:rPr>
          <w:rFonts w:cs="Times New Roman"/>
          <w:b/>
          <w:noProof/>
          <w:sz w:val="28"/>
          <w:szCs w:val="28"/>
        </w:rPr>
        <w:br w:type="column"/>
      </w:r>
      <w:r w:rsidR="00FA4C94" w:rsidRPr="00CB7B88">
        <w:rPr>
          <w:rFonts w:cs="Times New Roman"/>
          <w:b/>
          <w:noProof/>
          <w:sz w:val="28"/>
          <w:szCs w:val="28"/>
        </w:rPr>
        <w:t>LỜI CÁM ƠN</w:t>
      </w:r>
    </w:p>
    <w:p w14:paraId="77D69D16" w14:textId="77777777" w:rsidR="00E902AC" w:rsidRPr="00CB7B88" w:rsidRDefault="00E902AC" w:rsidP="00C54582">
      <w:pPr>
        <w:tabs>
          <w:tab w:val="left" w:leader="dot" w:pos="8730"/>
        </w:tabs>
        <w:spacing w:after="0"/>
        <w:rPr>
          <w:noProof/>
        </w:rPr>
      </w:pPr>
    </w:p>
    <w:p w14:paraId="485A0A15" w14:textId="5FC99DB1" w:rsidR="00F64954" w:rsidRDefault="00F64954" w:rsidP="00F64954">
      <w:pPr>
        <w:spacing w:after="0"/>
        <w:ind w:firstLine="720"/>
        <w:rPr>
          <w:ins w:id="388" w:author="John Tran" w:date="2015-12-26T07:38:00Z"/>
          <w:color w:val="000000"/>
        </w:rPr>
      </w:pPr>
      <w:ins w:id="389" w:author="John Tran" w:date="2015-12-26T07:38:00Z">
        <w:r>
          <w:rPr>
            <w:color w:val="000000"/>
          </w:rPr>
          <w:t xml:space="preserve">Để có thể hoàn thành khóa luận một cách hoàn chỉnh, </w:t>
        </w:r>
      </w:ins>
      <w:ins w:id="390" w:author="John Tran" w:date="2015-12-26T07:43:00Z">
        <w:r w:rsidRPr="00F64954">
          <w:rPr>
            <w:color w:val="000000"/>
            <w:rPrChange w:id="391" w:author="John Tran" w:date="2015-12-26T07:43:00Z">
              <w:rPr>
                <w:color w:val="000000"/>
                <w:lang w:val="en-US"/>
              </w:rPr>
            </w:rPrChange>
          </w:rPr>
          <w:t>nhóm đã nhận được rất nhiều</w:t>
        </w:r>
      </w:ins>
      <w:ins w:id="392" w:author="John Tran" w:date="2015-12-26T07:38:00Z">
        <w:r>
          <w:rPr>
            <w:color w:val="000000"/>
          </w:rPr>
          <w:t xml:space="preserve"> sự hướng dẫn nhiệt tình của quý Thầy Cô, cũng như sự động viên</w:t>
        </w:r>
      </w:ins>
      <w:ins w:id="393" w:author="John Tran" w:date="2015-12-26T07:43:00Z">
        <w:r w:rsidRPr="00F64954">
          <w:rPr>
            <w:color w:val="000000"/>
            <w:rPrChange w:id="394" w:author="John Tran" w:date="2015-12-26T07:43:00Z">
              <w:rPr>
                <w:color w:val="000000"/>
                <w:lang w:val="en-US"/>
              </w:rPr>
            </w:rPrChange>
          </w:rPr>
          <w:t>,</w:t>
        </w:r>
      </w:ins>
      <w:ins w:id="395" w:author="John Tran" w:date="2015-12-26T07:38:00Z">
        <w:r>
          <w:rPr>
            <w:color w:val="000000"/>
          </w:rPr>
          <w:t xml:space="preserve"> ủng hộ của gia đình và bạn bè trong suốt thời gian thực hiện. Vì vậy</w:t>
        </w:r>
      </w:ins>
      <w:ins w:id="396" w:author="John Tran" w:date="2015-12-26T07:43:00Z">
        <w:r w:rsidRPr="00F64954">
          <w:rPr>
            <w:color w:val="000000"/>
            <w:rPrChange w:id="397" w:author="John Tran" w:date="2015-12-26T07:44:00Z">
              <w:rPr>
                <w:color w:val="000000"/>
                <w:lang w:val="en-US"/>
              </w:rPr>
            </w:rPrChange>
          </w:rPr>
          <w:t>,</w:t>
        </w:r>
      </w:ins>
      <w:ins w:id="398" w:author="John Tran" w:date="2015-12-26T07:38:00Z">
        <w:r>
          <w:rPr>
            <w:color w:val="000000"/>
          </w:rPr>
          <w:t xml:space="preserve"> nhóm chúng em xin phép được gửi những lời cảm ơn chân thành nhất. </w:t>
        </w:r>
      </w:ins>
    </w:p>
    <w:p w14:paraId="0D27326B" w14:textId="386368A2" w:rsidR="00F64954" w:rsidRDefault="00F64954" w:rsidP="00F64954">
      <w:pPr>
        <w:spacing w:after="0"/>
        <w:ind w:firstLine="720"/>
        <w:rPr>
          <w:ins w:id="399" w:author="John Tran" w:date="2015-12-26T07:38:00Z"/>
          <w:color w:val="000000"/>
        </w:rPr>
      </w:pPr>
      <w:ins w:id="400" w:author="John Tran" w:date="2015-12-26T07:38:00Z">
        <w:r>
          <w:rPr>
            <w:color w:val="000000"/>
          </w:rPr>
          <w:t xml:space="preserve">Đầu tiên, </w:t>
        </w:r>
      </w:ins>
      <w:ins w:id="401" w:author="John Tran" w:date="2015-12-26T07:44:00Z">
        <w:r w:rsidRPr="00F64954">
          <w:rPr>
            <w:color w:val="000000"/>
            <w:rPrChange w:id="402" w:author="John Tran" w:date="2015-12-26T07:44:00Z">
              <w:rPr>
                <w:color w:val="000000"/>
                <w:lang w:val="en-US"/>
              </w:rPr>
            </w:rPrChange>
          </w:rPr>
          <w:t xml:space="preserve">nhóm </w:t>
        </w:r>
      </w:ins>
      <w:ins w:id="403" w:author="John Tran" w:date="2015-12-26T07:38:00Z">
        <w:r>
          <w:rPr>
            <w:color w:val="000000"/>
          </w:rPr>
          <w:t>xin chân thành</w:t>
        </w:r>
      </w:ins>
      <w:ins w:id="404" w:author="John Tran" w:date="2015-12-26T07:44:00Z">
        <w:r w:rsidRPr="00F64954">
          <w:rPr>
            <w:color w:val="000000"/>
            <w:rPrChange w:id="405" w:author="John Tran" w:date="2015-12-26T07:44:00Z">
              <w:rPr>
                <w:color w:val="000000"/>
                <w:lang w:val="en-US"/>
              </w:rPr>
            </w:rPrChange>
          </w:rPr>
          <w:t xml:space="preserve"> cảm ơn và</w:t>
        </w:r>
      </w:ins>
      <w:ins w:id="406" w:author="John Tran" w:date="2015-12-26T07:38:00Z">
        <w:r>
          <w:rPr>
            <w:color w:val="000000"/>
          </w:rPr>
          <w:t xml:space="preserve"> bày tỏ lòng biết ơn đến </w:t>
        </w:r>
      </w:ins>
      <w:ins w:id="407" w:author="John Tran" w:date="2015-12-26T07:44:00Z">
        <w:r w:rsidRPr="00F64954">
          <w:rPr>
            <w:color w:val="000000"/>
            <w:rPrChange w:id="408" w:author="John Tran" w:date="2015-12-26T07:44:00Z">
              <w:rPr>
                <w:color w:val="000000"/>
                <w:lang w:val="en-US"/>
              </w:rPr>
            </w:rPrChange>
          </w:rPr>
          <w:t>t</w:t>
        </w:r>
      </w:ins>
      <w:ins w:id="409" w:author="John Tran" w:date="2015-12-26T07:38:00Z">
        <w:r>
          <w:rPr>
            <w:color w:val="000000"/>
          </w:rPr>
          <w:t xml:space="preserve">hầy </w:t>
        </w:r>
      </w:ins>
      <w:ins w:id="410" w:author="John Tran" w:date="2015-12-26T07:44:00Z">
        <w:r w:rsidRPr="00F64954">
          <w:rPr>
            <w:color w:val="000000"/>
            <w:rPrChange w:id="411" w:author="John Tran" w:date="2015-12-26T07:44:00Z">
              <w:rPr>
                <w:color w:val="000000"/>
                <w:lang w:val="en-US"/>
              </w:rPr>
            </w:rPrChange>
          </w:rPr>
          <w:t>Nguyễ</w:t>
        </w:r>
        <w:r w:rsidR="00772D24">
          <w:rPr>
            <w:color w:val="000000"/>
          </w:rPr>
          <w:t xml:space="preserve">n Trác </w:t>
        </w:r>
      </w:ins>
      <w:ins w:id="412" w:author="John Tran" w:date="2015-12-26T07:58:00Z">
        <w:r w:rsidR="00772D24" w:rsidRPr="00772D24">
          <w:rPr>
            <w:color w:val="000000"/>
            <w:rPrChange w:id="413" w:author="John Tran" w:date="2015-12-26T07:58:00Z">
              <w:rPr>
                <w:color w:val="000000"/>
                <w:lang w:val="en-US"/>
              </w:rPr>
            </w:rPrChange>
          </w:rPr>
          <w:t>T</w:t>
        </w:r>
      </w:ins>
      <w:ins w:id="414" w:author="John Tran" w:date="2015-12-26T07:44:00Z">
        <w:r w:rsidRPr="00F64954">
          <w:rPr>
            <w:color w:val="000000"/>
            <w:rPrChange w:id="415" w:author="John Tran" w:date="2015-12-26T07:44:00Z">
              <w:rPr>
                <w:color w:val="000000"/>
                <w:lang w:val="en-US"/>
              </w:rPr>
            </w:rPrChange>
          </w:rPr>
          <w:t>hức</w:t>
        </w:r>
      </w:ins>
      <w:ins w:id="416" w:author="John Tran" w:date="2015-12-26T07:38:00Z">
        <w:r>
          <w:rPr>
            <w:color w:val="000000"/>
          </w:rPr>
          <w:t xml:space="preserve">, </w:t>
        </w:r>
      </w:ins>
      <w:ins w:id="417" w:author="John Tran" w:date="2015-12-26T07:44:00Z">
        <w:r w:rsidRPr="00F64954">
          <w:rPr>
            <w:color w:val="000000"/>
            <w:rPrChange w:id="418" w:author="John Tran" w:date="2015-12-26T07:44:00Z">
              <w:rPr>
                <w:color w:val="000000"/>
                <w:lang w:val="en-US"/>
              </w:rPr>
            </w:rPrChange>
          </w:rPr>
          <w:t>thầy</w:t>
        </w:r>
      </w:ins>
      <w:ins w:id="419" w:author="John Tran" w:date="2015-12-26T07:38:00Z">
        <w:r>
          <w:rPr>
            <w:color w:val="000000"/>
          </w:rPr>
          <w:t xml:space="preserve"> đã </w:t>
        </w:r>
      </w:ins>
      <w:ins w:id="420" w:author="John Tran" w:date="2015-12-26T07:45:00Z">
        <w:r w:rsidRPr="00F64954">
          <w:rPr>
            <w:color w:val="000000"/>
            <w:rPrChange w:id="421" w:author="John Tran" w:date="2015-12-26T07:45:00Z">
              <w:rPr>
                <w:color w:val="000000"/>
                <w:lang w:val="en-US"/>
              </w:rPr>
            </w:rPrChange>
          </w:rPr>
          <w:t>tận tình chỉ bảo, hướng dẫn và</w:t>
        </w:r>
      </w:ins>
      <w:ins w:id="422" w:author="John Tran" w:date="2015-12-26T07:38:00Z">
        <w:r>
          <w:rPr>
            <w:color w:val="000000"/>
          </w:rPr>
          <w:t xml:space="preserve"> động viên </w:t>
        </w:r>
      </w:ins>
      <w:ins w:id="423" w:author="John Tran" w:date="2015-12-26T07:45:00Z">
        <w:r w:rsidRPr="00F64954">
          <w:rPr>
            <w:color w:val="000000"/>
            <w:rPrChange w:id="424" w:author="John Tran" w:date="2015-12-26T07:46:00Z">
              <w:rPr>
                <w:color w:val="000000"/>
                <w:lang w:val="en-US"/>
              </w:rPr>
            </w:rPrChange>
          </w:rPr>
          <w:t>nhóm</w:t>
        </w:r>
      </w:ins>
      <w:ins w:id="425" w:author="John Tran" w:date="2015-12-26T07:38:00Z">
        <w:r>
          <w:rPr>
            <w:color w:val="000000"/>
          </w:rPr>
          <w:t xml:space="preserve"> chúng em</w:t>
        </w:r>
      </w:ins>
      <w:ins w:id="426" w:author="John Tran" w:date="2015-12-26T07:57:00Z">
        <w:r w:rsidR="006E6F5E" w:rsidRPr="006E6F5E">
          <w:rPr>
            <w:color w:val="000000"/>
            <w:rPrChange w:id="427" w:author="John Tran" w:date="2015-12-26T07:57:00Z">
              <w:rPr>
                <w:color w:val="000000"/>
                <w:lang w:val="en-US"/>
              </w:rPr>
            </w:rPrChange>
          </w:rPr>
          <w:t xml:space="preserve"> để nhóm</w:t>
        </w:r>
        <w:r w:rsidR="006E6F5E" w:rsidRPr="006E6F5E">
          <w:rPr>
            <w:color w:val="000000"/>
            <w:rPrChange w:id="428" w:author="John Tran" w:date="2015-12-26T07:58:00Z">
              <w:rPr>
                <w:color w:val="000000"/>
                <w:lang w:val="en-US"/>
              </w:rPr>
            </w:rPrChange>
          </w:rPr>
          <w:t xml:space="preserve"> có thể hoàn thành khóa luận một cách tốt đẹp</w:t>
        </w:r>
      </w:ins>
      <w:ins w:id="429" w:author="John Tran" w:date="2015-12-26T07:58:00Z">
        <w:r w:rsidR="00772D24" w:rsidRPr="00772D24">
          <w:rPr>
            <w:color w:val="000000"/>
            <w:rPrChange w:id="430" w:author="John Tran" w:date="2015-12-26T07:59:00Z">
              <w:rPr>
                <w:color w:val="000000"/>
                <w:lang w:val="en-US"/>
              </w:rPr>
            </w:rPrChange>
          </w:rPr>
          <w:t xml:space="preserve"> nhất</w:t>
        </w:r>
      </w:ins>
      <w:ins w:id="431" w:author="John Tran" w:date="2015-12-26T07:38:00Z">
        <w:r>
          <w:rPr>
            <w:color w:val="000000"/>
          </w:rPr>
          <w:t xml:space="preserve">. </w:t>
        </w:r>
      </w:ins>
      <w:ins w:id="432" w:author="John Tran" w:date="2015-12-26T07:46:00Z">
        <w:r w:rsidRPr="00F64954">
          <w:rPr>
            <w:color w:val="000000"/>
            <w:rPrChange w:id="433" w:author="John Tran" w:date="2015-12-26T07:46:00Z">
              <w:rPr>
                <w:color w:val="000000"/>
                <w:lang w:val="en-US"/>
              </w:rPr>
            </w:rPrChange>
          </w:rPr>
          <w:t>Nhóm chúng em xin</w:t>
        </w:r>
      </w:ins>
      <w:ins w:id="434" w:author="John Tran" w:date="2015-12-26T07:38:00Z">
        <w:r>
          <w:rPr>
            <w:color w:val="000000"/>
          </w:rPr>
          <w:t xml:space="preserve"> gởi</w:t>
        </w:r>
      </w:ins>
      <w:ins w:id="435" w:author="John Tran" w:date="2015-12-26T07:46:00Z">
        <w:r w:rsidRPr="00F64954">
          <w:rPr>
            <w:color w:val="000000"/>
            <w:rPrChange w:id="436" w:author="John Tran" w:date="2015-12-26T07:47:00Z">
              <w:rPr>
                <w:color w:val="000000"/>
                <w:lang w:val="en-US"/>
              </w:rPr>
            </w:rPrChange>
          </w:rPr>
          <w:t xml:space="preserve"> đến thầy những</w:t>
        </w:r>
      </w:ins>
      <w:ins w:id="437" w:author="John Tran" w:date="2015-12-26T07:38:00Z">
        <w:r>
          <w:rPr>
            <w:color w:val="000000"/>
          </w:rPr>
          <w:t xml:space="preserve"> lời tri ân nhất đối với những điều mà </w:t>
        </w:r>
      </w:ins>
      <w:ins w:id="438" w:author="John Tran" w:date="2015-12-26T07:47:00Z">
        <w:r w:rsidRPr="00F64954">
          <w:rPr>
            <w:color w:val="000000"/>
            <w:rPrChange w:id="439" w:author="John Tran" w:date="2015-12-26T07:47:00Z">
              <w:rPr>
                <w:color w:val="000000"/>
                <w:lang w:val="en-US"/>
              </w:rPr>
            </w:rPrChange>
          </w:rPr>
          <w:t>t</w:t>
        </w:r>
      </w:ins>
      <w:ins w:id="440" w:author="John Tran" w:date="2015-12-26T07:38:00Z">
        <w:r>
          <w:rPr>
            <w:color w:val="000000"/>
          </w:rPr>
          <w:t>hầ</w:t>
        </w:r>
        <w:r w:rsidR="006E6F5E">
          <w:rPr>
            <w:color w:val="000000"/>
          </w:rPr>
          <w:t xml:space="preserve">y đã dành cho </w:t>
        </w:r>
      </w:ins>
      <w:ins w:id="441" w:author="John Tran" w:date="2015-12-26T07:48:00Z">
        <w:r w:rsidR="006E6F5E" w:rsidRPr="006E6F5E">
          <w:rPr>
            <w:color w:val="000000"/>
            <w:rPrChange w:id="442" w:author="John Tran" w:date="2015-12-26T07:48:00Z">
              <w:rPr>
                <w:color w:val="000000"/>
                <w:lang w:val="en-US"/>
              </w:rPr>
            </w:rPrChange>
          </w:rPr>
          <w:t>nhóm</w:t>
        </w:r>
      </w:ins>
      <w:ins w:id="443" w:author="John Tran" w:date="2015-12-26T07:38:00Z">
        <w:r>
          <w:rPr>
            <w:color w:val="000000"/>
          </w:rPr>
          <w:t xml:space="preserve">. </w:t>
        </w:r>
      </w:ins>
    </w:p>
    <w:p w14:paraId="48BB662B" w14:textId="3DF6642D" w:rsidR="00F64954" w:rsidRDefault="006E6F5E" w:rsidP="00F64954">
      <w:pPr>
        <w:spacing w:after="0"/>
        <w:ind w:firstLine="720"/>
        <w:rPr>
          <w:ins w:id="444" w:author="John Tran" w:date="2015-12-26T07:38:00Z"/>
          <w:color w:val="000000"/>
        </w:rPr>
      </w:pPr>
      <w:ins w:id="445" w:author="John Tran" w:date="2015-12-26T07:49:00Z">
        <w:r w:rsidRPr="006E6F5E">
          <w:rPr>
            <w:color w:val="000000"/>
            <w:rPrChange w:id="446" w:author="John Tran" w:date="2015-12-26T07:49:00Z">
              <w:rPr>
                <w:color w:val="000000"/>
                <w:lang w:val="en-US"/>
              </w:rPr>
            </w:rPrChange>
          </w:rPr>
          <w:t>Nhóm cũng x</w:t>
        </w:r>
      </w:ins>
      <w:ins w:id="447" w:author="John Tran" w:date="2015-12-26T07:38:00Z">
        <w:r w:rsidR="00F64954">
          <w:rPr>
            <w:color w:val="000000"/>
          </w:rPr>
          <w:t xml:space="preserve">in chân thành </w:t>
        </w:r>
      </w:ins>
      <w:ins w:id="448" w:author="John Tran" w:date="2015-12-26T07:49:00Z">
        <w:r w:rsidRPr="006E6F5E">
          <w:rPr>
            <w:color w:val="000000"/>
            <w:rPrChange w:id="449" w:author="John Tran" w:date="2015-12-26T07:49:00Z">
              <w:rPr>
                <w:color w:val="000000"/>
                <w:lang w:val="en-US"/>
              </w:rPr>
            </w:rPrChange>
          </w:rPr>
          <w:t>cảm ơn</w:t>
        </w:r>
      </w:ins>
      <w:ins w:id="450" w:author="John Tran" w:date="2015-12-26T07:38:00Z">
        <w:r w:rsidR="00F64954">
          <w:rPr>
            <w:color w:val="000000"/>
          </w:rPr>
          <w:t xml:space="preserve"> toàn thể</w:t>
        </w:r>
        <w:r>
          <w:rPr>
            <w:color w:val="000000"/>
          </w:rPr>
          <w:t xml:space="preserve"> quý </w:t>
        </w:r>
      </w:ins>
      <w:ins w:id="451" w:author="John Tran" w:date="2015-12-26T07:49:00Z">
        <w:r w:rsidRPr="006E6F5E">
          <w:rPr>
            <w:color w:val="000000"/>
            <w:rPrChange w:id="452" w:author="John Tran" w:date="2015-12-26T07:49:00Z">
              <w:rPr>
                <w:color w:val="000000"/>
                <w:lang w:val="en-US"/>
              </w:rPr>
            </w:rPrChange>
          </w:rPr>
          <w:t>t</w:t>
        </w:r>
      </w:ins>
      <w:ins w:id="453" w:author="John Tran" w:date="2015-12-26T07:38:00Z">
        <w:r w:rsidR="00F64954">
          <w:rPr>
            <w:color w:val="000000"/>
          </w:rPr>
          <w:t>hầ</w:t>
        </w:r>
        <w:r>
          <w:rPr>
            <w:color w:val="000000"/>
          </w:rPr>
          <w:t xml:space="preserve">y </w:t>
        </w:r>
      </w:ins>
      <w:ins w:id="454" w:author="John Tran" w:date="2015-12-26T07:49:00Z">
        <w:r w:rsidRPr="006E6F5E">
          <w:rPr>
            <w:color w:val="000000"/>
            <w:rPrChange w:id="455" w:author="John Tran" w:date="2015-12-26T07:49:00Z">
              <w:rPr>
                <w:color w:val="000000"/>
                <w:lang w:val="en-US"/>
              </w:rPr>
            </w:rPrChange>
          </w:rPr>
          <w:t>c</w:t>
        </w:r>
      </w:ins>
      <w:ins w:id="456" w:author="John Tran" w:date="2015-12-26T07:38:00Z">
        <w:r>
          <w:rPr>
            <w:color w:val="000000"/>
          </w:rPr>
          <w:t xml:space="preserve">ô trong khoa Công </w:t>
        </w:r>
      </w:ins>
      <w:ins w:id="457" w:author="John Tran" w:date="2015-12-26T07:49:00Z">
        <w:r w:rsidRPr="006E6F5E">
          <w:rPr>
            <w:color w:val="000000"/>
            <w:rPrChange w:id="458" w:author="John Tran" w:date="2015-12-26T07:49:00Z">
              <w:rPr>
                <w:color w:val="000000"/>
                <w:lang w:val="en-US"/>
              </w:rPr>
            </w:rPrChange>
          </w:rPr>
          <w:t>N</w:t>
        </w:r>
      </w:ins>
      <w:ins w:id="459" w:author="John Tran" w:date="2015-12-26T07:38:00Z">
        <w:r w:rsidR="00F64954">
          <w:rPr>
            <w:color w:val="000000"/>
          </w:rPr>
          <w:t>ghệ</w:t>
        </w:r>
        <w:r>
          <w:rPr>
            <w:color w:val="000000"/>
          </w:rPr>
          <w:t xml:space="preserve"> </w:t>
        </w:r>
      </w:ins>
      <w:ins w:id="460" w:author="John Tran" w:date="2015-12-26T07:49:00Z">
        <w:r w:rsidRPr="006E6F5E">
          <w:rPr>
            <w:color w:val="000000"/>
            <w:rPrChange w:id="461" w:author="John Tran" w:date="2015-12-26T07:49:00Z">
              <w:rPr>
                <w:color w:val="000000"/>
                <w:lang w:val="en-US"/>
              </w:rPr>
            </w:rPrChange>
          </w:rPr>
          <w:t>P</w:t>
        </w:r>
      </w:ins>
      <w:ins w:id="462" w:author="John Tran" w:date="2015-12-26T07:38:00Z">
        <w:r w:rsidR="00F64954">
          <w:rPr>
            <w:color w:val="000000"/>
          </w:rPr>
          <w:t>hầ</w:t>
        </w:r>
        <w:r>
          <w:rPr>
            <w:color w:val="000000"/>
          </w:rPr>
          <w:t xml:space="preserve">n </w:t>
        </w:r>
      </w:ins>
      <w:ins w:id="463" w:author="John Tran" w:date="2015-12-26T07:49:00Z">
        <w:r w:rsidRPr="006E6F5E">
          <w:rPr>
            <w:color w:val="000000"/>
            <w:rPrChange w:id="464" w:author="John Tran" w:date="2015-12-26T07:49:00Z">
              <w:rPr>
                <w:color w:val="000000"/>
                <w:lang w:val="en-US"/>
              </w:rPr>
            </w:rPrChange>
          </w:rPr>
          <w:t>M</w:t>
        </w:r>
      </w:ins>
      <w:ins w:id="465" w:author="John Tran" w:date="2015-12-26T07:38:00Z">
        <w:r w:rsidR="00F64954">
          <w:rPr>
            <w:color w:val="000000"/>
          </w:rPr>
          <w:t>ềm</w:t>
        </w:r>
      </w:ins>
      <w:ins w:id="466" w:author="John Tran" w:date="2015-12-26T07:50:00Z">
        <w:r w:rsidRPr="006E6F5E">
          <w:rPr>
            <w:color w:val="000000"/>
            <w:rPrChange w:id="467" w:author="John Tran" w:date="2015-12-26T07:50:00Z">
              <w:rPr>
                <w:color w:val="000000"/>
                <w:lang w:val="en-US"/>
              </w:rPr>
            </w:rPrChange>
          </w:rPr>
          <w:t xml:space="preserve"> </w:t>
        </w:r>
      </w:ins>
      <w:ins w:id="468" w:author="John Tran" w:date="2015-12-26T07:38:00Z">
        <w:r w:rsidR="00F64954">
          <w:rPr>
            <w:color w:val="000000"/>
          </w:rPr>
          <w:t>và toàn thể</w:t>
        </w:r>
        <w:r>
          <w:rPr>
            <w:color w:val="000000"/>
          </w:rPr>
          <w:t xml:space="preserve"> quý </w:t>
        </w:r>
      </w:ins>
      <w:ins w:id="469" w:author="John Tran" w:date="2015-12-26T07:51:00Z">
        <w:r w:rsidRPr="006E6F5E">
          <w:rPr>
            <w:color w:val="000000"/>
            <w:rPrChange w:id="470" w:author="John Tran" w:date="2015-12-26T07:51:00Z">
              <w:rPr>
                <w:color w:val="000000"/>
                <w:lang w:val="en-US"/>
              </w:rPr>
            </w:rPrChange>
          </w:rPr>
          <w:t>t</w:t>
        </w:r>
      </w:ins>
      <w:ins w:id="471" w:author="John Tran" w:date="2015-12-26T07:38:00Z">
        <w:r w:rsidR="00F64954">
          <w:rPr>
            <w:color w:val="000000"/>
          </w:rPr>
          <w:t>hầ</w:t>
        </w:r>
        <w:r>
          <w:rPr>
            <w:color w:val="000000"/>
          </w:rPr>
          <w:t xml:space="preserve">y </w:t>
        </w:r>
      </w:ins>
      <w:ins w:id="472" w:author="John Tran" w:date="2015-12-26T07:51:00Z">
        <w:r w:rsidRPr="006E6F5E">
          <w:rPr>
            <w:color w:val="000000"/>
            <w:rPrChange w:id="473" w:author="John Tran" w:date="2015-12-26T07:51:00Z">
              <w:rPr>
                <w:color w:val="000000"/>
                <w:lang w:val="en-US"/>
              </w:rPr>
            </w:rPrChange>
          </w:rPr>
          <w:t>c</w:t>
        </w:r>
      </w:ins>
      <w:ins w:id="474" w:author="John Tran" w:date="2015-12-26T07:38:00Z">
        <w:r w:rsidR="00F64954">
          <w:rPr>
            <w:color w:val="000000"/>
          </w:rPr>
          <w:t>ô của Trường Đại Học Công Nghệ</w:t>
        </w:r>
        <w:r>
          <w:rPr>
            <w:color w:val="000000"/>
          </w:rPr>
          <w:t xml:space="preserve"> Thông Tin T</w:t>
        </w:r>
      </w:ins>
      <w:ins w:id="475" w:author="John Tran" w:date="2015-12-26T07:51:00Z">
        <w:r w:rsidRPr="006E6F5E">
          <w:rPr>
            <w:color w:val="000000"/>
            <w:rPrChange w:id="476" w:author="John Tran" w:date="2015-12-26T07:51:00Z">
              <w:rPr>
                <w:color w:val="000000"/>
                <w:lang w:val="en-US"/>
              </w:rPr>
            </w:rPrChange>
          </w:rPr>
          <w:t>P</w:t>
        </w:r>
      </w:ins>
      <w:ins w:id="477" w:author="John Tran" w:date="2015-12-26T07:38:00Z">
        <w:r w:rsidR="00F64954">
          <w:rPr>
            <w:color w:val="000000"/>
          </w:rPr>
          <w:t>.HCM</w:t>
        </w:r>
      </w:ins>
      <w:ins w:id="478" w:author="John Tran" w:date="2015-12-26T07:51:00Z">
        <w:r w:rsidRPr="006E6F5E">
          <w:rPr>
            <w:color w:val="000000"/>
            <w:rPrChange w:id="479" w:author="John Tran" w:date="2015-12-26T07:51:00Z">
              <w:rPr>
                <w:color w:val="000000"/>
                <w:lang w:val="en-US"/>
              </w:rPr>
            </w:rPrChange>
          </w:rPr>
          <w:t xml:space="preserve">. </w:t>
        </w:r>
      </w:ins>
      <w:ins w:id="480" w:author="John Tran" w:date="2015-12-26T07:52:00Z">
        <w:r w:rsidRPr="006E6F5E">
          <w:rPr>
            <w:color w:val="000000"/>
            <w:rPrChange w:id="481" w:author="John Tran" w:date="2015-12-26T07:52:00Z">
              <w:rPr>
                <w:color w:val="000000"/>
                <w:lang w:val="en-US"/>
              </w:rPr>
            </w:rPrChange>
          </w:rPr>
          <w:t>Quý thầy cô</w:t>
        </w:r>
      </w:ins>
      <w:ins w:id="482" w:author="John Tran" w:date="2015-12-26T07:38:00Z">
        <w:r w:rsidR="00F64954">
          <w:rPr>
            <w:color w:val="000000"/>
          </w:rPr>
          <w:t xml:space="preserve"> đã</w:t>
        </w:r>
      </w:ins>
      <w:ins w:id="483" w:author="John Tran" w:date="2015-12-26T07:52:00Z">
        <w:r w:rsidRPr="006E6F5E">
          <w:rPr>
            <w:color w:val="000000"/>
            <w:rPrChange w:id="484" w:author="John Tran" w:date="2015-12-26T07:52:00Z">
              <w:rPr>
                <w:color w:val="000000"/>
                <w:lang w:val="en-US"/>
              </w:rPr>
            </w:rPrChange>
          </w:rPr>
          <w:t xml:space="preserve"> luôn</w:t>
        </w:r>
      </w:ins>
      <w:ins w:id="485" w:author="John Tran" w:date="2015-12-26T07:38:00Z">
        <w:r w:rsidR="00F64954">
          <w:rPr>
            <w:color w:val="000000"/>
          </w:rPr>
          <w:t xml:space="preserve"> tận tình truyền đạt những kiến thức</w:t>
        </w:r>
      </w:ins>
      <w:ins w:id="486" w:author="John Tran" w:date="2015-12-26T07:53:00Z">
        <w:r w:rsidRPr="006E6F5E">
          <w:rPr>
            <w:color w:val="000000"/>
            <w:rPrChange w:id="487" w:author="John Tran" w:date="2015-12-26T07:53:00Z">
              <w:rPr>
                <w:color w:val="000000"/>
                <w:lang w:val="en-US"/>
              </w:rPr>
            </w:rPrChange>
          </w:rPr>
          <w:t>, kinh nghiệm</w:t>
        </w:r>
      </w:ins>
      <w:ins w:id="488" w:author="John Tran" w:date="2015-12-26T07:38:00Z">
        <w:r w:rsidR="00F64954">
          <w:rPr>
            <w:color w:val="000000"/>
          </w:rPr>
          <w:t xml:space="preserve"> quý báu cũng như tạo mọi điều kiện thuận lợi nhất cho chúng em trong suốt quá trình học tập </w:t>
        </w:r>
      </w:ins>
      <w:ins w:id="489" w:author="John Tran" w:date="2015-12-26T07:53:00Z">
        <w:r w:rsidRPr="006E6F5E">
          <w:rPr>
            <w:color w:val="000000"/>
            <w:rPrChange w:id="490" w:author="John Tran" w:date="2015-12-26T07:53:00Z">
              <w:rPr>
                <w:color w:val="000000"/>
                <w:lang w:val="en-US"/>
              </w:rPr>
            </w:rPrChange>
          </w:rPr>
          <w:t>tại trường</w:t>
        </w:r>
      </w:ins>
      <w:ins w:id="491" w:author="John Tran" w:date="2015-12-26T07:38:00Z">
        <w:r w:rsidR="00F64954">
          <w:rPr>
            <w:color w:val="000000"/>
          </w:rPr>
          <w:t xml:space="preserve"> và </w:t>
        </w:r>
      </w:ins>
      <w:ins w:id="492" w:author="John Tran" w:date="2015-12-26T07:54:00Z">
        <w:r w:rsidRPr="006E6F5E">
          <w:rPr>
            <w:color w:val="000000"/>
            <w:rPrChange w:id="493" w:author="John Tran" w:date="2015-12-26T07:54:00Z">
              <w:rPr>
                <w:color w:val="000000"/>
                <w:lang w:val="en-US"/>
              </w:rPr>
            </w:rPrChange>
          </w:rPr>
          <w:t>đặc biệt hơn là trong suốt quá trình</w:t>
        </w:r>
      </w:ins>
      <w:ins w:id="494" w:author="John Tran" w:date="2015-12-26T07:38:00Z">
        <w:r w:rsidR="00F64954">
          <w:rPr>
            <w:color w:val="000000"/>
          </w:rPr>
          <w:t xml:space="preserve"> thực hiện khóa luận này. </w:t>
        </w:r>
      </w:ins>
    </w:p>
    <w:p w14:paraId="7F554827" w14:textId="3B8947DD" w:rsidR="00E902AC" w:rsidRDefault="00F64954" w:rsidP="00F64954">
      <w:pPr>
        <w:spacing w:after="0"/>
        <w:ind w:firstLine="720"/>
        <w:rPr>
          <w:ins w:id="495" w:author="John Tran" w:date="2015-12-26T07:59:00Z"/>
          <w:color w:val="000000"/>
        </w:rPr>
      </w:pPr>
      <w:ins w:id="496" w:author="John Tran" w:date="2015-12-26T07:38:00Z">
        <w:r>
          <w:rPr>
            <w:color w:val="000000"/>
          </w:rPr>
          <w:t>Xin chân thành bày tỏ lòng biết ơn</w:t>
        </w:r>
      </w:ins>
      <w:ins w:id="497" w:author="John Tran" w:date="2015-12-26T07:55:00Z">
        <w:r w:rsidR="006E6F5E" w:rsidRPr="006E6F5E">
          <w:rPr>
            <w:color w:val="000000"/>
            <w:rPrChange w:id="498" w:author="John Tran" w:date="2015-12-26T07:55:00Z">
              <w:rPr>
                <w:color w:val="000000"/>
                <w:lang w:val="en-US"/>
              </w:rPr>
            </w:rPrChange>
          </w:rPr>
          <w:t xml:space="preserve"> sâu sắc</w:t>
        </w:r>
      </w:ins>
      <w:ins w:id="499" w:author="John Tran" w:date="2015-12-26T07:38:00Z">
        <w:r>
          <w:rPr>
            <w:color w:val="000000"/>
          </w:rPr>
          <w:t xml:space="preserve"> đến gia đình,</w:t>
        </w:r>
      </w:ins>
      <w:ins w:id="500" w:author="John Tran" w:date="2015-12-26T07:55:00Z">
        <w:r w:rsidR="006E6F5E" w:rsidRPr="006E6F5E">
          <w:rPr>
            <w:color w:val="000000"/>
            <w:rPrChange w:id="501" w:author="John Tran" w:date="2015-12-26T07:55:00Z">
              <w:rPr>
                <w:color w:val="000000"/>
                <w:lang w:val="en-US"/>
              </w:rPr>
            </w:rPrChange>
          </w:rPr>
          <w:t xml:space="preserve"> bạn bè</w:t>
        </w:r>
      </w:ins>
      <w:ins w:id="502" w:author="John Tran" w:date="2015-12-26T07:38:00Z">
        <w:r>
          <w:rPr>
            <w:color w:val="000000"/>
          </w:rPr>
          <w:t xml:space="preserve"> những người đã không ngừng động viên, hỗ trợ và tạo mọi điều kiện tốt nhất cho chúng em trong suốt thời gian</w:t>
        </w:r>
        <w:r w:rsidRPr="00F64954">
          <w:rPr>
            <w:color w:val="000000"/>
            <w:rPrChange w:id="503" w:author="John Tran" w:date="2015-12-26T07:38:00Z">
              <w:rPr>
                <w:color w:val="000000"/>
                <w:lang w:val="en-US"/>
              </w:rPr>
            </w:rPrChange>
          </w:rPr>
          <w:t xml:space="preserve"> thực hiện khóa luận</w:t>
        </w:r>
      </w:ins>
      <w:ins w:id="504" w:author="John Tran" w:date="2015-12-26T07:56:00Z">
        <w:r w:rsidR="006E6F5E" w:rsidRPr="006E6F5E">
          <w:rPr>
            <w:color w:val="000000"/>
            <w:rPrChange w:id="505" w:author="John Tran" w:date="2015-12-26T07:56:00Z">
              <w:rPr>
                <w:color w:val="000000"/>
                <w:lang w:val="en-US"/>
              </w:rPr>
            </w:rPrChange>
          </w:rPr>
          <w:t>.</w:t>
        </w:r>
      </w:ins>
    </w:p>
    <w:p w14:paraId="58B1E41E" w14:textId="78515CAE" w:rsidR="00772D24" w:rsidRDefault="00772D24" w:rsidP="00F64954">
      <w:pPr>
        <w:spacing w:after="0"/>
        <w:ind w:firstLine="720"/>
        <w:rPr>
          <w:ins w:id="506" w:author="John Tran" w:date="2015-12-26T08:05:00Z"/>
          <w:color w:val="000000"/>
        </w:rPr>
      </w:pPr>
      <w:ins w:id="507" w:author="John Tran" w:date="2015-12-26T07:59:00Z">
        <w:r w:rsidRPr="00772D24">
          <w:rPr>
            <w:color w:val="000000"/>
            <w:rPrChange w:id="508" w:author="John Tran" w:date="2015-12-26T08:00:00Z">
              <w:rPr>
                <w:color w:val="000000"/>
                <w:lang w:val="en-US"/>
              </w:rPr>
            </w:rPrChange>
          </w:rPr>
          <w:t xml:space="preserve">Sau cùng, nhóm xin kính chúc toàn thể quý thầy cô trong khoa Công Nghệ Phần Mềm và thầy Nguyễn Trác Thức </w:t>
        </w:r>
      </w:ins>
      <w:ins w:id="509" w:author="John Tran" w:date="2015-12-26T08:00:00Z">
        <w:r w:rsidRPr="00772D24">
          <w:rPr>
            <w:color w:val="000000"/>
            <w:rPrChange w:id="510" w:author="John Tran" w:date="2015-12-26T08:00:00Z">
              <w:rPr>
                <w:color w:val="000000"/>
                <w:lang w:val="en-US"/>
              </w:rPr>
            </w:rPrChange>
          </w:rPr>
          <w:t xml:space="preserve">luôn dồi dào sức khỏe, </w:t>
        </w:r>
      </w:ins>
      <w:ins w:id="511" w:author="John Tran" w:date="2015-12-26T08:01:00Z">
        <w:r w:rsidRPr="00772D24">
          <w:rPr>
            <w:color w:val="000000"/>
            <w:rPrChange w:id="512" w:author="John Tran" w:date="2015-12-26T08:01:00Z">
              <w:rPr>
                <w:color w:val="000000"/>
                <w:lang w:val="en-US"/>
              </w:rPr>
            </w:rPrChange>
          </w:rPr>
          <w:t xml:space="preserve">sự nhiệt huyết </w:t>
        </w:r>
      </w:ins>
      <w:ins w:id="513" w:author="John Tran" w:date="2015-12-26T08:02:00Z">
        <w:r w:rsidRPr="00772D24">
          <w:rPr>
            <w:color w:val="000000"/>
            <w:rPrChange w:id="514" w:author="John Tran" w:date="2015-12-26T08:04:00Z">
              <w:rPr>
                <w:color w:val="000000"/>
                <w:lang w:val="en-US"/>
              </w:rPr>
            </w:rPrChange>
          </w:rPr>
          <w:t>và thành công trong</w:t>
        </w:r>
      </w:ins>
      <w:ins w:id="515" w:author="John Tran" w:date="2015-12-26T08:04:00Z">
        <w:r w:rsidRPr="00772D24">
          <w:rPr>
            <w:color w:val="000000"/>
            <w:rPrChange w:id="516" w:author="John Tran" w:date="2015-12-26T08:04:00Z">
              <w:rPr>
                <w:color w:val="000000"/>
                <w:lang w:val="en-US"/>
              </w:rPr>
            </w:rPrChange>
          </w:rPr>
          <w:t xml:space="preserve"> cuộc sống cũng như trong</w:t>
        </w:r>
      </w:ins>
      <w:ins w:id="517" w:author="John Tran" w:date="2015-12-26T08:02:00Z">
        <w:r w:rsidRPr="00772D24">
          <w:rPr>
            <w:color w:val="000000"/>
            <w:rPrChange w:id="518" w:author="John Tran" w:date="2015-12-26T08:04:00Z">
              <w:rPr>
                <w:color w:val="000000"/>
                <w:lang w:val="en-US"/>
              </w:rPr>
            </w:rPrChange>
          </w:rPr>
          <w:t xml:space="preserve"> sứ mệnh truyền đạt kiến thức cho các thế hệ trẻ</w:t>
        </w:r>
      </w:ins>
      <w:ins w:id="519" w:author="John Tran" w:date="2015-12-26T08:05:00Z">
        <w:r w:rsidRPr="00772D24">
          <w:rPr>
            <w:color w:val="000000"/>
            <w:rPrChange w:id="520" w:author="John Tran" w:date="2015-12-26T08:05:00Z">
              <w:rPr>
                <w:color w:val="000000"/>
                <w:lang w:val="en-US"/>
              </w:rPr>
            </w:rPrChange>
          </w:rPr>
          <w:t xml:space="preserve"> mai sau.</w:t>
        </w:r>
      </w:ins>
    </w:p>
    <w:p w14:paraId="6AEF45B0" w14:textId="4786EC40" w:rsidR="00772D24" w:rsidRPr="00604844" w:rsidRDefault="00772D24">
      <w:pPr>
        <w:tabs>
          <w:tab w:val="left" w:pos="6300"/>
        </w:tabs>
        <w:spacing w:after="0"/>
        <w:ind w:firstLine="720"/>
        <w:jc w:val="left"/>
        <w:rPr>
          <w:ins w:id="521" w:author="John Tran" w:date="2015-12-26T08:05:00Z"/>
          <w:color w:val="000000"/>
          <w:rPrChange w:id="522" w:author="John Tran" w:date="2015-12-27T04:07:00Z">
            <w:rPr>
              <w:ins w:id="523" w:author="John Tran" w:date="2015-12-26T08:05:00Z"/>
              <w:color w:val="000000"/>
              <w:lang w:val="en-US"/>
            </w:rPr>
          </w:rPrChange>
        </w:rPr>
        <w:pPrChange w:id="524" w:author="John Tran" w:date="2015-12-27T11:52:00Z">
          <w:pPr>
            <w:spacing w:after="0"/>
            <w:ind w:firstLine="720"/>
          </w:pPr>
        </w:pPrChange>
      </w:pPr>
      <w:ins w:id="525" w:author="John Tran" w:date="2015-12-26T08:05:00Z">
        <w:r>
          <w:rPr>
            <w:color w:val="000000"/>
          </w:rPr>
          <w:tab/>
        </w:r>
        <w:r w:rsidRPr="00604844">
          <w:rPr>
            <w:color w:val="000000"/>
            <w:rPrChange w:id="526" w:author="John Tran" w:date="2015-12-27T04:07:00Z">
              <w:rPr>
                <w:color w:val="000000"/>
                <w:lang w:val="en-US"/>
              </w:rPr>
            </w:rPrChange>
          </w:rPr>
          <w:t>Trân trọng</w:t>
        </w:r>
      </w:ins>
    </w:p>
    <w:p w14:paraId="615651A4" w14:textId="528E110E" w:rsidR="00772D24" w:rsidRPr="00CB7B88" w:rsidRDefault="00772D24">
      <w:pPr>
        <w:tabs>
          <w:tab w:val="left" w:pos="5580"/>
          <w:tab w:val="left" w:pos="6120"/>
        </w:tabs>
        <w:spacing w:after="0"/>
        <w:ind w:firstLine="720"/>
        <w:jc w:val="left"/>
        <w:rPr>
          <w:noProof/>
        </w:rPr>
        <w:pPrChange w:id="527" w:author="John Tran" w:date="2015-12-26T08:05:00Z">
          <w:pPr>
            <w:spacing w:after="0"/>
            <w:ind w:firstLine="720"/>
          </w:pPr>
        </w:pPrChange>
      </w:pPr>
      <w:ins w:id="528" w:author="John Tran" w:date="2015-12-26T08:05:00Z">
        <w:r w:rsidRPr="00604844">
          <w:rPr>
            <w:color w:val="000000"/>
            <w:rPrChange w:id="529" w:author="John Tran" w:date="2015-12-27T04:07:00Z">
              <w:rPr>
                <w:color w:val="000000"/>
                <w:lang w:val="en-US"/>
              </w:rPr>
            </w:rPrChange>
          </w:rPr>
          <w:tab/>
        </w:r>
      </w:ins>
      <w:ins w:id="530" w:author="John Tran" w:date="2015-12-26T08:06:00Z">
        <w:r w:rsidRPr="00604844">
          <w:rPr>
            <w:color w:val="000000"/>
            <w:rPrChange w:id="531" w:author="John Tran" w:date="2015-12-27T04:07:00Z">
              <w:rPr>
                <w:color w:val="000000"/>
                <w:lang w:val="en-US"/>
              </w:rPr>
            </w:rPrChange>
          </w:rPr>
          <w:t>Nhóm sinh viên thực hiện</w:t>
        </w:r>
      </w:ins>
    </w:p>
    <w:p w14:paraId="05BE076B" w14:textId="77777777" w:rsidR="002C01DA" w:rsidRPr="00CB7B88" w:rsidRDefault="002C01DA" w:rsidP="00C54582">
      <w:pPr>
        <w:spacing w:after="200" w:line="276" w:lineRule="auto"/>
        <w:rPr>
          <w:noProof/>
        </w:rPr>
      </w:pPr>
      <w:r w:rsidRPr="00CB7B88">
        <w:rPr>
          <w:noProof/>
        </w:rPr>
        <w:br w:type="page"/>
      </w:r>
    </w:p>
    <w:p w14:paraId="662F421A" w14:textId="77777777" w:rsidR="00E902AC" w:rsidRPr="00CB7B88" w:rsidRDefault="002C01DA" w:rsidP="00644EA3">
      <w:pPr>
        <w:spacing w:after="0"/>
        <w:jc w:val="center"/>
        <w:rPr>
          <w:rFonts w:eastAsia="Times New Roman" w:cs="Times New Roman"/>
          <w:b/>
          <w:noProof/>
          <w:sz w:val="28"/>
          <w:szCs w:val="28"/>
        </w:rPr>
        <w:pPrChange w:id="532" w:author="John Tran" w:date="2016-02-15T21:34:00Z">
          <w:pPr>
            <w:spacing w:after="0"/>
          </w:pPr>
        </w:pPrChange>
      </w:pPr>
      <w:r w:rsidRPr="00CB7B88">
        <w:rPr>
          <w:rFonts w:eastAsia="Times New Roman" w:cs="Times New Roman"/>
          <w:b/>
          <w:noProof/>
          <w:sz w:val="28"/>
          <w:szCs w:val="28"/>
        </w:rPr>
        <w:t>MỤC LỤC</w:t>
      </w:r>
    </w:p>
    <w:p w14:paraId="0B54B1B0" w14:textId="77777777" w:rsidR="005000EA" w:rsidRDefault="00CC7E56">
      <w:pPr>
        <w:pStyle w:val="TOC1"/>
        <w:tabs>
          <w:tab w:val="left" w:pos="1760"/>
        </w:tabs>
        <w:rPr>
          <w:ins w:id="533" w:author="John Tran" w:date="2016-01-13T21:01:00Z"/>
          <w:rFonts w:asciiTheme="minorHAnsi" w:eastAsiaTheme="minorEastAsia" w:hAnsiTheme="minorHAnsi"/>
          <w:noProof/>
          <w:sz w:val="22"/>
          <w:lang w:val="en-US" w:eastAsia="ja-JP"/>
        </w:rPr>
      </w:pPr>
      <w:r>
        <w:rPr>
          <w:rFonts w:cs="Times New Roman"/>
          <w:b/>
          <w:noProof/>
          <w:sz w:val="28"/>
          <w:szCs w:val="26"/>
        </w:rPr>
        <w:fldChar w:fldCharType="begin"/>
      </w:r>
      <w:r>
        <w:rPr>
          <w:rFonts w:cs="Times New Roman"/>
          <w:b/>
          <w:noProof/>
          <w:sz w:val="28"/>
          <w:szCs w:val="26"/>
        </w:rPr>
        <w:instrText xml:space="preserve"> TOC \o "1-3" \h \z \u </w:instrText>
      </w:r>
      <w:r>
        <w:rPr>
          <w:rFonts w:cs="Times New Roman"/>
          <w:b/>
          <w:noProof/>
          <w:sz w:val="28"/>
          <w:szCs w:val="26"/>
        </w:rPr>
        <w:fldChar w:fldCharType="separate"/>
      </w:r>
      <w:ins w:id="534" w:author="John Tran" w:date="2016-01-13T21:01:00Z">
        <w:r w:rsidR="005000EA" w:rsidRPr="00BC0A86">
          <w:rPr>
            <w:rStyle w:val="Hyperlink"/>
            <w:noProof/>
          </w:rPr>
          <w:fldChar w:fldCharType="begin"/>
        </w:r>
        <w:r w:rsidR="005000EA" w:rsidRPr="00BC0A86">
          <w:rPr>
            <w:rStyle w:val="Hyperlink"/>
            <w:noProof/>
          </w:rPr>
          <w:instrText xml:space="preserve"> </w:instrText>
        </w:r>
        <w:r w:rsidR="005000EA">
          <w:rPr>
            <w:noProof/>
          </w:rPr>
          <w:instrText>HYPERLINK \l "_Toc440482216"</w:instrText>
        </w:r>
        <w:r w:rsidR="005000EA" w:rsidRPr="00BC0A86">
          <w:rPr>
            <w:rStyle w:val="Hyperlink"/>
            <w:noProof/>
          </w:rPr>
          <w:instrText xml:space="preserve"> </w:instrText>
        </w:r>
      </w:ins>
      <w:ins w:id="535" w:author="John Tran" w:date="2016-02-15T21:47:00Z">
        <w:r w:rsidR="00DD7874" w:rsidRPr="00BC0A86">
          <w:rPr>
            <w:rStyle w:val="Hyperlink"/>
            <w:noProof/>
          </w:rPr>
        </w:r>
      </w:ins>
      <w:ins w:id="536" w:author="John Tran" w:date="2016-01-13T21:01:00Z">
        <w:r w:rsidR="005000EA" w:rsidRPr="00BC0A86">
          <w:rPr>
            <w:rStyle w:val="Hyperlink"/>
            <w:noProof/>
          </w:rPr>
          <w:fldChar w:fldCharType="separate"/>
        </w:r>
        <w:r w:rsidR="005000EA" w:rsidRPr="00BC0A86">
          <w:rPr>
            <w:rStyle w:val="Hyperlink"/>
            <w:noProof/>
            <w14:scene3d>
              <w14:camera w14:prst="orthographicFront"/>
              <w14:lightRig w14:rig="threePt" w14:dir="t">
                <w14:rot w14:lat="0" w14:lon="0" w14:rev="0"/>
              </w14:lightRig>
            </w14:scene3d>
          </w:rPr>
          <w:t>CHƯƠNG 1.</w:t>
        </w:r>
        <w:r w:rsidR="005000EA">
          <w:rPr>
            <w:rFonts w:asciiTheme="minorHAnsi" w:eastAsiaTheme="minorEastAsia" w:hAnsiTheme="minorHAnsi"/>
            <w:noProof/>
            <w:sz w:val="22"/>
            <w:lang w:val="en-US" w:eastAsia="ja-JP"/>
          </w:rPr>
          <w:tab/>
        </w:r>
        <w:r w:rsidR="005000EA" w:rsidRPr="00BC0A86">
          <w:rPr>
            <w:rStyle w:val="Hyperlink"/>
            <w:noProof/>
          </w:rPr>
          <w:t>GIỚI THIỆU</w:t>
        </w:r>
        <w:r w:rsidR="005000EA">
          <w:rPr>
            <w:noProof/>
            <w:webHidden/>
          </w:rPr>
          <w:tab/>
        </w:r>
        <w:r w:rsidR="005000EA">
          <w:rPr>
            <w:noProof/>
            <w:webHidden/>
          </w:rPr>
          <w:fldChar w:fldCharType="begin"/>
        </w:r>
        <w:r w:rsidR="005000EA">
          <w:rPr>
            <w:noProof/>
            <w:webHidden/>
          </w:rPr>
          <w:instrText xml:space="preserve"> PAGEREF _Toc440482216 \h </w:instrText>
        </w:r>
      </w:ins>
      <w:r w:rsidR="005000EA">
        <w:rPr>
          <w:noProof/>
          <w:webHidden/>
        </w:rPr>
      </w:r>
      <w:r w:rsidR="005000EA">
        <w:rPr>
          <w:noProof/>
          <w:webHidden/>
        </w:rPr>
        <w:fldChar w:fldCharType="separate"/>
      </w:r>
      <w:ins w:id="537" w:author="John Tran" w:date="2016-02-15T21:47:00Z">
        <w:r w:rsidR="00DD7874">
          <w:rPr>
            <w:noProof/>
            <w:webHidden/>
          </w:rPr>
          <w:t>4</w:t>
        </w:r>
      </w:ins>
      <w:ins w:id="538" w:author="John Tran" w:date="2016-01-13T21:01:00Z">
        <w:r w:rsidR="005000EA">
          <w:rPr>
            <w:noProof/>
            <w:webHidden/>
          </w:rPr>
          <w:fldChar w:fldCharType="end"/>
        </w:r>
        <w:r w:rsidR="005000EA" w:rsidRPr="00BC0A86">
          <w:rPr>
            <w:rStyle w:val="Hyperlink"/>
            <w:noProof/>
          </w:rPr>
          <w:fldChar w:fldCharType="end"/>
        </w:r>
      </w:ins>
    </w:p>
    <w:p w14:paraId="4B316176" w14:textId="77777777" w:rsidR="005000EA" w:rsidRDefault="005000EA">
      <w:pPr>
        <w:pStyle w:val="TOC2"/>
        <w:tabs>
          <w:tab w:val="left" w:pos="880"/>
          <w:tab w:val="right" w:leader="dot" w:pos="8777"/>
        </w:tabs>
        <w:rPr>
          <w:ins w:id="539" w:author="John Tran" w:date="2016-01-13T21:01:00Z"/>
          <w:rFonts w:asciiTheme="minorHAnsi" w:eastAsiaTheme="minorEastAsia" w:hAnsiTheme="minorHAnsi"/>
          <w:noProof/>
          <w:sz w:val="22"/>
          <w:lang w:val="en-US" w:eastAsia="ja-JP"/>
        </w:rPr>
      </w:pPr>
      <w:ins w:id="540"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"_Toc440482217"</w:instrText>
        </w:r>
        <w:r w:rsidRPr="00BC0A86">
          <w:rPr>
            <w:rStyle w:val="Hyperlink"/>
            <w:noProof/>
          </w:rPr>
          <w:instrText xml:space="preserve"> </w:instrText>
        </w:r>
      </w:ins>
      <w:ins w:id="541" w:author="John Tran" w:date="2016-02-15T21:47:00Z">
        <w:r w:rsidR="00DD7874" w:rsidRPr="00BC0A86">
          <w:rPr>
            <w:rStyle w:val="Hyperlink"/>
            <w:noProof/>
          </w:rPr>
        </w:r>
      </w:ins>
      <w:ins w:id="542" w:author="John Tran" w:date="2016-01-13T21:01:00Z">
        <w:r w:rsidRPr="00BC0A86">
          <w:rPr>
            <w:rStyle w:val="Hyperlink"/>
            <w:noProof/>
          </w:rPr>
          <w:fldChar w:fldCharType="separate"/>
        </w:r>
        <w:r w:rsidRPr="00BC0A86">
          <w:rPr>
            <w:rStyle w:val="Hyperlink"/>
            <w:noProof/>
          </w:rPr>
          <w:t>1.1</w:t>
        </w:r>
        <w:r>
          <w:rPr>
            <w:rFonts w:asciiTheme="minorHAnsi" w:eastAsiaTheme="minorEastAsia" w:hAnsiTheme="minorHAnsi"/>
            <w:noProof/>
            <w:sz w:val="22"/>
            <w:lang w:val="en-US" w:eastAsia="ja-JP"/>
          </w:rPr>
          <w:tab/>
        </w:r>
        <w:r w:rsidRPr="00BC0A86">
          <w:rPr>
            <w:rStyle w:val="Hyperlink"/>
            <w:noProof/>
          </w:rPr>
          <w:t>Giới thiệu đề tài</w:t>
        </w:r>
        <w:r>
          <w:rPr>
            <w:noProof/>
            <w:webHidden/>
          </w:rPr>
          <w:tab/>
        </w:r>
        <w:r>
          <w:rPr>
            <w:noProof/>
            <w:webHidden/>
          </w:rPr>
          <w:fldChar w:fldCharType="begin"/>
        </w:r>
        <w:r>
          <w:rPr>
            <w:noProof/>
            <w:webHidden/>
          </w:rPr>
          <w:instrText xml:space="preserve"> PAGEREF _Toc440482217 \h </w:instrText>
        </w:r>
      </w:ins>
      <w:r>
        <w:rPr>
          <w:noProof/>
          <w:webHidden/>
        </w:rPr>
      </w:r>
      <w:r>
        <w:rPr>
          <w:noProof/>
          <w:webHidden/>
        </w:rPr>
        <w:fldChar w:fldCharType="separate"/>
      </w:r>
      <w:ins w:id="543" w:author="John Tran" w:date="2016-02-15T21:47:00Z">
        <w:r w:rsidR="00DD7874">
          <w:rPr>
            <w:noProof/>
            <w:webHidden/>
          </w:rPr>
          <w:t>4</w:t>
        </w:r>
      </w:ins>
      <w:ins w:id="544" w:author="John Tran" w:date="2016-01-13T21:01:00Z">
        <w:r>
          <w:rPr>
            <w:noProof/>
            <w:webHidden/>
          </w:rPr>
          <w:fldChar w:fldCharType="end"/>
        </w:r>
        <w:r w:rsidRPr="00BC0A86">
          <w:rPr>
            <w:rStyle w:val="Hyperlink"/>
            <w:noProof/>
          </w:rPr>
          <w:fldChar w:fldCharType="end"/>
        </w:r>
      </w:ins>
    </w:p>
    <w:p w14:paraId="4074D25F" w14:textId="77777777" w:rsidR="005000EA" w:rsidRDefault="005000EA">
      <w:pPr>
        <w:pStyle w:val="TOC2"/>
        <w:tabs>
          <w:tab w:val="left" w:pos="880"/>
          <w:tab w:val="right" w:leader="dot" w:pos="8777"/>
        </w:tabs>
        <w:rPr>
          <w:ins w:id="545" w:author="John Tran" w:date="2016-01-13T21:01:00Z"/>
          <w:rFonts w:asciiTheme="minorHAnsi" w:eastAsiaTheme="minorEastAsia" w:hAnsiTheme="minorHAnsi"/>
          <w:noProof/>
          <w:sz w:val="22"/>
          <w:lang w:val="en-US" w:eastAsia="ja-JP"/>
        </w:rPr>
      </w:pPr>
      <w:ins w:id="546"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"_Toc440482218"</w:instrText>
        </w:r>
        <w:r w:rsidRPr="00BC0A86">
          <w:rPr>
            <w:rStyle w:val="Hyperlink"/>
            <w:noProof/>
          </w:rPr>
          <w:instrText xml:space="preserve"> </w:instrText>
        </w:r>
      </w:ins>
      <w:ins w:id="547" w:author="John Tran" w:date="2016-02-15T21:47:00Z">
        <w:r w:rsidR="00DD7874" w:rsidRPr="00BC0A86">
          <w:rPr>
            <w:rStyle w:val="Hyperlink"/>
            <w:noProof/>
          </w:rPr>
        </w:r>
      </w:ins>
      <w:ins w:id="548" w:author="John Tran" w:date="2016-01-13T21:01:00Z">
        <w:r w:rsidRPr="00BC0A86">
          <w:rPr>
            <w:rStyle w:val="Hyperlink"/>
            <w:noProof/>
          </w:rPr>
          <w:fldChar w:fldCharType="separate"/>
        </w:r>
        <w:r w:rsidRPr="00BC0A86">
          <w:rPr>
            <w:rStyle w:val="Hyperlink"/>
            <w:noProof/>
            <w:lang w:val="en-US"/>
          </w:rPr>
          <w:t>1.2</w:t>
        </w:r>
        <w:r>
          <w:rPr>
            <w:rFonts w:asciiTheme="minorHAnsi" w:eastAsiaTheme="minorEastAsia" w:hAnsiTheme="minorHAnsi"/>
            <w:noProof/>
            <w:sz w:val="22"/>
            <w:lang w:val="en-US" w:eastAsia="ja-JP"/>
          </w:rPr>
          <w:tab/>
        </w:r>
        <w:r w:rsidRPr="00BC0A86">
          <w:rPr>
            <w:rStyle w:val="Hyperlink"/>
            <w:noProof/>
          </w:rPr>
          <w:t>Mục tiêu đề tài</w:t>
        </w:r>
        <w:r>
          <w:rPr>
            <w:noProof/>
            <w:webHidden/>
          </w:rPr>
          <w:tab/>
        </w:r>
        <w:r>
          <w:rPr>
            <w:noProof/>
            <w:webHidden/>
          </w:rPr>
          <w:fldChar w:fldCharType="begin"/>
        </w:r>
        <w:r>
          <w:rPr>
            <w:noProof/>
            <w:webHidden/>
          </w:rPr>
          <w:instrText xml:space="preserve"> PAGEREF _Toc440482218 \h </w:instrText>
        </w:r>
      </w:ins>
      <w:r>
        <w:rPr>
          <w:noProof/>
          <w:webHidden/>
        </w:rPr>
      </w:r>
      <w:r>
        <w:rPr>
          <w:noProof/>
          <w:webHidden/>
        </w:rPr>
        <w:fldChar w:fldCharType="separate"/>
      </w:r>
      <w:ins w:id="549" w:author="John Tran" w:date="2016-02-15T21:47:00Z">
        <w:r w:rsidR="00DD7874">
          <w:rPr>
            <w:noProof/>
            <w:webHidden/>
          </w:rPr>
          <w:t>5</w:t>
        </w:r>
      </w:ins>
      <w:ins w:id="550" w:author="John Tran" w:date="2016-01-13T21:01:00Z">
        <w:r>
          <w:rPr>
            <w:noProof/>
            <w:webHidden/>
          </w:rPr>
          <w:fldChar w:fldCharType="end"/>
        </w:r>
        <w:r w:rsidRPr="00BC0A86">
          <w:rPr>
            <w:rStyle w:val="Hyperlink"/>
            <w:noProof/>
          </w:rPr>
          <w:fldChar w:fldCharType="end"/>
        </w:r>
      </w:ins>
    </w:p>
    <w:p w14:paraId="5CB74C91" w14:textId="77777777" w:rsidR="005000EA" w:rsidRDefault="005000EA">
      <w:pPr>
        <w:pStyle w:val="TOC2"/>
        <w:tabs>
          <w:tab w:val="left" w:pos="880"/>
          <w:tab w:val="right" w:leader="dot" w:pos="8777"/>
        </w:tabs>
        <w:rPr>
          <w:ins w:id="551" w:author="John Tran" w:date="2016-01-13T21:01:00Z"/>
          <w:rFonts w:asciiTheme="minorHAnsi" w:eastAsiaTheme="minorEastAsia" w:hAnsiTheme="minorHAnsi"/>
          <w:noProof/>
          <w:sz w:val="22"/>
          <w:lang w:val="en-US" w:eastAsia="ja-JP"/>
        </w:rPr>
      </w:pPr>
      <w:ins w:id="552"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"_Toc440482219"</w:instrText>
        </w:r>
        <w:r w:rsidRPr="00BC0A86">
          <w:rPr>
            <w:rStyle w:val="Hyperlink"/>
            <w:noProof/>
          </w:rPr>
          <w:instrText xml:space="preserve"> </w:instrText>
        </w:r>
      </w:ins>
      <w:ins w:id="553" w:author="John Tran" w:date="2016-02-15T21:47:00Z">
        <w:r w:rsidR="00DD7874" w:rsidRPr="00BC0A86">
          <w:rPr>
            <w:rStyle w:val="Hyperlink"/>
            <w:noProof/>
          </w:rPr>
        </w:r>
      </w:ins>
      <w:ins w:id="554" w:author="John Tran" w:date="2016-01-13T21:01:00Z">
        <w:r w:rsidRPr="00BC0A86">
          <w:rPr>
            <w:rStyle w:val="Hyperlink"/>
            <w:noProof/>
          </w:rPr>
          <w:fldChar w:fldCharType="separate"/>
        </w:r>
        <w:r w:rsidRPr="00BC0A86">
          <w:rPr>
            <w:rStyle w:val="Hyperlink"/>
            <w:noProof/>
          </w:rPr>
          <w:t>1.3</w:t>
        </w:r>
        <w:r>
          <w:rPr>
            <w:rFonts w:asciiTheme="minorHAnsi" w:eastAsiaTheme="minorEastAsia" w:hAnsiTheme="minorHAnsi"/>
            <w:noProof/>
            <w:sz w:val="22"/>
            <w:lang w:val="en-US" w:eastAsia="ja-JP"/>
          </w:rPr>
          <w:tab/>
        </w:r>
        <w:r w:rsidRPr="00BC0A86">
          <w:rPr>
            <w:rStyle w:val="Hyperlink"/>
            <w:noProof/>
          </w:rPr>
          <w:t>Đối tượng nghiên cứu</w:t>
        </w:r>
        <w:r>
          <w:rPr>
            <w:noProof/>
            <w:webHidden/>
          </w:rPr>
          <w:tab/>
        </w:r>
        <w:r>
          <w:rPr>
            <w:noProof/>
            <w:webHidden/>
          </w:rPr>
          <w:fldChar w:fldCharType="begin"/>
        </w:r>
        <w:r>
          <w:rPr>
            <w:noProof/>
            <w:webHidden/>
          </w:rPr>
          <w:instrText xml:space="preserve"> PAGEREF _Toc440482219 \h </w:instrText>
        </w:r>
      </w:ins>
      <w:r>
        <w:rPr>
          <w:noProof/>
          <w:webHidden/>
        </w:rPr>
      </w:r>
      <w:r>
        <w:rPr>
          <w:noProof/>
          <w:webHidden/>
        </w:rPr>
        <w:fldChar w:fldCharType="separate"/>
      </w:r>
      <w:ins w:id="555" w:author="John Tran" w:date="2016-02-15T21:47:00Z">
        <w:r w:rsidR="00DD7874">
          <w:rPr>
            <w:noProof/>
            <w:webHidden/>
          </w:rPr>
          <w:t>5</w:t>
        </w:r>
      </w:ins>
      <w:ins w:id="556" w:author="John Tran" w:date="2016-01-13T21:01:00Z">
        <w:r>
          <w:rPr>
            <w:noProof/>
            <w:webHidden/>
          </w:rPr>
          <w:fldChar w:fldCharType="end"/>
        </w:r>
        <w:r w:rsidRPr="00BC0A86">
          <w:rPr>
            <w:rStyle w:val="Hyperlink"/>
            <w:noProof/>
          </w:rPr>
          <w:fldChar w:fldCharType="end"/>
        </w:r>
      </w:ins>
    </w:p>
    <w:p w14:paraId="7F015081" w14:textId="77777777" w:rsidR="005000EA" w:rsidRDefault="005000EA">
      <w:pPr>
        <w:pStyle w:val="TOC2"/>
        <w:tabs>
          <w:tab w:val="left" w:pos="880"/>
          <w:tab w:val="right" w:leader="dot" w:pos="8777"/>
        </w:tabs>
        <w:rPr>
          <w:ins w:id="557" w:author="John Tran" w:date="2016-01-13T21:01:00Z"/>
          <w:rFonts w:asciiTheme="minorHAnsi" w:eastAsiaTheme="minorEastAsia" w:hAnsiTheme="minorHAnsi"/>
          <w:noProof/>
          <w:sz w:val="22"/>
          <w:lang w:val="en-US" w:eastAsia="ja-JP"/>
        </w:rPr>
      </w:pPr>
      <w:ins w:id="558"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"_Toc440482220"</w:instrText>
        </w:r>
        <w:r w:rsidRPr="00BC0A86">
          <w:rPr>
            <w:rStyle w:val="Hyperlink"/>
            <w:noProof/>
          </w:rPr>
          <w:instrText xml:space="preserve"> </w:instrText>
        </w:r>
      </w:ins>
      <w:ins w:id="559" w:author="John Tran" w:date="2016-02-15T21:47:00Z">
        <w:r w:rsidR="00DD7874" w:rsidRPr="00BC0A86">
          <w:rPr>
            <w:rStyle w:val="Hyperlink"/>
            <w:noProof/>
          </w:rPr>
        </w:r>
      </w:ins>
      <w:ins w:id="560" w:author="John Tran" w:date="2016-01-13T21:01:00Z">
        <w:r w:rsidRPr="00BC0A86">
          <w:rPr>
            <w:rStyle w:val="Hyperlink"/>
            <w:noProof/>
          </w:rPr>
          <w:fldChar w:fldCharType="separate"/>
        </w:r>
        <w:r w:rsidRPr="00BC0A86">
          <w:rPr>
            <w:rStyle w:val="Hyperlink"/>
            <w:noProof/>
          </w:rPr>
          <w:t>1.4</w:t>
        </w:r>
        <w:r>
          <w:rPr>
            <w:rFonts w:asciiTheme="minorHAnsi" w:eastAsiaTheme="minorEastAsia" w:hAnsiTheme="minorHAnsi"/>
            <w:noProof/>
            <w:sz w:val="22"/>
            <w:lang w:val="en-US" w:eastAsia="ja-JP"/>
          </w:rPr>
          <w:tab/>
        </w:r>
        <w:r w:rsidRPr="00BC0A86">
          <w:rPr>
            <w:rStyle w:val="Hyperlink"/>
            <w:noProof/>
          </w:rPr>
          <w:t>Phạm vi nghiên cứu</w:t>
        </w:r>
        <w:r>
          <w:rPr>
            <w:noProof/>
            <w:webHidden/>
          </w:rPr>
          <w:tab/>
        </w:r>
        <w:r>
          <w:rPr>
            <w:noProof/>
            <w:webHidden/>
          </w:rPr>
          <w:fldChar w:fldCharType="begin"/>
        </w:r>
        <w:r>
          <w:rPr>
            <w:noProof/>
            <w:webHidden/>
          </w:rPr>
          <w:instrText xml:space="preserve"> PAGEREF _Toc440482220 \h </w:instrText>
        </w:r>
      </w:ins>
      <w:r>
        <w:rPr>
          <w:noProof/>
          <w:webHidden/>
        </w:rPr>
      </w:r>
      <w:r>
        <w:rPr>
          <w:noProof/>
          <w:webHidden/>
        </w:rPr>
        <w:fldChar w:fldCharType="separate"/>
      </w:r>
      <w:ins w:id="561" w:author="John Tran" w:date="2016-02-15T21:47:00Z">
        <w:r w:rsidR="00DD7874">
          <w:rPr>
            <w:noProof/>
            <w:webHidden/>
          </w:rPr>
          <w:t>5</w:t>
        </w:r>
      </w:ins>
      <w:ins w:id="562" w:author="John Tran" w:date="2016-01-13T21:01:00Z">
        <w:r>
          <w:rPr>
            <w:noProof/>
            <w:webHidden/>
          </w:rPr>
          <w:fldChar w:fldCharType="end"/>
        </w:r>
        <w:r w:rsidRPr="00BC0A86">
          <w:rPr>
            <w:rStyle w:val="Hyperlink"/>
            <w:noProof/>
          </w:rPr>
          <w:fldChar w:fldCharType="end"/>
        </w:r>
      </w:ins>
    </w:p>
    <w:p w14:paraId="707A7266" w14:textId="77777777" w:rsidR="005000EA" w:rsidRDefault="005000EA">
      <w:pPr>
        <w:pStyle w:val="TOC2"/>
        <w:tabs>
          <w:tab w:val="left" w:pos="880"/>
          <w:tab w:val="right" w:leader="dot" w:pos="8777"/>
        </w:tabs>
        <w:rPr>
          <w:ins w:id="563" w:author="John Tran" w:date="2016-01-13T21:01:00Z"/>
          <w:rFonts w:asciiTheme="minorHAnsi" w:eastAsiaTheme="minorEastAsia" w:hAnsiTheme="minorHAnsi"/>
          <w:noProof/>
          <w:sz w:val="22"/>
          <w:lang w:val="en-US" w:eastAsia="ja-JP"/>
        </w:rPr>
      </w:pPr>
      <w:ins w:id="564"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"_Toc440482221"</w:instrText>
        </w:r>
        <w:r w:rsidRPr="00BC0A86">
          <w:rPr>
            <w:rStyle w:val="Hyperlink"/>
            <w:noProof/>
          </w:rPr>
          <w:instrText xml:space="preserve"> </w:instrText>
        </w:r>
      </w:ins>
      <w:ins w:id="565" w:author="John Tran" w:date="2016-02-15T21:47:00Z">
        <w:r w:rsidR="00DD7874" w:rsidRPr="00BC0A86">
          <w:rPr>
            <w:rStyle w:val="Hyperlink"/>
            <w:noProof/>
          </w:rPr>
        </w:r>
      </w:ins>
      <w:ins w:id="566" w:author="John Tran" w:date="2016-01-13T21:01:00Z">
        <w:r w:rsidRPr="00BC0A86">
          <w:rPr>
            <w:rStyle w:val="Hyperlink"/>
            <w:noProof/>
          </w:rPr>
          <w:fldChar w:fldCharType="separate"/>
        </w:r>
        <w:r w:rsidRPr="00BC0A86">
          <w:rPr>
            <w:rStyle w:val="Hyperlink"/>
            <w:noProof/>
          </w:rPr>
          <w:t>1.5</w:t>
        </w:r>
        <w:r>
          <w:rPr>
            <w:rFonts w:asciiTheme="minorHAnsi" w:eastAsiaTheme="minorEastAsia" w:hAnsiTheme="minorHAnsi"/>
            <w:noProof/>
            <w:sz w:val="22"/>
            <w:lang w:val="en-US" w:eastAsia="ja-JP"/>
          </w:rPr>
          <w:tab/>
        </w:r>
        <w:r w:rsidRPr="00BC0A86">
          <w:rPr>
            <w:rStyle w:val="Hyperlink"/>
            <w:noProof/>
          </w:rPr>
          <w:t>Nội dung</w:t>
        </w:r>
        <w:r>
          <w:rPr>
            <w:noProof/>
            <w:webHidden/>
          </w:rPr>
          <w:tab/>
        </w:r>
        <w:r>
          <w:rPr>
            <w:noProof/>
            <w:webHidden/>
          </w:rPr>
          <w:fldChar w:fldCharType="begin"/>
        </w:r>
        <w:r>
          <w:rPr>
            <w:noProof/>
            <w:webHidden/>
          </w:rPr>
          <w:instrText xml:space="preserve"> PAGEREF _Toc440482221 \h </w:instrText>
        </w:r>
      </w:ins>
      <w:r>
        <w:rPr>
          <w:noProof/>
          <w:webHidden/>
        </w:rPr>
      </w:r>
      <w:r>
        <w:rPr>
          <w:noProof/>
          <w:webHidden/>
        </w:rPr>
        <w:fldChar w:fldCharType="separate"/>
      </w:r>
      <w:ins w:id="567" w:author="John Tran" w:date="2016-02-15T21:47:00Z">
        <w:r w:rsidR="00DD7874">
          <w:rPr>
            <w:noProof/>
            <w:webHidden/>
          </w:rPr>
          <w:t>6</w:t>
        </w:r>
      </w:ins>
      <w:ins w:id="568" w:author="John Tran" w:date="2016-01-13T21:01:00Z">
        <w:r>
          <w:rPr>
            <w:noProof/>
            <w:webHidden/>
          </w:rPr>
          <w:fldChar w:fldCharType="end"/>
        </w:r>
        <w:r w:rsidRPr="00BC0A86">
          <w:rPr>
            <w:rStyle w:val="Hyperlink"/>
            <w:noProof/>
          </w:rPr>
          <w:fldChar w:fldCharType="end"/>
        </w:r>
      </w:ins>
    </w:p>
    <w:p w14:paraId="2483B7E8" w14:textId="77777777" w:rsidR="005000EA" w:rsidRDefault="005000EA">
      <w:pPr>
        <w:pStyle w:val="TOC1"/>
        <w:tabs>
          <w:tab w:val="left" w:pos="1760"/>
        </w:tabs>
        <w:rPr>
          <w:ins w:id="569" w:author="John Tran" w:date="2016-01-13T21:01:00Z"/>
          <w:rFonts w:asciiTheme="minorHAnsi" w:eastAsiaTheme="minorEastAsia" w:hAnsiTheme="minorHAnsi"/>
          <w:noProof/>
          <w:sz w:val="22"/>
          <w:lang w:val="en-US" w:eastAsia="ja-JP"/>
        </w:rPr>
      </w:pPr>
      <w:ins w:id="570"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"_Toc440482222"</w:instrText>
        </w:r>
        <w:r w:rsidRPr="00BC0A86">
          <w:rPr>
            <w:rStyle w:val="Hyperlink"/>
            <w:noProof/>
          </w:rPr>
          <w:instrText xml:space="preserve"> </w:instrText>
        </w:r>
      </w:ins>
      <w:ins w:id="571" w:author="John Tran" w:date="2016-02-15T21:47:00Z">
        <w:r w:rsidR="00DD7874" w:rsidRPr="00BC0A86">
          <w:rPr>
            <w:rStyle w:val="Hyperlink"/>
            <w:noProof/>
          </w:rPr>
        </w:r>
      </w:ins>
      <w:ins w:id="572" w:author="John Tran" w:date="2016-01-13T21:01:00Z">
        <w:r w:rsidRPr="00BC0A86">
          <w:rPr>
            <w:rStyle w:val="Hyperlink"/>
            <w:noProof/>
          </w:rPr>
          <w:fldChar w:fldCharType="separate"/>
        </w:r>
        <w:r w:rsidRPr="00BC0A86">
          <w:rPr>
            <w:rStyle w:val="Hyperlink"/>
            <w:noProof/>
            <w14:scene3d>
              <w14:camera w14:prst="orthographicFront"/>
              <w14:lightRig w14:rig="threePt" w14:dir="t">
                <w14:rot w14:lat="0" w14:lon="0" w14:rev="0"/>
              </w14:lightRig>
            </w14:scene3d>
          </w:rPr>
          <w:t>CHƯƠNG 2.</w:t>
        </w:r>
        <w:r>
          <w:rPr>
            <w:rFonts w:asciiTheme="minorHAnsi" w:eastAsiaTheme="minorEastAsia" w:hAnsiTheme="minorHAnsi"/>
            <w:noProof/>
            <w:sz w:val="22"/>
            <w:lang w:val="en-US" w:eastAsia="ja-JP"/>
          </w:rPr>
          <w:tab/>
        </w:r>
        <w:r w:rsidRPr="00BC0A86">
          <w:rPr>
            <w:rStyle w:val="Hyperlink"/>
            <w:noProof/>
          </w:rPr>
          <w:t>CƠ SỞ LÝ THUYẾT</w:t>
        </w:r>
        <w:r>
          <w:rPr>
            <w:noProof/>
            <w:webHidden/>
          </w:rPr>
          <w:tab/>
        </w:r>
        <w:r>
          <w:rPr>
            <w:noProof/>
            <w:webHidden/>
          </w:rPr>
          <w:fldChar w:fldCharType="begin"/>
        </w:r>
        <w:r>
          <w:rPr>
            <w:noProof/>
            <w:webHidden/>
          </w:rPr>
          <w:instrText xml:space="preserve"> PAGEREF _Toc440482222 \h </w:instrText>
        </w:r>
      </w:ins>
      <w:r>
        <w:rPr>
          <w:noProof/>
          <w:webHidden/>
        </w:rPr>
      </w:r>
      <w:r>
        <w:rPr>
          <w:noProof/>
          <w:webHidden/>
        </w:rPr>
        <w:fldChar w:fldCharType="separate"/>
      </w:r>
      <w:ins w:id="573" w:author="John Tran" w:date="2016-02-15T21:47:00Z">
        <w:r w:rsidR="00DD7874">
          <w:rPr>
            <w:noProof/>
            <w:webHidden/>
          </w:rPr>
          <w:t>7</w:t>
        </w:r>
      </w:ins>
      <w:ins w:id="574" w:author="John Tran" w:date="2016-01-13T21:01:00Z">
        <w:r>
          <w:rPr>
            <w:noProof/>
            <w:webHidden/>
          </w:rPr>
          <w:fldChar w:fldCharType="end"/>
        </w:r>
        <w:r w:rsidRPr="00BC0A86">
          <w:rPr>
            <w:rStyle w:val="Hyperlink"/>
            <w:noProof/>
          </w:rPr>
          <w:fldChar w:fldCharType="end"/>
        </w:r>
      </w:ins>
    </w:p>
    <w:p w14:paraId="6C32F4B4" w14:textId="77777777" w:rsidR="005000EA" w:rsidRDefault="005000EA">
      <w:pPr>
        <w:pStyle w:val="TOC2"/>
        <w:tabs>
          <w:tab w:val="left" w:pos="880"/>
          <w:tab w:val="right" w:leader="dot" w:pos="8777"/>
        </w:tabs>
        <w:rPr>
          <w:ins w:id="575" w:author="John Tran" w:date="2016-01-13T21:01:00Z"/>
          <w:rFonts w:asciiTheme="minorHAnsi" w:eastAsiaTheme="minorEastAsia" w:hAnsiTheme="minorHAnsi"/>
          <w:noProof/>
          <w:sz w:val="22"/>
          <w:lang w:val="en-US" w:eastAsia="ja-JP"/>
        </w:rPr>
      </w:pPr>
      <w:ins w:id="576"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"_Toc440482223"</w:instrText>
        </w:r>
        <w:r w:rsidRPr="00BC0A86">
          <w:rPr>
            <w:rStyle w:val="Hyperlink"/>
            <w:noProof/>
          </w:rPr>
          <w:instrText xml:space="preserve"> </w:instrText>
        </w:r>
      </w:ins>
      <w:ins w:id="577" w:author="John Tran" w:date="2016-02-15T21:47:00Z">
        <w:r w:rsidR="00DD7874" w:rsidRPr="00BC0A86">
          <w:rPr>
            <w:rStyle w:val="Hyperlink"/>
            <w:noProof/>
          </w:rPr>
        </w:r>
      </w:ins>
      <w:ins w:id="578" w:author="John Tran" w:date="2016-01-13T21:01:00Z">
        <w:r w:rsidRPr="00BC0A86">
          <w:rPr>
            <w:rStyle w:val="Hyperlink"/>
            <w:noProof/>
          </w:rPr>
          <w:fldChar w:fldCharType="separate"/>
        </w:r>
        <w:r w:rsidRPr="00BC0A86">
          <w:rPr>
            <w:rStyle w:val="Hyperlink"/>
            <w:noProof/>
          </w:rPr>
          <w:t>2.1</w:t>
        </w:r>
        <w:r>
          <w:rPr>
            <w:rFonts w:asciiTheme="minorHAnsi" w:eastAsiaTheme="minorEastAsia" w:hAnsiTheme="minorHAnsi"/>
            <w:noProof/>
            <w:sz w:val="22"/>
            <w:lang w:val="en-US" w:eastAsia="ja-JP"/>
          </w:rPr>
          <w:tab/>
        </w:r>
        <w:r w:rsidRPr="00BC0A86">
          <w:rPr>
            <w:rStyle w:val="Hyperlink"/>
            <w:noProof/>
          </w:rPr>
          <w:t>Mô hình chủ đề ẩn (LDA)</w:t>
        </w:r>
        <w:r>
          <w:rPr>
            <w:noProof/>
            <w:webHidden/>
          </w:rPr>
          <w:tab/>
        </w:r>
        <w:r>
          <w:rPr>
            <w:noProof/>
            <w:webHidden/>
          </w:rPr>
          <w:fldChar w:fldCharType="begin"/>
        </w:r>
        <w:r>
          <w:rPr>
            <w:noProof/>
            <w:webHidden/>
          </w:rPr>
          <w:instrText xml:space="preserve"> PAGEREF _Toc440482223 \h </w:instrText>
        </w:r>
      </w:ins>
      <w:r>
        <w:rPr>
          <w:noProof/>
          <w:webHidden/>
        </w:rPr>
      </w:r>
      <w:r>
        <w:rPr>
          <w:noProof/>
          <w:webHidden/>
        </w:rPr>
        <w:fldChar w:fldCharType="separate"/>
      </w:r>
      <w:ins w:id="579" w:author="John Tran" w:date="2016-02-15T21:47:00Z">
        <w:r w:rsidR="00DD7874">
          <w:rPr>
            <w:noProof/>
            <w:webHidden/>
          </w:rPr>
          <w:t>7</w:t>
        </w:r>
      </w:ins>
      <w:ins w:id="580" w:author="John Tran" w:date="2016-01-13T21:01:00Z">
        <w:r>
          <w:rPr>
            <w:noProof/>
            <w:webHidden/>
          </w:rPr>
          <w:fldChar w:fldCharType="end"/>
        </w:r>
        <w:r w:rsidRPr="00BC0A86">
          <w:rPr>
            <w:rStyle w:val="Hyperlink"/>
            <w:noProof/>
          </w:rPr>
          <w:fldChar w:fldCharType="end"/>
        </w:r>
      </w:ins>
    </w:p>
    <w:p w14:paraId="79E28AC8" w14:textId="77777777" w:rsidR="005000EA" w:rsidRDefault="005000EA">
      <w:pPr>
        <w:pStyle w:val="TOC3"/>
        <w:tabs>
          <w:tab w:val="left" w:pos="1320"/>
          <w:tab w:val="right" w:leader="dot" w:pos="8777"/>
        </w:tabs>
        <w:rPr>
          <w:ins w:id="581" w:author="John Tran" w:date="2016-01-13T21:01:00Z"/>
          <w:rFonts w:asciiTheme="minorHAnsi" w:eastAsiaTheme="minorEastAsia" w:hAnsiTheme="minorHAnsi"/>
          <w:noProof/>
          <w:sz w:val="22"/>
          <w:lang w:val="en-US" w:eastAsia="ja-JP"/>
        </w:rPr>
      </w:pPr>
      <w:ins w:id="582"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"_Toc440482224"</w:instrText>
        </w:r>
        <w:r w:rsidRPr="00BC0A86">
          <w:rPr>
            <w:rStyle w:val="Hyperlink"/>
            <w:noProof/>
          </w:rPr>
          <w:instrText xml:space="preserve"> </w:instrText>
        </w:r>
      </w:ins>
      <w:ins w:id="583" w:author="John Tran" w:date="2016-02-15T21:47:00Z">
        <w:r w:rsidR="00DD7874" w:rsidRPr="00BC0A86">
          <w:rPr>
            <w:rStyle w:val="Hyperlink"/>
            <w:noProof/>
          </w:rPr>
        </w:r>
      </w:ins>
      <w:ins w:id="584" w:author="John Tran" w:date="2016-01-13T21:01:00Z">
        <w:r w:rsidRPr="00BC0A86">
          <w:rPr>
            <w:rStyle w:val="Hyperlink"/>
            <w:noProof/>
          </w:rPr>
          <w:fldChar w:fldCharType="separate"/>
        </w:r>
        <w:r w:rsidRPr="00BC0A86">
          <w:rPr>
            <w:rStyle w:val="Hyperlink"/>
            <w:noProof/>
          </w:rPr>
          <w:t>2.1.1</w:t>
        </w:r>
        <w:r>
          <w:rPr>
            <w:rFonts w:asciiTheme="minorHAnsi" w:eastAsiaTheme="minorEastAsia" w:hAnsiTheme="minorHAnsi"/>
            <w:noProof/>
            <w:sz w:val="22"/>
            <w:lang w:val="en-US" w:eastAsia="ja-JP"/>
          </w:rPr>
          <w:tab/>
        </w:r>
        <w:r w:rsidRPr="00BC0A86">
          <w:rPr>
            <w:rStyle w:val="Hyperlink"/>
            <w:noProof/>
          </w:rPr>
          <w:t>Giới thiệu</w:t>
        </w:r>
        <w:r>
          <w:rPr>
            <w:noProof/>
            <w:webHidden/>
          </w:rPr>
          <w:tab/>
        </w:r>
        <w:r>
          <w:rPr>
            <w:noProof/>
            <w:webHidden/>
          </w:rPr>
          <w:fldChar w:fldCharType="begin"/>
        </w:r>
        <w:r>
          <w:rPr>
            <w:noProof/>
            <w:webHidden/>
          </w:rPr>
          <w:instrText xml:space="preserve"> PAGEREF _Toc440482224 \h </w:instrText>
        </w:r>
      </w:ins>
      <w:r>
        <w:rPr>
          <w:noProof/>
          <w:webHidden/>
        </w:rPr>
      </w:r>
      <w:r>
        <w:rPr>
          <w:noProof/>
          <w:webHidden/>
        </w:rPr>
        <w:fldChar w:fldCharType="separate"/>
      </w:r>
      <w:ins w:id="585" w:author="John Tran" w:date="2016-02-15T21:47:00Z">
        <w:r w:rsidR="00DD7874">
          <w:rPr>
            <w:noProof/>
            <w:webHidden/>
          </w:rPr>
          <w:t>7</w:t>
        </w:r>
      </w:ins>
      <w:ins w:id="586" w:author="John Tran" w:date="2016-01-13T21:01:00Z">
        <w:r>
          <w:rPr>
            <w:noProof/>
            <w:webHidden/>
          </w:rPr>
          <w:fldChar w:fldCharType="end"/>
        </w:r>
        <w:r w:rsidRPr="00BC0A86">
          <w:rPr>
            <w:rStyle w:val="Hyperlink"/>
            <w:noProof/>
          </w:rPr>
          <w:fldChar w:fldCharType="end"/>
        </w:r>
      </w:ins>
    </w:p>
    <w:p w14:paraId="02F3225B" w14:textId="77777777" w:rsidR="005000EA" w:rsidRDefault="005000EA">
      <w:pPr>
        <w:pStyle w:val="TOC3"/>
        <w:tabs>
          <w:tab w:val="left" w:pos="1320"/>
          <w:tab w:val="right" w:leader="dot" w:pos="8777"/>
        </w:tabs>
        <w:rPr>
          <w:ins w:id="587" w:author="John Tran" w:date="2016-01-13T21:01:00Z"/>
          <w:rFonts w:asciiTheme="minorHAnsi" w:eastAsiaTheme="minorEastAsia" w:hAnsiTheme="minorHAnsi"/>
          <w:noProof/>
          <w:sz w:val="22"/>
          <w:lang w:val="en-US" w:eastAsia="ja-JP"/>
        </w:rPr>
      </w:pPr>
      <w:ins w:id="588"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"_Toc440482225"</w:instrText>
        </w:r>
        <w:r w:rsidRPr="00BC0A86">
          <w:rPr>
            <w:rStyle w:val="Hyperlink"/>
            <w:noProof/>
          </w:rPr>
          <w:instrText xml:space="preserve"> </w:instrText>
        </w:r>
      </w:ins>
      <w:ins w:id="589" w:author="John Tran" w:date="2016-02-15T21:47:00Z">
        <w:r w:rsidR="00DD7874" w:rsidRPr="00BC0A86">
          <w:rPr>
            <w:rStyle w:val="Hyperlink"/>
            <w:noProof/>
          </w:rPr>
        </w:r>
      </w:ins>
      <w:ins w:id="590" w:author="John Tran" w:date="2016-01-13T21:01:00Z">
        <w:r w:rsidRPr="00BC0A86">
          <w:rPr>
            <w:rStyle w:val="Hyperlink"/>
            <w:noProof/>
          </w:rPr>
          <w:fldChar w:fldCharType="separate"/>
        </w:r>
        <w:r w:rsidRPr="00BC0A86">
          <w:rPr>
            <w:rStyle w:val="Hyperlink"/>
            <w:noProof/>
          </w:rPr>
          <w:t>2.1.2</w:t>
        </w:r>
        <w:r>
          <w:rPr>
            <w:rFonts w:asciiTheme="minorHAnsi" w:eastAsiaTheme="minorEastAsia" w:hAnsiTheme="minorHAnsi"/>
            <w:noProof/>
            <w:sz w:val="22"/>
            <w:lang w:val="en-US" w:eastAsia="ja-JP"/>
          </w:rPr>
          <w:tab/>
        </w:r>
        <w:r w:rsidRPr="00BC0A86">
          <w:rPr>
            <w:rStyle w:val="Hyperlink"/>
            <w:noProof/>
          </w:rPr>
          <w:t>Đặc điểm</w:t>
        </w:r>
        <w:r w:rsidRPr="00BC0A86">
          <w:rPr>
            <w:rStyle w:val="Hyperlink"/>
            <w:noProof/>
            <w:lang w:val="en-US"/>
          </w:rPr>
          <w:t xml:space="preserve"> của LDA</w:t>
        </w:r>
        <w:r>
          <w:rPr>
            <w:noProof/>
            <w:webHidden/>
          </w:rPr>
          <w:tab/>
        </w:r>
        <w:r>
          <w:rPr>
            <w:noProof/>
            <w:webHidden/>
          </w:rPr>
          <w:fldChar w:fldCharType="begin"/>
        </w:r>
        <w:r>
          <w:rPr>
            <w:noProof/>
            <w:webHidden/>
          </w:rPr>
          <w:instrText xml:space="preserve"> PAGEREF _Toc440482225 \h </w:instrText>
        </w:r>
      </w:ins>
      <w:r>
        <w:rPr>
          <w:noProof/>
          <w:webHidden/>
        </w:rPr>
      </w:r>
      <w:r>
        <w:rPr>
          <w:noProof/>
          <w:webHidden/>
        </w:rPr>
        <w:fldChar w:fldCharType="separate"/>
      </w:r>
      <w:ins w:id="591" w:author="John Tran" w:date="2016-02-15T21:47:00Z">
        <w:r w:rsidR="00DD7874">
          <w:rPr>
            <w:noProof/>
            <w:webHidden/>
          </w:rPr>
          <w:t>8</w:t>
        </w:r>
      </w:ins>
      <w:ins w:id="592" w:author="John Tran" w:date="2016-01-13T21:01:00Z">
        <w:r>
          <w:rPr>
            <w:noProof/>
            <w:webHidden/>
          </w:rPr>
          <w:fldChar w:fldCharType="end"/>
        </w:r>
        <w:r w:rsidRPr="00BC0A86">
          <w:rPr>
            <w:rStyle w:val="Hyperlink"/>
            <w:noProof/>
          </w:rPr>
          <w:fldChar w:fldCharType="end"/>
        </w:r>
      </w:ins>
    </w:p>
    <w:p w14:paraId="4479AEBC" w14:textId="77777777" w:rsidR="005000EA" w:rsidRDefault="005000EA">
      <w:pPr>
        <w:pStyle w:val="TOC3"/>
        <w:tabs>
          <w:tab w:val="left" w:pos="1320"/>
          <w:tab w:val="right" w:leader="dot" w:pos="8777"/>
        </w:tabs>
        <w:rPr>
          <w:ins w:id="593" w:author="John Tran" w:date="2016-01-13T21:01:00Z"/>
          <w:rFonts w:asciiTheme="minorHAnsi" w:eastAsiaTheme="minorEastAsia" w:hAnsiTheme="minorHAnsi"/>
          <w:noProof/>
          <w:sz w:val="22"/>
          <w:lang w:val="en-US" w:eastAsia="ja-JP"/>
        </w:rPr>
      </w:pPr>
      <w:ins w:id="594"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"_Toc440482226"</w:instrText>
        </w:r>
        <w:r w:rsidRPr="00BC0A86">
          <w:rPr>
            <w:rStyle w:val="Hyperlink"/>
            <w:noProof/>
          </w:rPr>
          <w:instrText xml:space="preserve"> </w:instrText>
        </w:r>
      </w:ins>
      <w:ins w:id="595" w:author="John Tran" w:date="2016-02-15T21:47:00Z">
        <w:r w:rsidR="00DD7874" w:rsidRPr="00BC0A86">
          <w:rPr>
            <w:rStyle w:val="Hyperlink"/>
            <w:noProof/>
          </w:rPr>
        </w:r>
      </w:ins>
      <w:ins w:id="596" w:author="John Tran" w:date="2016-01-13T21:01:00Z">
        <w:r w:rsidRPr="00BC0A86">
          <w:rPr>
            <w:rStyle w:val="Hyperlink"/>
            <w:noProof/>
          </w:rPr>
          <w:fldChar w:fldCharType="separate"/>
        </w:r>
        <w:r w:rsidRPr="00BC0A86">
          <w:rPr>
            <w:rStyle w:val="Hyperlink"/>
            <w:noProof/>
          </w:rPr>
          <w:t>2.1.3</w:t>
        </w:r>
        <w:r>
          <w:rPr>
            <w:rFonts w:asciiTheme="minorHAnsi" w:eastAsiaTheme="minorEastAsia" w:hAnsiTheme="minorHAnsi"/>
            <w:noProof/>
            <w:sz w:val="22"/>
            <w:lang w:val="en-US" w:eastAsia="ja-JP"/>
          </w:rPr>
          <w:tab/>
        </w:r>
        <w:r w:rsidRPr="00BC0A86">
          <w:rPr>
            <w:rStyle w:val="Hyperlink"/>
            <w:noProof/>
          </w:rPr>
          <w:t>Mô hình sinh trong LDA</w:t>
        </w:r>
        <w:r>
          <w:rPr>
            <w:noProof/>
            <w:webHidden/>
          </w:rPr>
          <w:tab/>
        </w:r>
        <w:r>
          <w:rPr>
            <w:noProof/>
            <w:webHidden/>
          </w:rPr>
          <w:fldChar w:fldCharType="begin"/>
        </w:r>
        <w:r>
          <w:rPr>
            <w:noProof/>
            <w:webHidden/>
          </w:rPr>
          <w:instrText xml:space="preserve"> PAGEREF _Toc440482226 \h </w:instrText>
        </w:r>
      </w:ins>
      <w:r>
        <w:rPr>
          <w:noProof/>
          <w:webHidden/>
        </w:rPr>
      </w:r>
      <w:r>
        <w:rPr>
          <w:noProof/>
          <w:webHidden/>
        </w:rPr>
        <w:fldChar w:fldCharType="separate"/>
      </w:r>
      <w:ins w:id="597" w:author="John Tran" w:date="2016-02-15T21:47:00Z">
        <w:r w:rsidR="00DD7874">
          <w:rPr>
            <w:noProof/>
            <w:webHidden/>
          </w:rPr>
          <w:t>8</w:t>
        </w:r>
      </w:ins>
      <w:ins w:id="598" w:author="John Tran" w:date="2016-01-13T21:01:00Z">
        <w:r>
          <w:rPr>
            <w:noProof/>
            <w:webHidden/>
          </w:rPr>
          <w:fldChar w:fldCharType="end"/>
        </w:r>
        <w:r w:rsidRPr="00BC0A86">
          <w:rPr>
            <w:rStyle w:val="Hyperlink"/>
            <w:noProof/>
          </w:rPr>
          <w:fldChar w:fldCharType="end"/>
        </w:r>
      </w:ins>
    </w:p>
    <w:p w14:paraId="0B314C8D" w14:textId="77777777" w:rsidR="005000EA" w:rsidRDefault="005000EA">
      <w:pPr>
        <w:pStyle w:val="TOC3"/>
        <w:tabs>
          <w:tab w:val="left" w:pos="1320"/>
          <w:tab w:val="right" w:leader="dot" w:pos="8777"/>
        </w:tabs>
        <w:rPr>
          <w:ins w:id="599" w:author="John Tran" w:date="2016-01-13T21:01:00Z"/>
          <w:rFonts w:asciiTheme="minorHAnsi" w:eastAsiaTheme="minorEastAsia" w:hAnsiTheme="minorHAnsi"/>
          <w:noProof/>
          <w:sz w:val="22"/>
          <w:lang w:val="en-US" w:eastAsia="ja-JP"/>
        </w:rPr>
      </w:pPr>
      <w:ins w:id="600"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"_Toc440482227"</w:instrText>
        </w:r>
        <w:r w:rsidRPr="00BC0A86">
          <w:rPr>
            <w:rStyle w:val="Hyperlink"/>
            <w:noProof/>
          </w:rPr>
          <w:instrText xml:space="preserve"> </w:instrText>
        </w:r>
      </w:ins>
      <w:ins w:id="601" w:author="John Tran" w:date="2016-02-15T21:47:00Z">
        <w:r w:rsidR="00DD7874" w:rsidRPr="00BC0A86">
          <w:rPr>
            <w:rStyle w:val="Hyperlink"/>
            <w:noProof/>
          </w:rPr>
        </w:r>
      </w:ins>
      <w:ins w:id="602" w:author="John Tran" w:date="2016-01-13T21:01:00Z">
        <w:r w:rsidRPr="00BC0A86">
          <w:rPr>
            <w:rStyle w:val="Hyperlink"/>
            <w:noProof/>
          </w:rPr>
          <w:fldChar w:fldCharType="separate"/>
        </w:r>
        <w:r w:rsidRPr="00BC0A86">
          <w:rPr>
            <w:rStyle w:val="Hyperlink"/>
            <w:noProof/>
          </w:rPr>
          <w:t>2.1.4</w:t>
        </w:r>
        <w:r>
          <w:rPr>
            <w:rFonts w:asciiTheme="minorHAnsi" w:eastAsiaTheme="minorEastAsia" w:hAnsiTheme="minorHAnsi"/>
            <w:noProof/>
            <w:sz w:val="22"/>
            <w:lang w:val="en-US" w:eastAsia="ja-JP"/>
          </w:rPr>
          <w:tab/>
        </w:r>
        <w:r w:rsidRPr="00BC0A86">
          <w:rPr>
            <w:rStyle w:val="Hyperlink"/>
            <w:noProof/>
          </w:rPr>
          <w:t>Ước lượng tham số và suy luận</w:t>
        </w:r>
        <w:r>
          <w:rPr>
            <w:noProof/>
            <w:webHidden/>
          </w:rPr>
          <w:tab/>
        </w:r>
        <w:r>
          <w:rPr>
            <w:noProof/>
            <w:webHidden/>
          </w:rPr>
          <w:fldChar w:fldCharType="begin"/>
        </w:r>
        <w:r>
          <w:rPr>
            <w:noProof/>
            <w:webHidden/>
          </w:rPr>
          <w:instrText xml:space="preserve"> PAGEREF _Toc440482227 \h </w:instrText>
        </w:r>
      </w:ins>
      <w:r>
        <w:rPr>
          <w:noProof/>
          <w:webHidden/>
        </w:rPr>
      </w:r>
      <w:r>
        <w:rPr>
          <w:noProof/>
          <w:webHidden/>
        </w:rPr>
        <w:fldChar w:fldCharType="separate"/>
      </w:r>
      <w:ins w:id="603" w:author="John Tran" w:date="2016-02-15T21:47:00Z">
        <w:r w:rsidR="00DD7874">
          <w:rPr>
            <w:noProof/>
            <w:webHidden/>
          </w:rPr>
          <w:t>10</w:t>
        </w:r>
      </w:ins>
      <w:ins w:id="604" w:author="John Tran" w:date="2016-01-13T21:01:00Z">
        <w:r>
          <w:rPr>
            <w:noProof/>
            <w:webHidden/>
          </w:rPr>
          <w:fldChar w:fldCharType="end"/>
        </w:r>
        <w:r w:rsidRPr="00BC0A86">
          <w:rPr>
            <w:rStyle w:val="Hyperlink"/>
            <w:noProof/>
          </w:rPr>
          <w:fldChar w:fldCharType="end"/>
        </w:r>
      </w:ins>
    </w:p>
    <w:p w14:paraId="7D527710" w14:textId="77777777" w:rsidR="005000EA" w:rsidRDefault="005000EA">
      <w:pPr>
        <w:pStyle w:val="TOC2"/>
        <w:tabs>
          <w:tab w:val="left" w:pos="880"/>
          <w:tab w:val="right" w:leader="dot" w:pos="8777"/>
        </w:tabs>
        <w:rPr>
          <w:ins w:id="605" w:author="John Tran" w:date="2016-01-13T21:01:00Z"/>
          <w:rFonts w:asciiTheme="minorHAnsi" w:eastAsiaTheme="minorEastAsia" w:hAnsiTheme="minorHAnsi"/>
          <w:noProof/>
          <w:sz w:val="22"/>
          <w:lang w:val="en-US" w:eastAsia="ja-JP"/>
        </w:rPr>
      </w:pPr>
      <w:ins w:id="606"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"_Toc440482232"</w:instrText>
        </w:r>
        <w:r w:rsidRPr="00BC0A86">
          <w:rPr>
            <w:rStyle w:val="Hyperlink"/>
            <w:noProof/>
          </w:rPr>
          <w:instrText xml:space="preserve"> </w:instrText>
        </w:r>
      </w:ins>
      <w:ins w:id="607" w:author="John Tran" w:date="2016-02-15T21:47:00Z">
        <w:r w:rsidR="00DD7874" w:rsidRPr="00BC0A86">
          <w:rPr>
            <w:rStyle w:val="Hyperlink"/>
            <w:noProof/>
          </w:rPr>
        </w:r>
      </w:ins>
      <w:ins w:id="608" w:author="John Tran" w:date="2016-01-13T21:01:00Z">
        <w:r w:rsidRPr="00BC0A86">
          <w:rPr>
            <w:rStyle w:val="Hyperlink"/>
            <w:noProof/>
          </w:rPr>
          <w:fldChar w:fldCharType="separate"/>
        </w:r>
        <w:r w:rsidRPr="00BC0A86">
          <w:rPr>
            <w:rStyle w:val="Hyperlink"/>
            <w:noProof/>
          </w:rPr>
          <w:t>2.2</w:t>
        </w:r>
        <w:r>
          <w:rPr>
            <w:rFonts w:asciiTheme="minorHAnsi" w:eastAsiaTheme="minorEastAsia" w:hAnsiTheme="minorHAnsi"/>
            <w:noProof/>
            <w:sz w:val="22"/>
            <w:lang w:val="en-US" w:eastAsia="ja-JP"/>
          </w:rPr>
          <w:tab/>
        </w:r>
        <w:r w:rsidRPr="00BC0A86">
          <w:rPr>
            <w:rStyle w:val="Hyperlink"/>
            <w:noProof/>
          </w:rPr>
          <w:t>Phân tích và đánh giá cảm xúc</w:t>
        </w:r>
        <w:r>
          <w:rPr>
            <w:noProof/>
            <w:webHidden/>
          </w:rPr>
          <w:tab/>
        </w:r>
        <w:r>
          <w:rPr>
            <w:noProof/>
            <w:webHidden/>
          </w:rPr>
          <w:fldChar w:fldCharType="begin"/>
        </w:r>
        <w:r>
          <w:rPr>
            <w:noProof/>
            <w:webHidden/>
          </w:rPr>
          <w:instrText xml:space="preserve"> PAGEREF _Toc440482232 \h </w:instrText>
        </w:r>
      </w:ins>
      <w:r>
        <w:rPr>
          <w:noProof/>
          <w:webHidden/>
        </w:rPr>
      </w:r>
      <w:r>
        <w:rPr>
          <w:noProof/>
          <w:webHidden/>
        </w:rPr>
        <w:fldChar w:fldCharType="separate"/>
      </w:r>
      <w:ins w:id="609" w:author="John Tran" w:date="2016-02-15T21:47:00Z">
        <w:r w:rsidR="00DD7874">
          <w:rPr>
            <w:noProof/>
            <w:webHidden/>
          </w:rPr>
          <w:t>13</w:t>
        </w:r>
      </w:ins>
      <w:ins w:id="610" w:author="John Tran" w:date="2016-01-13T21:01:00Z">
        <w:r>
          <w:rPr>
            <w:noProof/>
            <w:webHidden/>
          </w:rPr>
          <w:fldChar w:fldCharType="end"/>
        </w:r>
        <w:r w:rsidRPr="00BC0A86">
          <w:rPr>
            <w:rStyle w:val="Hyperlink"/>
            <w:noProof/>
          </w:rPr>
          <w:fldChar w:fldCharType="end"/>
        </w:r>
      </w:ins>
    </w:p>
    <w:p w14:paraId="5FAEA9B4" w14:textId="77777777" w:rsidR="005000EA" w:rsidRDefault="005000EA">
      <w:pPr>
        <w:pStyle w:val="TOC3"/>
        <w:tabs>
          <w:tab w:val="left" w:pos="1320"/>
          <w:tab w:val="right" w:leader="dot" w:pos="8777"/>
        </w:tabs>
        <w:rPr>
          <w:ins w:id="611" w:author="John Tran" w:date="2016-01-13T21:01:00Z"/>
          <w:rFonts w:asciiTheme="minorHAnsi" w:eastAsiaTheme="minorEastAsia" w:hAnsiTheme="minorHAnsi"/>
          <w:noProof/>
          <w:sz w:val="22"/>
          <w:lang w:val="en-US" w:eastAsia="ja-JP"/>
        </w:rPr>
      </w:pPr>
      <w:ins w:id="612"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"_Toc440482233"</w:instrText>
        </w:r>
        <w:r w:rsidRPr="00BC0A86">
          <w:rPr>
            <w:rStyle w:val="Hyperlink"/>
            <w:noProof/>
          </w:rPr>
          <w:instrText xml:space="preserve"> </w:instrText>
        </w:r>
      </w:ins>
      <w:ins w:id="613" w:author="John Tran" w:date="2016-02-15T21:47:00Z">
        <w:r w:rsidR="00DD7874" w:rsidRPr="00BC0A86">
          <w:rPr>
            <w:rStyle w:val="Hyperlink"/>
            <w:noProof/>
          </w:rPr>
        </w:r>
      </w:ins>
      <w:ins w:id="614" w:author="John Tran" w:date="2016-01-13T21:01:00Z">
        <w:r w:rsidRPr="00BC0A86">
          <w:rPr>
            <w:rStyle w:val="Hyperlink"/>
            <w:noProof/>
          </w:rPr>
          <w:fldChar w:fldCharType="separate"/>
        </w:r>
        <w:r w:rsidRPr="00BC0A86">
          <w:rPr>
            <w:rStyle w:val="Hyperlink"/>
            <w:noProof/>
          </w:rPr>
          <w:t>2.2.1</w:t>
        </w:r>
        <w:r>
          <w:rPr>
            <w:rFonts w:asciiTheme="minorHAnsi" w:eastAsiaTheme="minorEastAsia" w:hAnsiTheme="minorHAnsi"/>
            <w:noProof/>
            <w:sz w:val="22"/>
            <w:lang w:val="en-US" w:eastAsia="ja-JP"/>
          </w:rPr>
          <w:tab/>
        </w:r>
        <w:r w:rsidRPr="00BC0A86">
          <w:rPr>
            <w:rStyle w:val="Hyperlink"/>
            <w:noProof/>
          </w:rPr>
          <w:t>Định nghĩa quan điểm</w:t>
        </w:r>
        <w:r>
          <w:rPr>
            <w:noProof/>
            <w:webHidden/>
          </w:rPr>
          <w:tab/>
        </w:r>
        <w:r>
          <w:rPr>
            <w:noProof/>
            <w:webHidden/>
          </w:rPr>
          <w:fldChar w:fldCharType="begin"/>
        </w:r>
        <w:r>
          <w:rPr>
            <w:noProof/>
            <w:webHidden/>
          </w:rPr>
          <w:instrText xml:space="preserve"> PAGEREF _Toc440482233 \h </w:instrText>
        </w:r>
      </w:ins>
      <w:r>
        <w:rPr>
          <w:noProof/>
          <w:webHidden/>
        </w:rPr>
      </w:r>
      <w:r>
        <w:rPr>
          <w:noProof/>
          <w:webHidden/>
        </w:rPr>
        <w:fldChar w:fldCharType="separate"/>
      </w:r>
      <w:ins w:id="615" w:author="John Tran" w:date="2016-02-15T21:47:00Z">
        <w:r w:rsidR="00DD7874">
          <w:rPr>
            <w:noProof/>
            <w:webHidden/>
          </w:rPr>
          <w:t>13</w:t>
        </w:r>
      </w:ins>
      <w:ins w:id="616" w:author="John Tran" w:date="2016-01-13T21:01:00Z">
        <w:r>
          <w:rPr>
            <w:noProof/>
            <w:webHidden/>
          </w:rPr>
          <w:fldChar w:fldCharType="end"/>
        </w:r>
        <w:r w:rsidRPr="00BC0A86">
          <w:rPr>
            <w:rStyle w:val="Hyperlink"/>
            <w:noProof/>
          </w:rPr>
          <w:fldChar w:fldCharType="end"/>
        </w:r>
      </w:ins>
    </w:p>
    <w:p w14:paraId="4AB15933" w14:textId="77777777" w:rsidR="005000EA" w:rsidRDefault="005000EA">
      <w:pPr>
        <w:pStyle w:val="TOC3"/>
        <w:tabs>
          <w:tab w:val="left" w:pos="1320"/>
          <w:tab w:val="right" w:leader="dot" w:pos="8777"/>
        </w:tabs>
        <w:rPr>
          <w:ins w:id="617" w:author="John Tran" w:date="2016-01-13T21:01:00Z"/>
          <w:rFonts w:asciiTheme="minorHAnsi" w:eastAsiaTheme="minorEastAsia" w:hAnsiTheme="minorHAnsi"/>
          <w:noProof/>
          <w:sz w:val="22"/>
          <w:lang w:val="en-US" w:eastAsia="ja-JP"/>
        </w:rPr>
      </w:pPr>
      <w:ins w:id="618"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"_Toc440482234"</w:instrText>
        </w:r>
        <w:r w:rsidRPr="00BC0A86">
          <w:rPr>
            <w:rStyle w:val="Hyperlink"/>
            <w:noProof/>
          </w:rPr>
          <w:instrText xml:space="preserve"> </w:instrText>
        </w:r>
      </w:ins>
      <w:ins w:id="619" w:author="John Tran" w:date="2016-02-15T21:47:00Z">
        <w:r w:rsidR="00DD7874" w:rsidRPr="00BC0A86">
          <w:rPr>
            <w:rStyle w:val="Hyperlink"/>
            <w:noProof/>
          </w:rPr>
        </w:r>
      </w:ins>
      <w:ins w:id="620" w:author="John Tran" w:date="2016-01-13T21:01:00Z">
        <w:r w:rsidRPr="00BC0A86">
          <w:rPr>
            <w:rStyle w:val="Hyperlink"/>
            <w:noProof/>
          </w:rPr>
          <w:fldChar w:fldCharType="separate"/>
        </w:r>
        <w:r w:rsidRPr="00BC0A86">
          <w:rPr>
            <w:rStyle w:val="Hyperlink"/>
            <w:noProof/>
          </w:rPr>
          <w:t>2.2.2</w:t>
        </w:r>
        <w:r>
          <w:rPr>
            <w:rFonts w:asciiTheme="minorHAnsi" w:eastAsiaTheme="minorEastAsia" w:hAnsiTheme="minorHAnsi"/>
            <w:noProof/>
            <w:sz w:val="22"/>
            <w:lang w:val="en-US" w:eastAsia="ja-JP"/>
          </w:rPr>
          <w:tab/>
        </w:r>
        <w:r w:rsidRPr="00BC0A86">
          <w:rPr>
            <w:rStyle w:val="Hyperlink"/>
            <w:noProof/>
          </w:rPr>
          <w:t>Bài toán phân tích cảm xúc</w:t>
        </w:r>
        <w:r>
          <w:rPr>
            <w:noProof/>
            <w:webHidden/>
          </w:rPr>
          <w:tab/>
        </w:r>
        <w:r>
          <w:rPr>
            <w:noProof/>
            <w:webHidden/>
          </w:rPr>
          <w:fldChar w:fldCharType="begin"/>
        </w:r>
        <w:r>
          <w:rPr>
            <w:noProof/>
            <w:webHidden/>
          </w:rPr>
          <w:instrText xml:space="preserve"> PAGEREF _Toc440482234 \h </w:instrText>
        </w:r>
      </w:ins>
      <w:r>
        <w:rPr>
          <w:noProof/>
          <w:webHidden/>
        </w:rPr>
      </w:r>
      <w:r>
        <w:rPr>
          <w:noProof/>
          <w:webHidden/>
        </w:rPr>
        <w:fldChar w:fldCharType="separate"/>
      </w:r>
      <w:ins w:id="621" w:author="John Tran" w:date="2016-02-15T21:47:00Z">
        <w:r w:rsidR="00DD7874">
          <w:rPr>
            <w:noProof/>
            <w:webHidden/>
          </w:rPr>
          <w:t>14</w:t>
        </w:r>
      </w:ins>
      <w:ins w:id="622" w:author="John Tran" w:date="2016-01-13T21:01:00Z">
        <w:r>
          <w:rPr>
            <w:noProof/>
            <w:webHidden/>
          </w:rPr>
          <w:fldChar w:fldCharType="end"/>
        </w:r>
        <w:r w:rsidRPr="00BC0A86">
          <w:rPr>
            <w:rStyle w:val="Hyperlink"/>
            <w:noProof/>
          </w:rPr>
          <w:fldChar w:fldCharType="end"/>
        </w:r>
      </w:ins>
    </w:p>
    <w:p w14:paraId="10B7C835" w14:textId="77777777" w:rsidR="005000EA" w:rsidRDefault="005000EA">
      <w:pPr>
        <w:pStyle w:val="TOC3"/>
        <w:tabs>
          <w:tab w:val="left" w:pos="1320"/>
          <w:tab w:val="right" w:leader="dot" w:pos="8777"/>
        </w:tabs>
        <w:rPr>
          <w:ins w:id="623" w:author="John Tran" w:date="2016-01-13T21:01:00Z"/>
          <w:rFonts w:asciiTheme="minorHAnsi" w:eastAsiaTheme="minorEastAsia" w:hAnsiTheme="minorHAnsi"/>
          <w:noProof/>
          <w:sz w:val="22"/>
          <w:lang w:val="en-US" w:eastAsia="ja-JP"/>
        </w:rPr>
      </w:pPr>
      <w:ins w:id="624"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"_Toc440482235"</w:instrText>
        </w:r>
        <w:r w:rsidRPr="00BC0A86">
          <w:rPr>
            <w:rStyle w:val="Hyperlink"/>
            <w:noProof/>
          </w:rPr>
          <w:instrText xml:space="preserve"> </w:instrText>
        </w:r>
      </w:ins>
      <w:ins w:id="625" w:author="John Tran" w:date="2016-02-15T21:47:00Z">
        <w:r w:rsidR="00DD7874" w:rsidRPr="00BC0A86">
          <w:rPr>
            <w:rStyle w:val="Hyperlink"/>
            <w:noProof/>
          </w:rPr>
        </w:r>
      </w:ins>
      <w:ins w:id="626" w:author="John Tran" w:date="2016-01-13T21:01:00Z">
        <w:r w:rsidRPr="00BC0A86">
          <w:rPr>
            <w:rStyle w:val="Hyperlink"/>
            <w:noProof/>
          </w:rPr>
          <w:fldChar w:fldCharType="separate"/>
        </w:r>
        <w:r w:rsidRPr="00BC0A86">
          <w:rPr>
            <w:rStyle w:val="Hyperlink"/>
            <w:noProof/>
          </w:rPr>
          <w:t>2.2.3</w:t>
        </w:r>
        <w:r>
          <w:rPr>
            <w:rFonts w:asciiTheme="minorHAnsi" w:eastAsiaTheme="minorEastAsia" w:hAnsiTheme="minorHAnsi"/>
            <w:noProof/>
            <w:sz w:val="22"/>
            <w:lang w:val="en-US" w:eastAsia="ja-JP"/>
          </w:rPr>
          <w:tab/>
        </w:r>
        <w:r w:rsidRPr="00BC0A86">
          <w:rPr>
            <w:rStyle w:val="Hyperlink"/>
            <w:noProof/>
          </w:rPr>
          <w:t>Các nghiên cứu về và công cụ cho việc phân tích cảm xúc đã có</w:t>
        </w:r>
        <w:r>
          <w:rPr>
            <w:noProof/>
            <w:webHidden/>
          </w:rPr>
          <w:tab/>
        </w:r>
        <w:r>
          <w:rPr>
            <w:noProof/>
            <w:webHidden/>
          </w:rPr>
          <w:fldChar w:fldCharType="begin"/>
        </w:r>
        <w:r>
          <w:rPr>
            <w:noProof/>
            <w:webHidden/>
          </w:rPr>
          <w:instrText xml:space="preserve"> PAGEREF _Toc440482235 \h </w:instrText>
        </w:r>
      </w:ins>
      <w:r>
        <w:rPr>
          <w:noProof/>
          <w:webHidden/>
        </w:rPr>
      </w:r>
      <w:r>
        <w:rPr>
          <w:noProof/>
          <w:webHidden/>
        </w:rPr>
        <w:fldChar w:fldCharType="separate"/>
      </w:r>
      <w:ins w:id="627" w:author="John Tran" w:date="2016-02-15T21:47:00Z">
        <w:r w:rsidR="00DD7874">
          <w:rPr>
            <w:noProof/>
            <w:webHidden/>
          </w:rPr>
          <w:t>16</w:t>
        </w:r>
      </w:ins>
      <w:ins w:id="628" w:author="John Tran" w:date="2016-01-13T21:01:00Z">
        <w:r>
          <w:rPr>
            <w:noProof/>
            <w:webHidden/>
          </w:rPr>
          <w:fldChar w:fldCharType="end"/>
        </w:r>
        <w:r w:rsidRPr="00BC0A86">
          <w:rPr>
            <w:rStyle w:val="Hyperlink"/>
            <w:noProof/>
          </w:rPr>
          <w:fldChar w:fldCharType="end"/>
        </w:r>
      </w:ins>
    </w:p>
    <w:p w14:paraId="75884216" w14:textId="77777777" w:rsidR="005000EA" w:rsidRDefault="005000EA">
      <w:pPr>
        <w:pStyle w:val="TOC3"/>
        <w:tabs>
          <w:tab w:val="left" w:pos="1320"/>
          <w:tab w:val="right" w:leader="dot" w:pos="8777"/>
        </w:tabs>
        <w:rPr>
          <w:ins w:id="629" w:author="John Tran" w:date="2016-01-13T21:01:00Z"/>
          <w:rFonts w:asciiTheme="minorHAnsi" w:eastAsiaTheme="minorEastAsia" w:hAnsiTheme="minorHAnsi"/>
          <w:noProof/>
          <w:sz w:val="22"/>
          <w:lang w:val="en-US" w:eastAsia="ja-JP"/>
        </w:rPr>
      </w:pPr>
      <w:ins w:id="630"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"_Toc440482236"</w:instrText>
        </w:r>
        <w:r w:rsidRPr="00BC0A86">
          <w:rPr>
            <w:rStyle w:val="Hyperlink"/>
            <w:noProof/>
          </w:rPr>
          <w:instrText xml:space="preserve"> </w:instrText>
        </w:r>
      </w:ins>
      <w:ins w:id="631" w:author="John Tran" w:date="2016-02-15T21:47:00Z">
        <w:r w:rsidR="00DD7874" w:rsidRPr="00BC0A86">
          <w:rPr>
            <w:rStyle w:val="Hyperlink"/>
            <w:noProof/>
          </w:rPr>
        </w:r>
      </w:ins>
      <w:ins w:id="632" w:author="John Tran" w:date="2016-01-13T21:01:00Z">
        <w:r w:rsidRPr="00BC0A86">
          <w:rPr>
            <w:rStyle w:val="Hyperlink"/>
            <w:noProof/>
          </w:rPr>
          <w:fldChar w:fldCharType="separate"/>
        </w:r>
        <w:r w:rsidRPr="00BC0A86">
          <w:rPr>
            <w:rStyle w:val="Hyperlink"/>
            <w:noProof/>
          </w:rPr>
          <w:t>2.2.4</w:t>
        </w:r>
        <w:r>
          <w:rPr>
            <w:rFonts w:asciiTheme="minorHAnsi" w:eastAsiaTheme="minorEastAsia" w:hAnsiTheme="minorHAnsi"/>
            <w:noProof/>
            <w:sz w:val="22"/>
            <w:lang w:val="en-US" w:eastAsia="ja-JP"/>
          </w:rPr>
          <w:tab/>
        </w:r>
        <w:r w:rsidRPr="00BC0A86">
          <w:rPr>
            <w:rStyle w:val="Hyperlink"/>
            <w:noProof/>
          </w:rPr>
          <w:t>Các phương pháp tiếp cận cho việc phân tích cảm xúc</w:t>
        </w:r>
        <w:r>
          <w:rPr>
            <w:noProof/>
            <w:webHidden/>
          </w:rPr>
          <w:tab/>
        </w:r>
        <w:r>
          <w:rPr>
            <w:noProof/>
            <w:webHidden/>
          </w:rPr>
          <w:fldChar w:fldCharType="begin"/>
        </w:r>
        <w:r>
          <w:rPr>
            <w:noProof/>
            <w:webHidden/>
          </w:rPr>
          <w:instrText xml:space="preserve"> PAGEREF _Toc440482236 \h </w:instrText>
        </w:r>
      </w:ins>
      <w:r>
        <w:rPr>
          <w:noProof/>
          <w:webHidden/>
        </w:rPr>
      </w:r>
      <w:r>
        <w:rPr>
          <w:noProof/>
          <w:webHidden/>
        </w:rPr>
        <w:fldChar w:fldCharType="separate"/>
      </w:r>
      <w:ins w:id="633" w:author="John Tran" w:date="2016-02-15T21:47:00Z">
        <w:r w:rsidR="00DD7874">
          <w:rPr>
            <w:noProof/>
            <w:webHidden/>
          </w:rPr>
          <w:t>19</w:t>
        </w:r>
      </w:ins>
      <w:ins w:id="634" w:author="John Tran" w:date="2016-01-13T21:01:00Z">
        <w:r>
          <w:rPr>
            <w:noProof/>
            <w:webHidden/>
          </w:rPr>
          <w:fldChar w:fldCharType="end"/>
        </w:r>
        <w:r w:rsidRPr="00BC0A86">
          <w:rPr>
            <w:rStyle w:val="Hyperlink"/>
            <w:noProof/>
          </w:rPr>
          <w:fldChar w:fldCharType="end"/>
        </w:r>
      </w:ins>
    </w:p>
    <w:p w14:paraId="075C45F9" w14:textId="77777777" w:rsidR="005000EA" w:rsidRDefault="005000EA">
      <w:pPr>
        <w:pStyle w:val="TOC3"/>
        <w:tabs>
          <w:tab w:val="left" w:pos="1320"/>
          <w:tab w:val="right" w:leader="dot" w:pos="8777"/>
        </w:tabs>
        <w:rPr>
          <w:ins w:id="635" w:author="John Tran" w:date="2016-01-13T21:01:00Z"/>
          <w:rFonts w:asciiTheme="minorHAnsi" w:eastAsiaTheme="minorEastAsia" w:hAnsiTheme="minorHAnsi"/>
          <w:noProof/>
          <w:sz w:val="22"/>
          <w:lang w:val="en-US" w:eastAsia="ja-JP"/>
        </w:rPr>
      </w:pPr>
      <w:ins w:id="636"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"_Toc440482237"</w:instrText>
        </w:r>
        <w:r w:rsidRPr="00BC0A86">
          <w:rPr>
            <w:rStyle w:val="Hyperlink"/>
            <w:noProof/>
          </w:rPr>
          <w:instrText xml:space="preserve"> </w:instrText>
        </w:r>
      </w:ins>
      <w:ins w:id="637" w:author="John Tran" w:date="2016-02-15T21:47:00Z">
        <w:r w:rsidR="00DD7874" w:rsidRPr="00BC0A86">
          <w:rPr>
            <w:rStyle w:val="Hyperlink"/>
            <w:noProof/>
          </w:rPr>
        </w:r>
      </w:ins>
      <w:ins w:id="638" w:author="John Tran" w:date="2016-01-13T21:01:00Z">
        <w:r w:rsidRPr="00BC0A86">
          <w:rPr>
            <w:rStyle w:val="Hyperlink"/>
            <w:noProof/>
          </w:rPr>
          <w:fldChar w:fldCharType="separate"/>
        </w:r>
        <w:r w:rsidRPr="00BC0A86">
          <w:rPr>
            <w:rStyle w:val="Hyperlink"/>
            <w:noProof/>
          </w:rPr>
          <w:t>2.2.5</w:t>
        </w:r>
        <w:r>
          <w:rPr>
            <w:rFonts w:asciiTheme="minorHAnsi" w:eastAsiaTheme="minorEastAsia" w:hAnsiTheme="minorHAnsi"/>
            <w:noProof/>
            <w:sz w:val="22"/>
            <w:lang w:val="en-US" w:eastAsia="ja-JP"/>
          </w:rPr>
          <w:tab/>
        </w:r>
        <w:r w:rsidRPr="00BC0A86">
          <w:rPr>
            <w:rStyle w:val="Hyperlink"/>
            <w:noProof/>
          </w:rPr>
          <w:t>Đánh giá cảm xúc dựa vào từ vựng (Lexicon) và vấn đề gặp phải</w:t>
        </w:r>
        <w:r>
          <w:rPr>
            <w:noProof/>
            <w:webHidden/>
          </w:rPr>
          <w:tab/>
        </w:r>
        <w:r>
          <w:rPr>
            <w:noProof/>
            <w:webHidden/>
          </w:rPr>
          <w:fldChar w:fldCharType="begin"/>
        </w:r>
        <w:r>
          <w:rPr>
            <w:noProof/>
            <w:webHidden/>
          </w:rPr>
          <w:instrText xml:space="preserve"> PAGEREF _Toc440482237 \h </w:instrText>
        </w:r>
      </w:ins>
      <w:r>
        <w:rPr>
          <w:noProof/>
          <w:webHidden/>
        </w:rPr>
      </w:r>
      <w:r>
        <w:rPr>
          <w:noProof/>
          <w:webHidden/>
        </w:rPr>
        <w:fldChar w:fldCharType="separate"/>
      </w:r>
      <w:ins w:id="639" w:author="John Tran" w:date="2016-02-15T21:47:00Z">
        <w:r w:rsidR="00DD7874">
          <w:rPr>
            <w:noProof/>
            <w:webHidden/>
          </w:rPr>
          <w:t>22</w:t>
        </w:r>
      </w:ins>
      <w:ins w:id="640" w:author="John Tran" w:date="2016-01-13T21:01:00Z">
        <w:r>
          <w:rPr>
            <w:noProof/>
            <w:webHidden/>
          </w:rPr>
          <w:fldChar w:fldCharType="end"/>
        </w:r>
        <w:r w:rsidRPr="00BC0A86">
          <w:rPr>
            <w:rStyle w:val="Hyperlink"/>
            <w:noProof/>
          </w:rPr>
          <w:fldChar w:fldCharType="end"/>
        </w:r>
      </w:ins>
    </w:p>
    <w:p w14:paraId="79F51E38" w14:textId="77777777" w:rsidR="005000EA" w:rsidRDefault="005000EA">
      <w:pPr>
        <w:pStyle w:val="TOC3"/>
        <w:tabs>
          <w:tab w:val="left" w:pos="1320"/>
          <w:tab w:val="right" w:leader="dot" w:pos="8777"/>
        </w:tabs>
        <w:rPr>
          <w:ins w:id="641" w:author="John Tran" w:date="2016-01-13T21:01:00Z"/>
          <w:rFonts w:asciiTheme="minorHAnsi" w:eastAsiaTheme="minorEastAsia" w:hAnsiTheme="minorHAnsi"/>
          <w:noProof/>
          <w:sz w:val="22"/>
          <w:lang w:val="en-US" w:eastAsia="ja-JP"/>
        </w:rPr>
      </w:pPr>
      <w:ins w:id="642"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"_Toc440482238"</w:instrText>
        </w:r>
        <w:r w:rsidRPr="00BC0A86">
          <w:rPr>
            <w:rStyle w:val="Hyperlink"/>
            <w:noProof/>
          </w:rPr>
          <w:instrText xml:space="preserve"> </w:instrText>
        </w:r>
      </w:ins>
      <w:ins w:id="643" w:author="John Tran" w:date="2016-02-15T21:47:00Z">
        <w:r w:rsidR="00DD7874" w:rsidRPr="00BC0A86">
          <w:rPr>
            <w:rStyle w:val="Hyperlink"/>
            <w:noProof/>
          </w:rPr>
        </w:r>
      </w:ins>
      <w:ins w:id="644" w:author="John Tran" w:date="2016-01-13T21:01:00Z">
        <w:r w:rsidRPr="00BC0A86">
          <w:rPr>
            <w:rStyle w:val="Hyperlink"/>
            <w:noProof/>
          </w:rPr>
          <w:fldChar w:fldCharType="separate"/>
        </w:r>
        <w:r w:rsidRPr="00BC0A86">
          <w:rPr>
            <w:rStyle w:val="Hyperlink"/>
            <w:noProof/>
          </w:rPr>
          <w:t>2.2.6</w:t>
        </w:r>
        <w:r>
          <w:rPr>
            <w:rFonts w:asciiTheme="minorHAnsi" w:eastAsiaTheme="minorEastAsia" w:hAnsiTheme="minorHAnsi"/>
            <w:noProof/>
            <w:sz w:val="22"/>
            <w:lang w:val="en-US" w:eastAsia="ja-JP"/>
          </w:rPr>
          <w:tab/>
        </w:r>
        <w:r w:rsidRPr="00BC0A86">
          <w:rPr>
            <w:rStyle w:val="Hyperlink"/>
            <w:noProof/>
          </w:rPr>
          <w:t>Đề xuất về mô hình phân tích cảm xúc kết hợp phương pháp phân lớp Lexicon và phương pháp SVM.</w:t>
        </w:r>
        <w:r>
          <w:rPr>
            <w:noProof/>
            <w:webHidden/>
          </w:rPr>
          <w:tab/>
        </w:r>
        <w:r>
          <w:rPr>
            <w:noProof/>
            <w:webHidden/>
          </w:rPr>
          <w:fldChar w:fldCharType="begin"/>
        </w:r>
        <w:r>
          <w:rPr>
            <w:noProof/>
            <w:webHidden/>
          </w:rPr>
          <w:instrText xml:space="preserve"> PAGEREF _Toc440482238 \h </w:instrText>
        </w:r>
      </w:ins>
      <w:r>
        <w:rPr>
          <w:noProof/>
          <w:webHidden/>
        </w:rPr>
      </w:r>
      <w:r>
        <w:rPr>
          <w:noProof/>
          <w:webHidden/>
        </w:rPr>
        <w:fldChar w:fldCharType="separate"/>
      </w:r>
      <w:ins w:id="645" w:author="John Tran" w:date="2016-02-15T21:47:00Z">
        <w:r w:rsidR="00DD7874">
          <w:rPr>
            <w:noProof/>
            <w:webHidden/>
          </w:rPr>
          <w:t>23</w:t>
        </w:r>
      </w:ins>
      <w:ins w:id="646" w:author="John Tran" w:date="2016-01-13T21:01:00Z">
        <w:r>
          <w:rPr>
            <w:noProof/>
            <w:webHidden/>
          </w:rPr>
          <w:fldChar w:fldCharType="end"/>
        </w:r>
        <w:r w:rsidRPr="00BC0A86">
          <w:rPr>
            <w:rStyle w:val="Hyperlink"/>
            <w:noProof/>
          </w:rPr>
          <w:fldChar w:fldCharType="end"/>
        </w:r>
      </w:ins>
    </w:p>
    <w:p w14:paraId="4B955676" w14:textId="77777777" w:rsidR="005000EA" w:rsidRDefault="005000EA">
      <w:pPr>
        <w:pStyle w:val="TOC2"/>
        <w:tabs>
          <w:tab w:val="left" w:pos="880"/>
          <w:tab w:val="right" w:leader="dot" w:pos="8777"/>
        </w:tabs>
        <w:rPr>
          <w:ins w:id="647" w:author="John Tran" w:date="2016-01-13T21:01:00Z"/>
          <w:rFonts w:asciiTheme="minorHAnsi" w:eastAsiaTheme="minorEastAsia" w:hAnsiTheme="minorHAnsi"/>
          <w:noProof/>
          <w:sz w:val="22"/>
          <w:lang w:val="en-US" w:eastAsia="ja-JP"/>
        </w:rPr>
      </w:pPr>
      <w:ins w:id="648"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"_Toc440482239"</w:instrText>
        </w:r>
        <w:r w:rsidRPr="00BC0A86">
          <w:rPr>
            <w:rStyle w:val="Hyperlink"/>
            <w:noProof/>
          </w:rPr>
          <w:instrText xml:space="preserve"> </w:instrText>
        </w:r>
      </w:ins>
      <w:ins w:id="649" w:author="John Tran" w:date="2016-02-15T21:47:00Z">
        <w:r w:rsidR="00DD7874" w:rsidRPr="00BC0A86">
          <w:rPr>
            <w:rStyle w:val="Hyperlink"/>
            <w:noProof/>
          </w:rPr>
        </w:r>
      </w:ins>
      <w:ins w:id="650" w:author="John Tran" w:date="2016-01-13T21:01:00Z">
        <w:r w:rsidRPr="00BC0A86">
          <w:rPr>
            <w:rStyle w:val="Hyperlink"/>
            <w:noProof/>
          </w:rPr>
          <w:fldChar w:fldCharType="separate"/>
        </w:r>
        <w:r w:rsidRPr="00BC0A86">
          <w:rPr>
            <w:rStyle w:val="Hyperlink"/>
            <w:noProof/>
          </w:rPr>
          <w:t>2.3</w:t>
        </w:r>
        <w:r>
          <w:rPr>
            <w:rFonts w:asciiTheme="minorHAnsi" w:eastAsiaTheme="minorEastAsia" w:hAnsiTheme="minorHAnsi"/>
            <w:noProof/>
            <w:sz w:val="22"/>
            <w:lang w:val="en-US" w:eastAsia="ja-JP"/>
          </w:rPr>
          <w:tab/>
        </w:r>
        <w:r w:rsidRPr="00BC0A86">
          <w:rPr>
            <w:rStyle w:val="Hyperlink"/>
            <w:noProof/>
          </w:rPr>
          <w:t>Giới thiệu thư viện hỗ trợ lấy dữ liệu từ Facebook - RestFB</w:t>
        </w:r>
        <w:r>
          <w:rPr>
            <w:noProof/>
            <w:webHidden/>
          </w:rPr>
          <w:tab/>
        </w:r>
        <w:r>
          <w:rPr>
            <w:noProof/>
            <w:webHidden/>
          </w:rPr>
          <w:fldChar w:fldCharType="begin"/>
        </w:r>
        <w:r>
          <w:rPr>
            <w:noProof/>
            <w:webHidden/>
          </w:rPr>
          <w:instrText xml:space="preserve"> PAGEREF _Toc440482239 \h </w:instrText>
        </w:r>
      </w:ins>
      <w:r>
        <w:rPr>
          <w:noProof/>
          <w:webHidden/>
        </w:rPr>
      </w:r>
      <w:r>
        <w:rPr>
          <w:noProof/>
          <w:webHidden/>
        </w:rPr>
        <w:fldChar w:fldCharType="separate"/>
      </w:r>
      <w:ins w:id="651" w:author="John Tran" w:date="2016-02-15T21:47:00Z">
        <w:r w:rsidR="00DD7874">
          <w:rPr>
            <w:noProof/>
            <w:webHidden/>
          </w:rPr>
          <w:t>25</w:t>
        </w:r>
      </w:ins>
      <w:ins w:id="652" w:author="John Tran" w:date="2016-01-13T21:01:00Z">
        <w:r>
          <w:rPr>
            <w:noProof/>
            <w:webHidden/>
          </w:rPr>
          <w:fldChar w:fldCharType="end"/>
        </w:r>
        <w:r w:rsidRPr="00BC0A86">
          <w:rPr>
            <w:rStyle w:val="Hyperlink"/>
            <w:noProof/>
          </w:rPr>
          <w:fldChar w:fldCharType="end"/>
        </w:r>
      </w:ins>
    </w:p>
    <w:p w14:paraId="3B22BA1E" w14:textId="77777777" w:rsidR="005000EA" w:rsidRDefault="005000EA">
      <w:pPr>
        <w:pStyle w:val="TOC2"/>
        <w:tabs>
          <w:tab w:val="left" w:pos="880"/>
          <w:tab w:val="right" w:leader="dot" w:pos="8777"/>
        </w:tabs>
        <w:rPr>
          <w:ins w:id="653" w:author="John Tran" w:date="2016-01-13T21:01:00Z"/>
          <w:rFonts w:asciiTheme="minorHAnsi" w:eastAsiaTheme="minorEastAsia" w:hAnsiTheme="minorHAnsi"/>
          <w:noProof/>
          <w:sz w:val="22"/>
          <w:lang w:val="en-US" w:eastAsia="ja-JP"/>
        </w:rPr>
      </w:pPr>
      <w:ins w:id="654"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"_Toc440482240"</w:instrText>
        </w:r>
        <w:r w:rsidRPr="00BC0A86">
          <w:rPr>
            <w:rStyle w:val="Hyperlink"/>
            <w:noProof/>
          </w:rPr>
          <w:instrText xml:space="preserve"> </w:instrText>
        </w:r>
      </w:ins>
      <w:ins w:id="655" w:author="John Tran" w:date="2016-02-15T21:47:00Z">
        <w:r w:rsidR="00DD7874" w:rsidRPr="00BC0A86">
          <w:rPr>
            <w:rStyle w:val="Hyperlink"/>
            <w:noProof/>
          </w:rPr>
        </w:r>
      </w:ins>
      <w:ins w:id="656" w:author="John Tran" w:date="2016-01-13T21:01:00Z">
        <w:r w:rsidRPr="00BC0A86">
          <w:rPr>
            <w:rStyle w:val="Hyperlink"/>
            <w:noProof/>
          </w:rPr>
          <w:fldChar w:fldCharType="separate"/>
        </w:r>
        <w:r w:rsidRPr="00BC0A86">
          <w:rPr>
            <w:rStyle w:val="Hyperlink"/>
            <w:noProof/>
          </w:rPr>
          <w:t>2.4</w:t>
        </w:r>
        <w:r>
          <w:rPr>
            <w:rFonts w:asciiTheme="minorHAnsi" w:eastAsiaTheme="minorEastAsia" w:hAnsiTheme="minorHAnsi"/>
            <w:noProof/>
            <w:sz w:val="22"/>
            <w:lang w:val="en-US" w:eastAsia="ja-JP"/>
          </w:rPr>
          <w:tab/>
        </w:r>
        <w:r w:rsidRPr="00BC0A86">
          <w:rPr>
            <w:rStyle w:val="Hyperlink"/>
            <w:noProof/>
          </w:rPr>
          <w:t>Giới thiệu công cụ tách từ Tiếng Việt – vnTokenizer</w:t>
        </w:r>
        <w:r>
          <w:rPr>
            <w:noProof/>
            <w:webHidden/>
          </w:rPr>
          <w:tab/>
        </w:r>
        <w:r>
          <w:rPr>
            <w:noProof/>
            <w:webHidden/>
          </w:rPr>
          <w:fldChar w:fldCharType="begin"/>
        </w:r>
        <w:r>
          <w:rPr>
            <w:noProof/>
            <w:webHidden/>
          </w:rPr>
          <w:instrText xml:space="preserve"> PAGEREF _Toc440482240 \h </w:instrText>
        </w:r>
      </w:ins>
      <w:r>
        <w:rPr>
          <w:noProof/>
          <w:webHidden/>
        </w:rPr>
      </w:r>
      <w:r>
        <w:rPr>
          <w:noProof/>
          <w:webHidden/>
        </w:rPr>
        <w:fldChar w:fldCharType="separate"/>
      </w:r>
      <w:ins w:id="657" w:author="John Tran" w:date="2016-02-15T21:47:00Z">
        <w:r w:rsidR="00DD7874">
          <w:rPr>
            <w:noProof/>
            <w:webHidden/>
          </w:rPr>
          <w:t>27</w:t>
        </w:r>
      </w:ins>
      <w:ins w:id="658" w:author="John Tran" w:date="2016-01-13T21:01:00Z">
        <w:r>
          <w:rPr>
            <w:noProof/>
            <w:webHidden/>
          </w:rPr>
          <w:fldChar w:fldCharType="end"/>
        </w:r>
        <w:r w:rsidRPr="00BC0A86">
          <w:rPr>
            <w:rStyle w:val="Hyperlink"/>
            <w:noProof/>
          </w:rPr>
          <w:fldChar w:fldCharType="end"/>
        </w:r>
      </w:ins>
    </w:p>
    <w:p w14:paraId="3E4AF527" w14:textId="77777777" w:rsidR="005000EA" w:rsidRDefault="005000EA">
      <w:pPr>
        <w:pStyle w:val="TOC2"/>
        <w:tabs>
          <w:tab w:val="left" w:pos="880"/>
          <w:tab w:val="right" w:leader="dot" w:pos="8777"/>
        </w:tabs>
        <w:rPr>
          <w:ins w:id="659" w:author="John Tran" w:date="2016-01-13T21:01:00Z"/>
          <w:rFonts w:asciiTheme="minorHAnsi" w:eastAsiaTheme="minorEastAsia" w:hAnsiTheme="minorHAnsi"/>
          <w:noProof/>
          <w:sz w:val="22"/>
          <w:lang w:val="en-US" w:eastAsia="ja-JP"/>
        </w:rPr>
      </w:pPr>
      <w:ins w:id="660"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"_Toc440482242"</w:instrText>
        </w:r>
        <w:r w:rsidRPr="00BC0A86">
          <w:rPr>
            <w:rStyle w:val="Hyperlink"/>
            <w:noProof/>
          </w:rPr>
          <w:instrText xml:space="preserve"> </w:instrText>
        </w:r>
      </w:ins>
      <w:ins w:id="661" w:author="John Tran" w:date="2016-02-15T21:47:00Z">
        <w:r w:rsidR="00DD7874" w:rsidRPr="00BC0A86">
          <w:rPr>
            <w:rStyle w:val="Hyperlink"/>
            <w:noProof/>
          </w:rPr>
        </w:r>
      </w:ins>
      <w:ins w:id="662" w:author="John Tran" w:date="2016-01-13T21:01:00Z">
        <w:r w:rsidRPr="00BC0A86">
          <w:rPr>
            <w:rStyle w:val="Hyperlink"/>
            <w:noProof/>
          </w:rPr>
          <w:fldChar w:fldCharType="separate"/>
        </w:r>
        <w:r w:rsidRPr="00BC0A86">
          <w:rPr>
            <w:rStyle w:val="Hyperlink"/>
            <w:noProof/>
          </w:rPr>
          <w:t>2.5</w:t>
        </w:r>
        <w:r>
          <w:rPr>
            <w:rFonts w:asciiTheme="minorHAnsi" w:eastAsiaTheme="minorEastAsia" w:hAnsiTheme="minorHAnsi"/>
            <w:noProof/>
            <w:sz w:val="22"/>
            <w:lang w:val="en-US" w:eastAsia="ja-JP"/>
          </w:rPr>
          <w:tab/>
        </w:r>
        <w:r w:rsidRPr="00BC0A86">
          <w:rPr>
            <w:rStyle w:val="Hyperlink"/>
            <w:noProof/>
          </w:rPr>
          <w:t>Giới thiệu về kho ngữ liệu WordNet</w:t>
        </w:r>
        <w:r>
          <w:rPr>
            <w:noProof/>
            <w:webHidden/>
          </w:rPr>
          <w:tab/>
        </w:r>
        <w:r>
          <w:rPr>
            <w:noProof/>
            <w:webHidden/>
          </w:rPr>
          <w:fldChar w:fldCharType="begin"/>
        </w:r>
        <w:r>
          <w:rPr>
            <w:noProof/>
            <w:webHidden/>
          </w:rPr>
          <w:instrText xml:space="preserve"> PAGEREF _Toc440482242 \h </w:instrText>
        </w:r>
      </w:ins>
      <w:r>
        <w:rPr>
          <w:noProof/>
          <w:webHidden/>
        </w:rPr>
      </w:r>
      <w:r>
        <w:rPr>
          <w:noProof/>
          <w:webHidden/>
        </w:rPr>
        <w:fldChar w:fldCharType="separate"/>
      </w:r>
      <w:ins w:id="663" w:author="John Tran" w:date="2016-02-15T21:47:00Z">
        <w:r w:rsidR="00DD7874">
          <w:rPr>
            <w:noProof/>
            <w:webHidden/>
          </w:rPr>
          <w:t>28</w:t>
        </w:r>
      </w:ins>
      <w:ins w:id="664" w:author="John Tran" w:date="2016-01-13T21:01:00Z">
        <w:r>
          <w:rPr>
            <w:noProof/>
            <w:webHidden/>
          </w:rPr>
          <w:fldChar w:fldCharType="end"/>
        </w:r>
        <w:r w:rsidRPr="00BC0A86">
          <w:rPr>
            <w:rStyle w:val="Hyperlink"/>
            <w:noProof/>
          </w:rPr>
          <w:fldChar w:fldCharType="end"/>
        </w:r>
      </w:ins>
    </w:p>
    <w:p w14:paraId="5CABB45B" w14:textId="77777777" w:rsidR="005000EA" w:rsidRDefault="005000EA">
      <w:pPr>
        <w:pStyle w:val="TOC3"/>
        <w:tabs>
          <w:tab w:val="left" w:pos="1320"/>
          <w:tab w:val="right" w:leader="dot" w:pos="8777"/>
        </w:tabs>
        <w:rPr>
          <w:ins w:id="665" w:author="John Tran" w:date="2016-01-13T21:01:00Z"/>
          <w:rFonts w:asciiTheme="minorHAnsi" w:eastAsiaTheme="minorEastAsia" w:hAnsiTheme="minorHAnsi"/>
          <w:noProof/>
          <w:sz w:val="22"/>
          <w:lang w:val="en-US" w:eastAsia="ja-JP"/>
        </w:rPr>
      </w:pPr>
      <w:ins w:id="666"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"_Toc440482243"</w:instrText>
        </w:r>
        <w:r w:rsidRPr="00BC0A86">
          <w:rPr>
            <w:rStyle w:val="Hyperlink"/>
            <w:noProof/>
          </w:rPr>
          <w:instrText xml:space="preserve"> </w:instrText>
        </w:r>
      </w:ins>
      <w:ins w:id="667" w:author="John Tran" w:date="2016-02-15T21:47:00Z">
        <w:r w:rsidR="00DD7874" w:rsidRPr="00BC0A86">
          <w:rPr>
            <w:rStyle w:val="Hyperlink"/>
            <w:noProof/>
          </w:rPr>
        </w:r>
      </w:ins>
      <w:ins w:id="668" w:author="John Tran" w:date="2016-01-13T21:01:00Z">
        <w:r w:rsidRPr="00BC0A86">
          <w:rPr>
            <w:rStyle w:val="Hyperlink"/>
            <w:noProof/>
          </w:rPr>
          <w:fldChar w:fldCharType="separate"/>
        </w:r>
        <w:r w:rsidRPr="00BC0A86">
          <w:rPr>
            <w:rStyle w:val="Hyperlink"/>
            <w:noProof/>
          </w:rPr>
          <w:t>2.5.1</w:t>
        </w:r>
        <w:r>
          <w:rPr>
            <w:rFonts w:asciiTheme="minorHAnsi" w:eastAsiaTheme="minorEastAsia" w:hAnsiTheme="minorHAnsi"/>
            <w:noProof/>
            <w:sz w:val="22"/>
            <w:lang w:val="en-US" w:eastAsia="ja-JP"/>
          </w:rPr>
          <w:tab/>
        </w:r>
        <w:r w:rsidRPr="00BC0A86">
          <w:rPr>
            <w:rStyle w:val="Hyperlink"/>
            <w:noProof/>
          </w:rPr>
          <w:t>Giới thiệu về kho ngữ liệu SentiWordNet và VietSentiWordNet</w:t>
        </w:r>
        <w:r>
          <w:rPr>
            <w:noProof/>
            <w:webHidden/>
          </w:rPr>
          <w:tab/>
        </w:r>
        <w:r>
          <w:rPr>
            <w:noProof/>
            <w:webHidden/>
          </w:rPr>
          <w:fldChar w:fldCharType="begin"/>
        </w:r>
        <w:r>
          <w:rPr>
            <w:noProof/>
            <w:webHidden/>
          </w:rPr>
          <w:instrText xml:space="preserve"> PAGEREF _Toc440482243 \h </w:instrText>
        </w:r>
      </w:ins>
      <w:r>
        <w:rPr>
          <w:noProof/>
          <w:webHidden/>
        </w:rPr>
      </w:r>
      <w:r>
        <w:rPr>
          <w:noProof/>
          <w:webHidden/>
        </w:rPr>
        <w:fldChar w:fldCharType="separate"/>
      </w:r>
      <w:ins w:id="669" w:author="John Tran" w:date="2016-02-15T21:47:00Z">
        <w:r w:rsidR="00DD7874">
          <w:rPr>
            <w:noProof/>
            <w:webHidden/>
          </w:rPr>
          <w:t>29</w:t>
        </w:r>
      </w:ins>
      <w:ins w:id="670" w:author="John Tran" w:date="2016-01-13T21:01:00Z">
        <w:r>
          <w:rPr>
            <w:noProof/>
            <w:webHidden/>
          </w:rPr>
          <w:fldChar w:fldCharType="end"/>
        </w:r>
        <w:r w:rsidRPr="00BC0A86">
          <w:rPr>
            <w:rStyle w:val="Hyperlink"/>
            <w:noProof/>
          </w:rPr>
          <w:fldChar w:fldCharType="end"/>
        </w:r>
      </w:ins>
    </w:p>
    <w:p w14:paraId="4232E312" w14:textId="77777777" w:rsidR="005000EA" w:rsidRDefault="005000EA">
      <w:pPr>
        <w:pStyle w:val="TOC3"/>
        <w:tabs>
          <w:tab w:val="left" w:pos="1320"/>
          <w:tab w:val="right" w:leader="dot" w:pos="8777"/>
        </w:tabs>
        <w:rPr>
          <w:ins w:id="671" w:author="John Tran" w:date="2016-01-13T21:01:00Z"/>
          <w:rFonts w:asciiTheme="minorHAnsi" w:eastAsiaTheme="minorEastAsia" w:hAnsiTheme="minorHAnsi"/>
          <w:noProof/>
          <w:sz w:val="22"/>
          <w:lang w:val="en-US" w:eastAsia="ja-JP"/>
        </w:rPr>
      </w:pPr>
      <w:ins w:id="672"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"_Toc440482244"</w:instrText>
        </w:r>
        <w:r w:rsidRPr="00BC0A86">
          <w:rPr>
            <w:rStyle w:val="Hyperlink"/>
            <w:noProof/>
          </w:rPr>
          <w:instrText xml:space="preserve"> </w:instrText>
        </w:r>
      </w:ins>
      <w:ins w:id="673" w:author="John Tran" w:date="2016-02-15T21:47:00Z">
        <w:r w:rsidR="00DD7874" w:rsidRPr="00BC0A86">
          <w:rPr>
            <w:rStyle w:val="Hyperlink"/>
            <w:noProof/>
          </w:rPr>
        </w:r>
      </w:ins>
      <w:ins w:id="674" w:author="John Tran" w:date="2016-01-13T21:01:00Z">
        <w:r w:rsidRPr="00BC0A86">
          <w:rPr>
            <w:rStyle w:val="Hyperlink"/>
            <w:noProof/>
          </w:rPr>
          <w:fldChar w:fldCharType="separate"/>
        </w:r>
        <w:r w:rsidRPr="00BC0A86">
          <w:rPr>
            <w:rStyle w:val="Hyperlink"/>
            <w:noProof/>
          </w:rPr>
          <w:t>2.5.2</w:t>
        </w:r>
        <w:r>
          <w:rPr>
            <w:rFonts w:asciiTheme="minorHAnsi" w:eastAsiaTheme="minorEastAsia" w:hAnsiTheme="minorHAnsi"/>
            <w:noProof/>
            <w:sz w:val="22"/>
            <w:lang w:val="en-US" w:eastAsia="ja-JP"/>
          </w:rPr>
          <w:tab/>
        </w:r>
        <w:r w:rsidRPr="00BC0A86">
          <w:rPr>
            <w:rStyle w:val="Hyperlink"/>
            <w:noProof/>
          </w:rPr>
          <w:t>Một số khái niệm được sử dụng về WordNet</w:t>
        </w:r>
        <w:r>
          <w:rPr>
            <w:noProof/>
            <w:webHidden/>
          </w:rPr>
          <w:tab/>
        </w:r>
        <w:r>
          <w:rPr>
            <w:noProof/>
            <w:webHidden/>
          </w:rPr>
          <w:fldChar w:fldCharType="begin"/>
        </w:r>
        <w:r>
          <w:rPr>
            <w:noProof/>
            <w:webHidden/>
          </w:rPr>
          <w:instrText xml:space="preserve"> PAGEREF _Toc440482244 \h </w:instrText>
        </w:r>
      </w:ins>
      <w:r>
        <w:rPr>
          <w:noProof/>
          <w:webHidden/>
        </w:rPr>
      </w:r>
      <w:r>
        <w:rPr>
          <w:noProof/>
          <w:webHidden/>
        </w:rPr>
        <w:fldChar w:fldCharType="separate"/>
      </w:r>
      <w:ins w:id="675" w:author="John Tran" w:date="2016-02-15T21:47:00Z">
        <w:r w:rsidR="00DD7874">
          <w:rPr>
            <w:noProof/>
            <w:webHidden/>
          </w:rPr>
          <w:t>29</w:t>
        </w:r>
      </w:ins>
      <w:ins w:id="676" w:author="John Tran" w:date="2016-01-13T21:01:00Z">
        <w:r>
          <w:rPr>
            <w:noProof/>
            <w:webHidden/>
          </w:rPr>
          <w:fldChar w:fldCharType="end"/>
        </w:r>
        <w:r w:rsidRPr="00BC0A86">
          <w:rPr>
            <w:rStyle w:val="Hyperlink"/>
            <w:noProof/>
          </w:rPr>
          <w:fldChar w:fldCharType="end"/>
        </w:r>
      </w:ins>
    </w:p>
    <w:p w14:paraId="353E057A" w14:textId="77777777" w:rsidR="005000EA" w:rsidRDefault="005000EA">
      <w:pPr>
        <w:pStyle w:val="TOC3"/>
        <w:tabs>
          <w:tab w:val="left" w:pos="1320"/>
          <w:tab w:val="right" w:leader="dot" w:pos="8777"/>
        </w:tabs>
        <w:rPr>
          <w:ins w:id="677" w:author="John Tran" w:date="2016-01-13T21:01:00Z"/>
          <w:rFonts w:asciiTheme="minorHAnsi" w:eastAsiaTheme="minorEastAsia" w:hAnsiTheme="minorHAnsi"/>
          <w:noProof/>
          <w:sz w:val="22"/>
          <w:lang w:val="en-US" w:eastAsia="ja-JP"/>
        </w:rPr>
      </w:pPr>
      <w:ins w:id="678"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"_Toc440482245"</w:instrText>
        </w:r>
        <w:r w:rsidRPr="00BC0A86">
          <w:rPr>
            <w:rStyle w:val="Hyperlink"/>
            <w:noProof/>
          </w:rPr>
          <w:instrText xml:space="preserve"> </w:instrText>
        </w:r>
      </w:ins>
      <w:ins w:id="679" w:author="John Tran" w:date="2016-02-15T21:47:00Z">
        <w:r w:rsidR="00DD7874" w:rsidRPr="00BC0A86">
          <w:rPr>
            <w:rStyle w:val="Hyperlink"/>
            <w:noProof/>
          </w:rPr>
        </w:r>
      </w:ins>
      <w:ins w:id="680" w:author="John Tran" w:date="2016-01-13T21:01:00Z">
        <w:r w:rsidRPr="00BC0A86">
          <w:rPr>
            <w:rStyle w:val="Hyperlink"/>
            <w:noProof/>
          </w:rPr>
          <w:fldChar w:fldCharType="separate"/>
        </w:r>
        <w:r w:rsidRPr="00BC0A86">
          <w:rPr>
            <w:rStyle w:val="Hyperlink"/>
            <w:noProof/>
            <w:lang w:val="en-US"/>
          </w:rPr>
          <w:t>2.5.3</w:t>
        </w:r>
        <w:r>
          <w:rPr>
            <w:rFonts w:asciiTheme="minorHAnsi" w:eastAsiaTheme="minorEastAsia" w:hAnsiTheme="minorHAnsi"/>
            <w:noProof/>
            <w:sz w:val="22"/>
            <w:lang w:val="en-US" w:eastAsia="ja-JP"/>
          </w:rPr>
          <w:tab/>
        </w:r>
        <w:r w:rsidRPr="00BC0A86">
          <w:rPr>
            <w:rStyle w:val="Hyperlink"/>
            <w:noProof/>
            <w:lang w:val="en-US"/>
          </w:rPr>
          <w:t>Các phiên bản SentiWordNet</w:t>
        </w:r>
        <w:r>
          <w:rPr>
            <w:noProof/>
            <w:webHidden/>
          </w:rPr>
          <w:tab/>
        </w:r>
        <w:r>
          <w:rPr>
            <w:noProof/>
            <w:webHidden/>
          </w:rPr>
          <w:fldChar w:fldCharType="begin"/>
        </w:r>
        <w:r>
          <w:rPr>
            <w:noProof/>
            <w:webHidden/>
          </w:rPr>
          <w:instrText xml:space="preserve"> PAGEREF _Toc440482245 \h </w:instrText>
        </w:r>
      </w:ins>
      <w:r>
        <w:rPr>
          <w:noProof/>
          <w:webHidden/>
        </w:rPr>
      </w:r>
      <w:r>
        <w:rPr>
          <w:noProof/>
          <w:webHidden/>
        </w:rPr>
        <w:fldChar w:fldCharType="separate"/>
      </w:r>
      <w:ins w:id="681" w:author="John Tran" w:date="2016-02-15T21:47:00Z">
        <w:r w:rsidR="00DD7874">
          <w:rPr>
            <w:noProof/>
            <w:webHidden/>
          </w:rPr>
          <w:t>31</w:t>
        </w:r>
      </w:ins>
      <w:ins w:id="682" w:author="John Tran" w:date="2016-01-13T21:01:00Z">
        <w:r>
          <w:rPr>
            <w:noProof/>
            <w:webHidden/>
          </w:rPr>
          <w:fldChar w:fldCharType="end"/>
        </w:r>
        <w:r w:rsidRPr="00BC0A86">
          <w:rPr>
            <w:rStyle w:val="Hyperlink"/>
            <w:noProof/>
          </w:rPr>
          <w:fldChar w:fldCharType="end"/>
        </w:r>
      </w:ins>
    </w:p>
    <w:p w14:paraId="2764EE4A" w14:textId="77777777" w:rsidR="005000EA" w:rsidRDefault="005000EA">
      <w:pPr>
        <w:pStyle w:val="TOC3"/>
        <w:tabs>
          <w:tab w:val="left" w:pos="1320"/>
          <w:tab w:val="right" w:leader="dot" w:pos="8777"/>
        </w:tabs>
        <w:rPr>
          <w:ins w:id="683" w:author="John Tran" w:date="2016-01-13T21:01:00Z"/>
          <w:rFonts w:asciiTheme="minorHAnsi" w:eastAsiaTheme="minorEastAsia" w:hAnsiTheme="minorHAnsi"/>
          <w:noProof/>
          <w:sz w:val="22"/>
          <w:lang w:val="en-US" w:eastAsia="ja-JP"/>
        </w:rPr>
      </w:pPr>
      <w:ins w:id="684"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"_Toc440482246"</w:instrText>
        </w:r>
        <w:r w:rsidRPr="00BC0A86">
          <w:rPr>
            <w:rStyle w:val="Hyperlink"/>
            <w:noProof/>
          </w:rPr>
          <w:instrText xml:space="preserve"> </w:instrText>
        </w:r>
      </w:ins>
      <w:ins w:id="685" w:author="John Tran" w:date="2016-02-15T21:47:00Z">
        <w:r w:rsidR="00DD7874" w:rsidRPr="00BC0A86">
          <w:rPr>
            <w:rStyle w:val="Hyperlink"/>
            <w:noProof/>
          </w:rPr>
        </w:r>
      </w:ins>
      <w:ins w:id="686" w:author="John Tran" w:date="2016-01-13T21:01:00Z">
        <w:r w:rsidRPr="00BC0A86">
          <w:rPr>
            <w:rStyle w:val="Hyperlink"/>
            <w:noProof/>
          </w:rPr>
          <w:fldChar w:fldCharType="separate"/>
        </w:r>
        <w:r w:rsidRPr="00BC0A86">
          <w:rPr>
            <w:rStyle w:val="Hyperlink"/>
            <w:noProof/>
          </w:rPr>
          <w:t>2.5.4</w:t>
        </w:r>
        <w:r>
          <w:rPr>
            <w:rFonts w:asciiTheme="minorHAnsi" w:eastAsiaTheme="minorEastAsia" w:hAnsiTheme="minorHAnsi"/>
            <w:noProof/>
            <w:sz w:val="22"/>
            <w:lang w:val="en-US" w:eastAsia="ja-JP"/>
          </w:rPr>
          <w:tab/>
        </w:r>
        <w:r w:rsidRPr="00BC0A86">
          <w:rPr>
            <w:rStyle w:val="Hyperlink"/>
            <w:noProof/>
          </w:rPr>
          <w:t>Giới thiệu bộ từ điển biểu tượng cảm xúc (emoticon)</w:t>
        </w:r>
        <w:r>
          <w:rPr>
            <w:noProof/>
            <w:webHidden/>
          </w:rPr>
          <w:tab/>
        </w:r>
        <w:r>
          <w:rPr>
            <w:noProof/>
            <w:webHidden/>
          </w:rPr>
          <w:fldChar w:fldCharType="begin"/>
        </w:r>
        <w:r>
          <w:rPr>
            <w:noProof/>
            <w:webHidden/>
          </w:rPr>
          <w:instrText xml:space="preserve"> PAGEREF _Toc440482246 \h </w:instrText>
        </w:r>
      </w:ins>
      <w:r>
        <w:rPr>
          <w:noProof/>
          <w:webHidden/>
        </w:rPr>
      </w:r>
      <w:r>
        <w:rPr>
          <w:noProof/>
          <w:webHidden/>
        </w:rPr>
        <w:fldChar w:fldCharType="separate"/>
      </w:r>
      <w:ins w:id="687" w:author="John Tran" w:date="2016-02-15T21:47:00Z">
        <w:r w:rsidR="00DD7874">
          <w:rPr>
            <w:noProof/>
            <w:webHidden/>
          </w:rPr>
          <w:t>31</w:t>
        </w:r>
      </w:ins>
      <w:ins w:id="688" w:author="John Tran" w:date="2016-01-13T21:01:00Z">
        <w:r>
          <w:rPr>
            <w:noProof/>
            <w:webHidden/>
          </w:rPr>
          <w:fldChar w:fldCharType="end"/>
        </w:r>
        <w:r w:rsidRPr="00BC0A86">
          <w:rPr>
            <w:rStyle w:val="Hyperlink"/>
            <w:noProof/>
          </w:rPr>
          <w:fldChar w:fldCharType="end"/>
        </w:r>
      </w:ins>
    </w:p>
    <w:p w14:paraId="661665F8" w14:textId="77777777" w:rsidR="005000EA" w:rsidRDefault="005000EA">
      <w:pPr>
        <w:pStyle w:val="TOC2"/>
        <w:tabs>
          <w:tab w:val="left" w:pos="880"/>
          <w:tab w:val="right" w:leader="dot" w:pos="8777"/>
        </w:tabs>
        <w:rPr>
          <w:ins w:id="689" w:author="John Tran" w:date="2016-01-13T21:01:00Z"/>
          <w:rFonts w:asciiTheme="minorHAnsi" w:eastAsiaTheme="minorEastAsia" w:hAnsiTheme="minorHAnsi"/>
          <w:noProof/>
          <w:sz w:val="22"/>
          <w:lang w:val="en-US" w:eastAsia="ja-JP"/>
        </w:rPr>
      </w:pPr>
      <w:ins w:id="690"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"_Toc440482247"</w:instrText>
        </w:r>
        <w:r w:rsidRPr="00BC0A86">
          <w:rPr>
            <w:rStyle w:val="Hyperlink"/>
            <w:noProof/>
          </w:rPr>
          <w:instrText xml:space="preserve"> </w:instrText>
        </w:r>
      </w:ins>
      <w:ins w:id="691" w:author="John Tran" w:date="2016-02-15T21:47:00Z">
        <w:r w:rsidR="00DD7874" w:rsidRPr="00BC0A86">
          <w:rPr>
            <w:rStyle w:val="Hyperlink"/>
            <w:noProof/>
          </w:rPr>
        </w:r>
      </w:ins>
      <w:ins w:id="692" w:author="John Tran" w:date="2016-01-13T21:01:00Z">
        <w:r w:rsidRPr="00BC0A86">
          <w:rPr>
            <w:rStyle w:val="Hyperlink"/>
            <w:noProof/>
          </w:rPr>
          <w:fldChar w:fldCharType="separate"/>
        </w:r>
        <w:r w:rsidRPr="00BC0A86">
          <w:rPr>
            <w:rStyle w:val="Hyperlink"/>
            <w:noProof/>
          </w:rPr>
          <w:t>2.6</w:t>
        </w:r>
        <w:r>
          <w:rPr>
            <w:rFonts w:asciiTheme="minorHAnsi" w:eastAsiaTheme="minorEastAsia" w:hAnsiTheme="minorHAnsi"/>
            <w:noProof/>
            <w:sz w:val="22"/>
            <w:lang w:val="en-US" w:eastAsia="ja-JP"/>
          </w:rPr>
          <w:tab/>
        </w:r>
        <w:r w:rsidRPr="00BC0A86">
          <w:rPr>
            <w:rStyle w:val="Hyperlink"/>
            <w:noProof/>
          </w:rPr>
          <w:t>Xây dựng vector đặc trưng (TF-IDF):</w:t>
        </w:r>
        <w:r>
          <w:rPr>
            <w:noProof/>
            <w:webHidden/>
          </w:rPr>
          <w:tab/>
        </w:r>
        <w:r>
          <w:rPr>
            <w:noProof/>
            <w:webHidden/>
          </w:rPr>
          <w:fldChar w:fldCharType="begin"/>
        </w:r>
        <w:r>
          <w:rPr>
            <w:noProof/>
            <w:webHidden/>
          </w:rPr>
          <w:instrText xml:space="preserve"> PAGEREF _Toc440482247 \h </w:instrText>
        </w:r>
      </w:ins>
      <w:r>
        <w:rPr>
          <w:noProof/>
          <w:webHidden/>
        </w:rPr>
      </w:r>
      <w:r>
        <w:rPr>
          <w:noProof/>
          <w:webHidden/>
        </w:rPr>
        <w:fldChar w:fldCharType="separate"/>
      </w:r>
      <w:ins w:id="693" w:author="John Tran" w:date="2016-02-15T21:47:00Z">
        <w:r w:rsidR="00DD7874">
          <w:rPr>
            <w:noProof/>
            <w:webHidden/>
          </w:rPr>
          <w:t>32</w:t>
        </w:r>
      </w:ins>
      <w:ins w:id="694" w:author="John Tran" w:date="2016-01-13T21:01:00Z">
        <w:r>
          <w:rPr>
            <w:noProof/>
            <w:webHidden/>
          </w:rPr>
          <w:fldChar w:fldCharType="end"/>
        </w:r>
        <w:r w:rsidRPr="00BC0A86">
          <w:rPr>
            <w:rStyle w:val="Hyperlink"/>
            <w:noProof/>
          </w:rPr>
          <w:fldChar w:fldCharType="end"/>
        </w:r>
      </w:ins>
    </w:p>
    <w:p w14:paraId="0452DA2D" w14:textId="77777777" w:rsidR="005000EA" w:rsidRDefault="005000EA">
      <w:pPr>
        <w:pStyle w:val="TOC2"/>
        <w:tabs>
          <w:tab w:val="left" w:pos="880"/>
          <w:tab w:val="right" w:leader="dot" w:pos="8777"/>
        </w:tabs>
        <w:rPr>
          <w:ins w:id="695" w:author="John Tran" w:date="2016-01-13T21:01:00Z"/>
          <w:rFonts w:asciiTheme="minorHAnsi" w:eastAsiaTheme="minorEastAsia" w:hAnsiTheme="minorHAnsi"/>
          <w:noProof/>
          <w:sz w:val="22"/>
          <w:lang w:val="en-US" w:eastAsia="ja-JP"/>
        </w:rPr>
      </w:pPr>
      <w:ins w:id="696"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"_Toc440482252"</w:instrText>
        </w:r>
        <w:r w:rsidRPr="00BC0A86">
          <w:rPr>
            <w:rStyle w:val="Hyperlink"/>
            <w:noProof/>
          </w:rPr>
          <w:instrText xml:space="preserve"> </w:instrText>
        </w:r>
      </w:ins>
      <w:ins w:id="697" w:author="John Tran" w:date="2016-02-15T21:47:00Z">
        <w:r w:rsidR="00DD7874" w:rsidRPr="00BC0A86">
          <w:rPr>
            <w:rStyle w:val="Hyperlink"/>
            <w:noProof/>
          </w:rPr>
        </w:r>
      </w:ins>
      <w:ins w:id="698" w:author="John Tran" w:date="2016-01-13T21:01:00Z">
        <w:r w:rsidRPr="00BC0A86">
          <w:rPr>
            <w:rStyle w:val="Hyperlink"/>
            <w:noProof/>
          </w:rPr>
          <w:fldChar w:fldCharType="separate"/>
        </w:r>
        <w:r w:rsidRPr="00BC0A86">
          <w:rPr>
            <w:rStyle w:val="Hyperlink"/>
            <w:noProof/>
          </w:rPr>
          <w:t>2.7</w:t>
        </w:r>
        <w:r>
          <w:rPr>
            <w:rFonts w:asciiTheme="minorHAnsi" w:eastAsiaTheme="minorEastAsia" w:hAnsiTheme="minorHAnsi"/>
            <w:noProof/>
            <w:sz w:val="22"/>
            <w:lang w:val="en-US" w:eastAsia="ja-JP"/>
          </w:rPr>
          <w:tab/>
        </w:r>
        <w:r w:rsidRPr="00BC0A86">
          <w:rPr>
            <w:rStyle w:val="Hyperlink"/>
            <w:noProof/>
          </w:rPr>
          <w:t>Giới thiệu về phương pháp phân lớp SVM</w:t>
        </w:r>
        <w:r>
          <w:rPr>
            <w:noProof/>
            <w:webHidden/>
          </w:rPr>
          <w:tab/>
        </w:r>
        <w:r>
          <w:rPr>
            <w:noProof/>
            <w:webHidden/>
          </w:rPr>
          <w:fldChar w:fldCharType="begin"/>
        </w:r>
        <w:r>
          <w:rPr>
            <w:noProof/>
            <w:webHidden/>
          </w:rPr>
          <w:instrText xml:space="preserve"> PAGEREF _Toc440482252 \h </w:instrText>
        </w:r>
      </w:ins>
      <w:r>
        <w:rPr>
          <w:noProof/>
          <w:webHidden/>
        </w:rPr>
      </w:r>
      <w:r>
        <w:rPr>
          <w:noProof/>
          <w:webHidden/>
        </w:rPr>
        <w:fldChar w:fldCharType="separate"/>
      </w:r>
      <w:ins w:id="699" w:author="John Tran" w:date="2016-02-15T21:47:00Z">
        <w:r w:rsidR="00DD7874">
          <w:rPr>
            <w:noProof/>
            <w:webHidden/>
          </w:rPr>
          <w:t>33</w:t>
        </w:r>
      </w:ins>
      <w:ins w:id="700" w:author="John Tran" w:date="2016-01-13T21:01:00Z">
        <w:r>
          <w:rPr>
            <w:noProof/>
            <w:webHidden/>
          </w:rPr>
          <w:fldChar w:fldCharType="end"/>
        </w:r>
        <w:r w:rsidRPr="00BC0A86">
          <w:rPr>
            <w:rStyle w:val="Hyperlink"/>
            <w:noProof/>
          </w:rPr>
          <w:fldChar w:fldCharType="end"/>
        </w:r>
      </w:ins>
    </w:p>
    <w:p w14:paraId="7988A638" w14:textId="77777777" w:rsidR="005000EA" w:rsidRDefault="005000EA">
      <w:pPr>
        <w:pStyle w:val="TOC3"/>
        <w:tabs>
          <w:tab w:val="left" w:pos="1320"/>
          <w:tab w:val="right" w:leader="dot" w:pos="8777"/>
        </w:tabs>
        <w:rPr>
          <w:ins w:id="701" w:author="John Tran" w:date="2016-01-13T21:01:00Z"/>
          <w:rFonts w:asciiTheme="minorHAnsi" w:eastAsiaTheme="minorEastAsia" w:hAnsiTheme="minorHAnsi"/>
          <w:noProof/>
          <w:sz w:val="22"/>
          <w:lang w:val="en-US" w:eastAsia="ja-JP"/>
        </w:rPr>
      </w:pPr>
      <w:ins w:id="702"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"_Toc440482253"</w:instrText>
        </w:r>
        <w:r w:rsidRPr="00BC0A86">
          <w:rPr>
            <w:rStyle w:val="Hyperlink"/>
            <w:noProof/>
          </w:rPr>
          <w:instrText xml:space="preserve"> </w:instrText>
        </w:r>
      </w:ins>
      <w:ins w:id="703" w:author="John Tran" w:date="2016-02-15T21:47:00Z">
        <w:r w:rsidR="00DD7874" w:rsidRPr="00BC0A86">
          <w:rPr>
            <w:rStyle w:val="Hyperlink"/>
            <w:noProof/>
          </w:rPr>
        </w:r>
      </w:ins>
      <w:ins w:id="704" w:author="John Tran" w:date="2016-01-13T21:01:00Z">
        <w:r w:rsidRPr="00BC0A86">
          <w:rPr>
            <w:rStyle w:val="Hyperlink"/>
            <w:noProof/>
          </w:rPr>
          <w:fldChar w:fldCharType="separate"/>
        </w:r>
        <w:r w:rsidRPr="00BC0A86">
          <w:rPr>
            <w:rStyle w:val="Hyperlink"/>
            <w:noProof/>
            <w:lang w:val="en-US"/>
          </w:rPr>
          <w:t>2.7.1</w:t>
        </w:r>
        <w:r>
          <w:rPr>
            <w:rFonts w:asciiTheme="minorHAnsi" w:eastAsiaTheme="minorEastAsia" w:hAnsiTheme="minorHAnsi"/>
            <w:noProof/>
            <w:sz w:val="22"/>
            <w:lang w:val="en-US" w:eastAsia="ja-JP"/>
          </w:rPr>
          <w:tab/>
        </w:r>
        <w:r w:rsidRPr="00BC0A86">
          <w:rPr>
            <w:rStyle w:val="Hyperlink"/>
            <w:noProof/>
            <w:lang w:val="en-US"/>
          </w:rPr>
          <w:t>Ý tưởng của phương pháp</w:t>
        </w:r>
        <w:r>
          <w:rPr>
            <w:noProof/>
            <w:webHidden/>
          </w:rPr>
          <w:tab/>
        </w:r>
        <w:r>
          <w:rPr>
            <w:noProof/>
            <w:webHidden/>
          </w:rPr>
          <w:fldChar w:fldCharType="begin"/>
        </w:r>
        <w:r>
          <w:rPr>
            <w:noProof/>
            <w:webHidden/>
          </w:rPr>
          <w:instrText xml:space="preserve"> PAGEREF _Toc440482253 \h </w:instrText>
        </w:r>
      </w:ins>
      <w:r>
        <w:rPr>
          <w:noProof/>
          <w:webHidden/>
        </w:rPr>
      </w:r>
      <w:r>
        <w:rPr>
          <w:noProof/>
          <w:webHidden/>
        </w:rPr>
        <w:fldChar w:fldCharType="separate"/>
      </w:r>
      <w:ins w:id="705" w:author="John Tran" w:date="2016-02-15T21:47:00Z">
        <w:r w:rsidR="00DD7874">
          <w:rPr>
            <w:noProof/>
            <w:webHidden/>
          </w:rPr>
          <w:t>33</w:t>
        </w:r>
      </w:ins>
      <w:ins w:id="706" w:author="John Tran" w:date="2016-01-13T21:01:00Z">
        <w:r>
          <w:rPr>
            <w:noProof/>
            <w:webHidden/>
          </w:rPr>
          <w:fldChar w:fldCharType="end"/>
        </w:r>
        <w:r w:rsidRPr="00BC0A86">
          <w:rPr>
            <w:rStyle w:val="Hyperlink"/>
            <w:noProof/>
          </w:rPr>
          <w:fldChar w:fldCharType="end"/>
        </w:r>
      </w:ins>
    </w:p>
    <w:p w14:paraId="0A5DA330" w14:textId="77777777" w:rsidR="005000EA" w:rsidRDefault="005000EA">
      <w:pPr>
        <w:pStyle w:val="TOC3"/>
        <w:tabs>
          <w:tab w:val="left" w:pos="1320"/>
          <w:tab w:val="right" w:leader="dot" w:pos="8777"/>
        </w:tabs>
        <w:rPr>
          <w:ins w:id="707" w:author="John Tran" w:date="2016-01-13T21:01:00Z"/>
          <w:rFonts w:asciiTheme="minorHAnsi" w:eastAsiaTheme="minorEastAsia" w:hAnsiTheme="minorHAnsi"/>
          <w:noProof/>
          <w:sz w:val="22"/>
          <w:lang w:val="en-US" w:eastAsia="ja-JP"/>
        </w:rPr>
      </w:pPr>
      <w:ins w:id="708"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"_Toc440482254"</w:instrText>
        </w:r>
        <w:r w:rsidRPr="00BC0A86">
          <w:rPr>
            <w:rStyle w:val="Hyperlink"/>
            <w:noProof/>
          </w:rPr>
          <w:instrText xml:space="preserve"> </w:instrText>
        </w:r>
      </w:ins>
      <w:ins w:id="709" w:author="John Tran" w:date="2016-02-15T21:47:00Z">
        <w:r w:rsidR="00DD7874" w:rsidRPr="00BC0A86">
          <w:rPr>
            <w:rStyle w:val="Hyperlink"/>
            <w:noProof/>
          </w:rPr>
        </w:r>
      </w:ins>
      <w:ins w:id="710" w:author="John Tran" w:date="2016-01-13T21:01:00Z">
        <w:r w:rsidRPr="00BC0A86">
          <w:rPr>
            <w:rStyle w:val="Hyperlink"/>
            <w:noProof/>
          </w:rPr>
          <w:fldChar w:fldCharType="separate"/>
        </w:r>
        <w:r w:rsidRPr="00BC0A86">
          <w:rPr>
            <w:rStyle w:val="Hyperlink"/>
            <w:noProof/>
            <w:lang w:val="en-US"/>
          </w:rPr>
          <w:t>2.7.2</w:t>
        </w:r>
        <w:r>
          <w:rPr>
            <w:rFonts w:asciiTheme="minorHAnsi" w:eastAsiaTheme="minorEastAsia" w:hAnsiTheme="minorHAnsi"/>
            <w:noProof/>
            <w:sz w:val="22"/>
            <w:lang w:val="en-US" w:eastAsia="ja-JP"/>
          </w:rPr>
          <w:tab/>
        </w:r>
        <w:r w:rsidRPr="00BC0A86">
          <w:rPr>
            <w:rStyle w:val="Hyperlink"/>
            <w:noProof/>
            <w:lang w:val="en-US"/>
          </w:rPr>
          <w:t>Không gian đặc trưng</w:t>
        </w:r>
        <w:r>
          <w:rPr>
            <w:noProof/>
            <w:webHidden/>
          </w:rPr>
          <w:tab/>
        </w:r>
        <w:r>
          <w:rPr>
            <w:noProof/>
            <w:webHidden/>
          </w:rPr>
          <w:fldChar w:fldCharType="begin"/>
        </w:r>
        <w:r>
          <w:rPr>
            <w:noProof/>
            <w:webHidden/>
          </w:rPr>
          <w:instrText xml:space="preserve"> PAGEREF _Toc440482254 \h </w:instrText>
        </w:r>
      </w:ins>
      <w:r>
        <w:rPr>
          <w:noProof/>
          <w:webHidden/>
        </w:rPr>
      </w:r>
      <w:r>
        <w:rPr>
          <w:noProof/>
          <w:webHidden/>
        </w:rPr>
        <w:fldChar w:fldCharType="separate"/>
      </w:r>
      <w:ins w:id="711" w:author="John Tran" w:date="2016-02-15T21:47:00Z">
        <w:r w:rsidR="00DD7874">
          <w:rPr>
            <w:noProof/>
            <w:webHidden/>
          </w:rPr>
          <w:t>33</w:t>
        </w:r>
      </w:ins>
      <w:ins w:id="712" w:author="John Tran" w:date="2016-01-13T21:01:00Z">
        <w:r>
          <w:rPr>
            <w:noProof/>
            <w:webHidden/>
          </w:rPr>
          <w:fldChar w:fldCharType="end"/>
        </w:r>
        <w:r w:rsidRPr="00BC0A86">
          <w:rPr>
            <w:rStyle w:val="Hyperlink"/>
            <w:noProof/>
          </w:rPr>
          <w:fldChar w:fldCharType="end"/>
        </w:r>
      </w:ins>
    </w:p>
    <w:p w14:paraId="454A3131" w14:textId="77777777" w:rsidR="005000EA" w:rsidRDefault="005000EA">
      <w:pPr>
        <w:pStyle w:val="TOC3"/>
        <w:tabs>
          <w:tab w:val="left" w:pos="1320"/>
          <w:tab w:val="right" w:leader="dot" w:pos="8777"/>
        </w:tabs>
        <w:rPr>
          <w:ins w:id="713" w:author="John Tran" w:date="2016-01-13T21:01:00Z"/>
          <w:rFonts w:asciiTheme="minorHAnsi" w:eastAsiaTheme="minorEastAsia" w:hAnsiTheme="minorHAnsi"/>
          <w:noProof/>
          <w:sz w:val="22"/>
          <w:lang w:val="en-US" w:eastAsia="ja-JP"/>
        </w:rPr>
      </w:pPr>
      <w:ins w:id="714"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"_Toc440482255"</w:instrText>
        </w:r>
        <w:r w:rsidRPr="00BC0A86">
          <w:rPr>
            <w:rStyle w:val="Hyperlink"/>
            <w:noProof/>
          </w:rPr>
          <w:instrText xml:space="preserve"> </w:instrText>
        </w:r>
      </w:ins>
      <w:ins w:id="715" w:author="John Tran" w:date="2016-02-15T21:47:00Z">
        <w:r w:rsidR="00DD7874" w:rsidRPr="00BC0A86">
          <w:rPr>
            <w:rStyle w:val="Hyperlink"/>
            <w:noProof/>
          </w:rPr>
        </w:r>
      </w:ins>
      <w:ins w:id="716" w:author="John Tran" w:date="2016-01-13T21:01:00Z">
        <w:r w:rsidRPr="00BC0A86">
          <w:rPr>
            <w:rStyle w:val="Hyperlink"/>
            <w:noProof/>
          </w:rPr>
          <w:fldChar w:fldCharType="separate"/>
        </w:r>
        <w:r w:rsidRPr="00BC0A86">
          <w:rPr>
            <w:rStyle w:val="Hyperlink"/>
            <w:noProof/>
            <w:lang w:val="en-US"/>
          </w:rPr>
          <w:t>2.7.3</w:t>
        </w:r>
        <w:r>
          <w:rPr>
            <w:rFonts w:asciiTheme="minorHAnsi" w:eastAsiaTheme="minorEastAsia" w:hAnsiTheme="minorHAnsi"/>
            <w:noProof/>
            <w:sz w:val="22"/>
            <w:lang w:val="en-US" w:eastAsia="ja-JP"/>
          </w:rPr>
          <w:tab/>
        </w:r>
        <w:r w:rsidRPr="00BC0A86">
          <w:rPr>
            <w:rStyle w:val="Hyperlink"/>
            <w:noProof/>
            <w:lang w:val="en-US"/>
          </w:rPr>
          <w:t>Cơ sở lý thuyết của phương pháp SVM</w:t>
        </w:r>
        <w:r>
          <w:rPr>
            <w:noProof/>
            <w:webHidden/>
          </w:rPr>
          <w:tab/>
        </w:r>
        <w:r>
          <w:rPr>
            <w:noProof/>
            <w:webHidden/>
          </w:rPr>
          <w:fldChar w:fldCharType="begin"/>
        </w:r>
        <w:r>
          <w:rPr>
            <w:noProof/>
            <w:webHidden/>
          </w:rPr>
          <w:instrText xml:space="preserve"> PAGEREF _Toc440482255 \h </w:instrText>
        </w:r>
      </w:ins>
      <w:r>
        <w:rPr>
          <w:noProof/>
          <w:webHidden/>
        </w:rPr>
      </w:r>
      <w:r>
        <w:rPr>
          <w:noProof/>
          <w:webHidden/>
        </w:rPr>
        <w:fldChar w:fldCharType="separate"/>
      </w:r>
      <w:ins w:id="717" w:author="John Tran" w:date="2016-02-15T21:47:00Z">
        <w:r w:rsidR="00DD7874">
          <w:rPr>
            <w:noProof/>
            <w:webHidden/>
          </w:rPr>
          <w:t>34</w:t>
        </w:r>
      </w:ins>
      <w:ins w:id="718" w:author="John Tran" w:date="2016-01-13T21:01:00Z">
        <w:r>
          <w:rPr>
            <w:noProof/>
            <w:webHidden/>
          </w:rPr>
          <w:fldChar w:fldCharType="end"/>
        </w:r>
        <w:r w:rsidRPr="00BC0A86">
          <w:rPr>
            <w:rStyle w:val="Hyperlink"/>
            <w:noProof/>
          </w:rPr>
          <w:fldChar w:fldCharType="end"/>
        </w:r>
      </w:ins>
    </w:p>
    <w:p w14:paraId="4A4E0CF3" w14:textId="77777777" w:rsidR="005000EA" w:rsidRDefault="005000EA">
      <w:pPr>
        <w:pStyle w:val="TOC3"/>
        <w:tabs>
          <w:tab w:val="left" w:pos="1320"/>
          <w:tab w:val="right" w:leader="dot" w:pos="8777"/>
        </w:tabs>
        <w:rPr>
          <w:ins w:id="719" w:author="John Tran" w:date="2016-01-13T21:01:00Z"/>
          <w:rFonts w:asciiTheme="minorHAnsi" w:eastAsiaTheme="minorEastAsia" w:hAnsiTheme="minorHAnsi"/>
          <w:noProof/>
          <w:sz w:val="22"/>
          <w:lang w:val="en-US" w:eastAsia="ja-JP"/>
        </w:rPr>
      </w:pPr>
      <w:ins w:id="720"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"_Toc440482256"</w:instrText>
        </w:r>
        <w:r w:rsidRPr="00BC0A86">
          <w:rPr>
            <w:rStyle w:val="Hyperlink"/>
            <w:noProof/>
          </w:rPr>
          <w:instrText xml:space="preserve"> </w:instrText>
        </w:r>
      </w:ins>
      <w:ins w:id="721" w:author="John Tran" w:date="2016-02-15T21:47:00Z">
        <w:r w:rsidR="00DD7874" w:rsidRPr="00BC0A86">
          <w:rPr>
            <w:rStyle w:val="Hyperlink"/>
            <w:noProof/>
          </w:rPr>
        </w:r>
      </w:ins>
      <w:ins w:id="722" w:author="John Tran" w:date="2016-01-13T21:01:00Z">
        <w:r w:rsidRPr="00BC0A86">
          <w:rPr>
            <w:rStyle w:val="Hyperlink"/>
            <w:noProof/>
          </w:rPr>
          <w:fldChar w:fldCharType="separate"/>
        </w:r>
        <w:r w:rsidRPr="00BC0A86">
          <w:rPr>
            <w:rStyle w:val="Hyperlink"/>
            <w:noProof/>
          </w:rPr>
          <w:t>2.7.4</w:t>
        </w:r>
        <w:r>
          <w:rPr>
            <w:rFonts w:asciiTheme="minorHAnsi" w:eastAsiaTheme="minorEastAsia" w:hAnsiTheme="minorHAnsi"/>
            <w:noProof/>
            <w:sz w:val="22"/>
            <w:lang w:val="en-US" w:eastAsia="ja-JP"/>
          </w:rPr>
          <w:tab/>
        </w:r>
        <w:r w:rsidRPr="00BC0A86">
          <w:rPr>
            <w:rStyle w:val="Hyperlink"/>
            <w:noProof/>
          </w:rPr>
          <w:t>Các bước chính của phương pháp SVM</w:t>
        </w:r>
        <w:r>
          <w:rPr>
            <w:noProof/>
            <w:webHidden/>
          </w:rPr>
          <w:tab/>
        </w:r>
        <w:r>
          <w:rPr>
            <w:noProof/>
            <w:webHidden/>
          </w:rPr>
          <w:fldChar w:fldCharType="begin"/>
        </w:r>
        <w:r>
          <w:rPr>
            <w:noProof/>
            <w:webHidden/>
          </w:rPr>
          <w:instrText xml:space="preserve"> PAGEREF _Toc440482256 \h </w:instrText>
        </w:r>
      </w:ins>
      <w:r>
        <w:rPr>
          <w:noProof/>
          <w:webHidden/>
        </w:rPr>
      </w:r>
      <w:r>
        <w:rPr>
          <w:noProof/>
          <w:webHidden/>
        </w:rPr>
        <w:fldChar w:fldCharType="separate"/>
      </w:r>
      <w:ins w:id="723" w:author="John Tran" w:date="2016-02-15T21:47:00Z">
        <w:r w:rsidR="00DD7874">
          <w:rPr>
            <w:noProof/>
            <w:webHidden/>
          </w:rPr>
          <w:t>35</w:t>
        </w:r>
      </w:ins>
      <w:ins w:id="724" w:author="John Tran" w:date="2016-01-13T21:01:00Z">
        <w:r>
          <w:rPr>
            <w:noProof/>
            <w:webHidden/>
          </w:rPr>
          <w:fldChar w:fldCharType="end"/>
        </w:r>
        <w:r w:rsidRPr="00BC0A86">
          <w:rPr>
            <w:rStyle w:val="Hyperlink"/>
            <w:noProof/>
          </w:rPr>
          <w:fldChar w:fldCharType="end"/>
        </w:r>
      </w:ins>
    </w:p>
    <w:p w14:paraId="2F53B28D" w14:textId="77777777" w:rsidR="005000EA" w:rsidRDefault="005000EA">
      <w:pPr>
        <w:pStyle w:val="TOC2"/>
        <w:tabs>
          <w:tab w:val="left" w:pos="880"/>
          <w:tab w:val="right" w:leader="dot" w:pos="8777"/>
        </w:tabs>
        <w:rPr>
          <w:ins w:id="725" w:author="John Tran" w:date="2016-01-13T21:01:00Z"/>
          <w:rFonts w:asciiTheme="minorHAnsi" w:eastAsiaTheme="minorEastAsia" w:hAnsiTheme="minorHAnsi"/>
          <w:noProof/>
          <w:sz w:val="22"/>
          <w:lang w:val="en-US" w:eastAsia="ja-JP"/>
        </w:rPr>
      </w:pPr>
      <w:ins w:id="726"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"_Toc440482257"</w:instrText>
        </w:r>
        <w:r w:rsidRPr="00BC0A86">
          <w:rPr>
            <w:rStyle w:val="Hyperlink"/>
            <w:noProof/>
          </w:rPr>
          <w:instrText xml:space="preserve"> </w:instrText>
        </w:r>
      </w:ins>
      <w:ins w:id="727" w:author="John Tran" w:date="2016-02-15T21:47:00Z">
        <w:r w:rsidR="00DD7874" w:rsidRPr="00BC0A86">
          <w:rPr>
            <w:rStyle w:val="Hyperlink"/>
            <w:noProof/>
          </w:rPr>
        </w:r>
      </w:ins>
      <w:ins w:id="728" w:author="John Tran" w:date="2016-01-13T21:01:00Z">
        <w:r w:rsidRPr="00BC0A86">
          <w:rPr>
            <w:rStyle w:val="Hyperlink"/>
            <w:noProof/>
          </w:rPr>
          <w:fldChar w:fldCharType="separate"/>
        </w:r>
        <w:r w:rsidRPr="00BC0A86">
          <w:rPr>
            <w:rStyle w:val="Hyperlink"/>
            <w:noProof/>
          </w:rPr>
          <w:t>2.8</w:t>
        </w:r>
        <w:r>
          <w:rPr>
            <w:rFonts w:asciiTheme="minorHAnsi" w:eastAsiaTheme="minorEastAsia" w:hAnsiTheme="minorHAnsi"/>
            <w:noProof/>
            <w:sz w:val="22"/>
            <w:lang w:val="en-US" w:eastAsia="ja-JP"/>
          </w:rPr>
          <w:tab/>
        </w:r>
        <w:r w:rsidRPr="00BC0A86">
          <w:rPr>
            <w:rStyle w:val="Hyperlink"/>
            <w:noProof/>
          </w:rPr>
          <w:t>Đánh giá độ chính xác của hệ thống</w:t>
        </w:r>
        <w:r>
          <w:rPr>
            <w:noProof/>
            <w:webHidden/>
          </w:rPr>
          <w:tab/>
        </w:r>
        <w:r>
          <w:rPr>
            <w:noProof/>
            <w:webHidden/>
          </w:rPr>
          <w:fldChar w:fldCharType="begin"/>
        </w:r>
        <w:r>
          <w:rPr>
            <w:noProof/>
            <w:webHidden/>
          </w:rPr>
          <w:instrText xml:space="preserve"> PAGEREF _Toc440482257 \h </w:instrText>
        </w:r>
      </w:ins>
      <w:r>
        <w:rPr>
          <w:noProof/>
          <w:webHidden/>
        </w:rPr>
      </w:r>
      <w:r>
        <w:rPr>
          <w:noProof/>
          <w:webHidden/>
        </w:rPr>
        <w:fldChar w:fldCharType="separate"/>
      </w:r>
      <w:ins w:id="729" w:author="John Tran" w:date="2016-02-15T21:47:00Z">
        <w:r w:rsidR="00DD7874">
          <w:rPr>
            <w:noProof/>
            <w:webHidden/>
          </w:rPr>
          <w:t>35</w:t>
        </w:r>
      </w:ins>
      <w:ins w:id="730" w:author="John Tran" w:date="2016-01-13T21:01:00Z">
        <w:r>
          <w:rPr>
            <w:noProof/>
            <w:webHidden/>
          </w:rPr>
          <w:fldChar w:fldCharType="end"/>
        </w:r>
        <w:r w:rsidRPr="00BC0A86">
          <w:rPr>
            <w:rStyle w:val="Hyperlink"/>
            <w:noProof/>
          </w:rPr>
          <w:fldChar w:fldCharType="end"/>
        </w:r>
      </w:ins>
    </w:p>
    <w:p w14:paraId="38F590C2" w14:textId="77777777" w:rsidR="005000EA" w:rsidRDefault="005000EA">
      <w:pPr>
        <w:pStyle w:val="TOC2"/>
        <w:tabs>
          <w:tab w:val="left" w:pos="880"/>
          <w:tab w:val="right" w:leader="dot" w:pos="8777"/>
        </w:tabs>
        <w:rPr>
          <w:ins w:id="731" w:author="John Tran" w:date="2016-01-13T21:01:00Z"/>
          <w:rFonts w:asciiTheme="minorHAnsi" w:eastAsiaTheme="minorEastAsia" w:hAnsiTheme="minorHAnsi"/>
          <w:noProof/>
          <w:sz w:val="22"/>
          <w:lang w:val="en-US" w:eastAsia="ja-JP"/>
        </w:rPr>
      </w:pPr>
      <w:ins w:id="732"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"_Toc440482259"</w:instrText>
        </w:r>
        <w:r w:rsidRPr="00BC0A86">
          <w:rPr>
            <w:rStyle w:val="Hyperlink"/>
            <w:noProof/>
          </w:rPr>
          <w:instrText xml:space="preserve"> </w:instrText>
        </w:r>
      </w:ins>
      <w:ins w:id="733" w:author="John Tran" w:date="2016-02-15T21:47:00Z">
        <w:r w:rsidR="00DD7874" w:rsidRPr="00BC0A86">
          <w:rPr>
            <w:rStyle w:val="Hyperlink"/>
            <w:noProof/>
          </w:rPr>
        </w:r>
      </w:ins>
      <w:ins w:id="734" w:author="John Tran" w:date="2016-01-13T21:01:00Z">
        <w:r w:rsidRPr="00BC0A86">
          <w:rPr>
            <w:rStyle w:val="Hyperlink"/>
            <w:noProof/>
          </w:rPr>
          <w:fldChar w:fldCharType="separate"/>
        </w:r>
        <w:r w:rsidRPr="00BC0A86">
          <w:rPr>
            <w:rStyle w:val="Hyperlink"/>
            <w:noProof/>
          </w:rPr>
          <w:t>2.9</w:t>
        </w:r>
        <w:r>
          <w:rPr>
            <w:rFonts w:asciiTheme="minorHAnsi" w:eastAsiaTheme="minorEastAsia" w:hAnsiTheme="minorHAnsi"/>
            <w:noProof/>
            <w:sz w:val="22"/>
            <w:lang w:val="en-US" w:eastAsia="ja-JP"/>
          </w:rPr>
          <w:tab/>
        </w:r>
        <w:r w:rsidRPr="00BC0A86">
          <w:rPr>
            <w:rStyle w:val="Hyperlink"/>
            <w:noProof/>
          </w:rPr>
          <w:t>Giới thiệu về Apache Spark</w:t>
        </w:r>
        <w:r>
          <w:rPr>
            <w:noProof/>
            <w:webHidden/>
          </w:rPr>
          <w:tab/>
        </w:r>
        <w:r>
          <w:rPr>
            <w:noProof/>
            <w:webHidden/>
          </w:rPr>
          <w:fldChar w:fldCharType="begin"/>
        </w:r>
        <w:r>
          <w:rPr>
            <w:noProof/>
            <w:webHidden/>
          </w:rPr>
          <w:instrText xml:space="preserve"> PAGEREF _Toc440482259 \h </w:instrText>
        </w:r>
      </w:ins>
      <w:r>
        <w:rPr>
          <w:noProof/>
          <w:webHidden/>
        </w:rPr>
      </w:r>
      <w:r>
        <w:rPr>
          <w:noProof/>
          <w:webHidden/>
        </w:rPr>
        <w:fldChar w:fldCharType="separate"/>
      </w:r>
      <w:ins w:id="735" w:author="John Tran" w:date="2016-02-15T21:47:00Z">
        <w:r w:rsidR="00DD7874">
          <w:rPr>
            <w:noProof/>
            <w:webHidden/>
          </w:rPr>
          <w:t>36</w:t>
        </w:r>
      </w:ins>
      <w:ins w:id="736" w:author="John Tran" w:date="2016-01-13T21:01:00Z">
        <w:r>
          <w:rPr>
            <w:noProof/>
            <w:webHidden/>
          </w:rPr>
          <w:fldChar w:fldCharType="end"/>
        </w:r>
        <w:r w:rsidRPr="00BC0A86">
          <w:rPr>
            <w:rStyle w:val="Hyperlink"/>
            <w:noProof/>
          </w:rPr>
          <w:fldChar w:fldCharType="end"/>
        </w:r>
      </w:ins>
    </w:p>
    <w:p w14:paraId="3FBF2B88" w14:textId="77777777" w:rsidR="005000EA" w:rsidRDefault="005000EA">
      <w:pPr>
        <w:pStyle w:val="TOC3"/>
        <w:tabs>
          <w:tab w:val="left" w:pos="1320"/>
          <w:tab w:val="right" w:leader="dot" w:pos="8777"/>
        </w:tabs>
        <w:rPr>
          <w:ins w:id="737" w:author="John Tran" w:date="2016-01-13T21:01:00Z"/>
          <w:rFonts w:asciiTheme="minorHAnsi" w:eastAsiaTheme="minorEastAsia" w:hAnsiTheme="minorHAnsi"/>
          <w:noProof/>
          <w:sz w:val="22"/>
          <w:lang w:val="en-US" w:eastAsia="ja-JP"/>
        </w:rPr>
      </w:pPr>
      <w:ins w:id="738"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"_Toc440482260"</w:instrText>
        </w:r>
        <w:r w:rsidRPr="00BC0A86">
          <w:rPr>
            <w:rStyle w:val="Hyperlink"/>
            <w:noProof/>
          </w:rPr>
          <w:instrText xml:space="preserve"> </w:instrText>
        </w:r>
      </w:ins>
      <w:ins w:id="739" w:author="John Tran" w:date="2016-02-15T21:47:00Z">
        <w:r w:rsidR="00DD7874" w:rsidRPr="00BC0A86">
          <w:rPr>
            <w:rStyle w:val="Hyperlink"/>
            <w:noProof/>
          </w:rPr>
        </w:r>
      </w:ins>
      <w:ins w:id="740" w:author="John Tran" w:date="2016-01-13T21:01:00Z">
        <w:r w:rsidRPr="00BC0A86">
          <w:rPr>
            <w:rStyle w:val="Hyperlink"/>
            <w:noProof/>
          </w:rPr>
          <w:fldChar w:fldCharType="separate"/>
        </w:r>
        <w:r w:rsidRPr="00BC0A86">
          <w:rPr>
            <w:rStyle w:val="Hyperlink"/>
            <w:noProof/>
          </w:rPr>
          <w:t>2.9.1</w:t>
        </w:r>
        <w:r>
          <w:rPr>
            <w:rFonts w:asciiTheme="minorHAnsi" w:eastAsiaTheme="minorEastAsia" w:hAnsiTheme="minorHAnsi"/>
            <w:noProof/>
            <w:sz w:val="22"/>
            <w:lang w:val="en-US" w:eastAsia="ja-JP"/>
          </w:rPr>
          <w:tab/>
        </w:r>
        <w:r w:rsidRPr="00BC0A86">
          <w:rPr>
            <w:rStyle w:val="Hyperlink"/>
            <w:noProof/>
          </w:rPr>
          <w:t>Tổng quan</w:t>
        </w:r>
        <w:r>
          <w:rPr>
            <w:noProof/>
            <w:webHidden/>
          </w:rPr>
          <w:tab/>
        </w:r>
        <w:r>
          <w:rPr>
            <w:noProof/>
            <w:webHidden/>
          </w:rPr>
          <w:fldChar w:fldCharType="begin"/>
        </w:r>
        <w:r>
          <w:rPr>
            <w:noProof/>
            <w:webHidden/>
          </w:rPr>
          <w:instrText xml:space="preserve"> PAGEREF _Toc440482260 \h </w:instrText>
        </w:r>
      </w:ins>
      <w:r>
        <w:rPr>
          <w:noProof/>
          <w:webHidden/>
        </w:rPr>
      </w:r>
      <w:r>
        <w:rPr>
          <w:noProof/>
          <w:webHidden/>
        </w:rPr>
        <w:fldChar w:fldCharType="separate"/>
      </w:r>
      <w:ins w:id="741" w:author="John Tran" w:date="2016-02-15T21:47:00Z">
        <w:r w:rsidR="00DD7874">
          <w:rPr>
            <w:noProof/>
            <w:webHidden/>
          </w:rPr>
          <w:t>36</w:t>
        </w:r>
      </w:ins>
      <w:ins w:id="742" w:author="John Tran" w:date="2016-01-13T21:01:00Z">
        <w:r>
          <w:rPr>
            <w:noProof/>
            <w:webHidden/>
          </w:rPr>
          <w:fldChar w:fldCharType="end"/>
        </w:r>
        <w:r w:rsidRPr="00BC0A86">
          <w:rPr>
            <w:rStyle w:val="Hyperlink"/>
            <w:noProof/>
          </w:rPr>
          <w:fldChar w:fldCharType="end"/>
        </w:r>
      </w:ins>
    </w:p>
    <w:p w14:paraId="23F5DE12" w14:textId="77777777" w:rsidR="005000EA" w:rsidRDefault="005000EA">
      <w:pPr>
        <w:pStyle w:val="TOC3"/>
        <w:tabs>
          <w:tab w:val="left" w:pos="1320"/>
          <w:tab w:val="right" w:leader="dot" w:pos="8777"/>
        </w:tabs>
        <w:rPr>
          <w:ins w:id="743" w:author="John Tran" w:date="2016-01-13T21:01:00Z"/>
          <w:rFonts w:asciiTheme="minorHAnsi" w:eastAsiaTheme="minorEastAsia" w:hAnsiTheme="minorHAnsi"/>
          <w:noProof/>
          <w:sz w:val="22"/>
          <w:lang w:val="en-US" w:eastAsia="ja-JP"/>
        </w:rPr>
      </w:pPr>
      <w:ins w:id="744"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"_Toc440482261"</w:instrText>
        </w:r>
        <w:r w:rsidRPr="00BC0A86">
          <w:rPr>
            <w:rStyle w:val="Hyperlink"/>
            <w:noProof/>
          </w:rPr>
          <w:instrText xml:space="preserve"> </w:instrText>
        </w:r>
      </w:ins>
      <w:ins w:id="745" w:author="John Tran" w:date="2016-02-15T21:47:00Z">
        <w:r w:rsidR="00DD7874" w:rsidRPr="00BC0A86">
          <w:rPr>
            <w:rStyle w:val="Hyperlink"/>
            <w:noProof/>
          </w:rPr>
        </w:r>
      </w:ins>
      <w:ins w:id="746" w:author="John Tran" w:date="2016-01-13T21:01:00Z">
        <w:r w:rsidRPr="00BC0A86">
          <w:rPr>
            <w:rStyle w:val="Hyperlink"/>
            <w:noProof/>
          </w:rPr>
          <w:fldChar w:fldCharType="separate"/>
        </w:r>
        <w:r w:rsidRPr="00BC0A86">
          <w:rPr>
            <w:rStyle w:val="Hyperlink"/>
            <w:noProof/>
          </w:rPr>
          <w:t>2.9.2</w:t>
        </w:r>
        <w:r>
          <w:rPr>
            <w:rFonts w:asciiTheme="minorHAnsi" w:eastAsiaTheme="minorEastAsia" w:hAnsiTheme="minorHAnsi"/>
            <w:noProof/>
            <w:sz w:val="22"/>
            <w:lang w:val="en-US" w:eastAsia="ja-JP"/>
          </w:rPr>
          <w:tab/>
        </w:r>
        <w:r w:rsidRPr="00BC0A86">
          <w:rPr>
            <w:rStyle w:val="Hyperlink"/>
            <w:noProof/>
          </w:rPr>
          <w:t>Hadoop và Spark</w:t>
        </w:r>
        <w:r>
          <w:rPr>
            <w:noProof/>
            <w:webHidden/>
          </w:rPr>
          <w:tab/>
        </w:r>
        <w:r>
          <w:rPr>
            <w:noProof/>
            <w:webHidden/>
          </w:rPr>
          <w:fldChar w:fldCharType="begin"/>
        </w:r>
        <w:r>
          <w:rPr>
            <w:noProof/>
            <w:webHidden/>
          </w:rPr>
          <w:instrText xml:space="preserve"> PAGEREF _Toc440482261 \h </w:instrText>
        </w:r>
      </w:ins>
      <w:r>
        <w:rPr>
          <w:noProof/>
          <w:webHidden/>
        </w:rPr>
      </w:r>
      <w:r>
        <w:rPr>
          <w:noProof/>
          <w:webHidden/>
        </w:rPr>
        <w:fldChar w:fldCharType="separate"/>
      </w:r>
      <w:ins w:id="747" w:author="John Tran" w:date="2016-02-15T21:47:00Z">
        <w:r w:rsidR="00DD7874">
          <w:rPr>
            <w:noProof/>
            <w:webHidden/>
          </w:rPr>
          <w:t>37</w:t>
        </w:r>
      </w:ins>
      <w:ins w:id="748" w:author="John Tran" w:date="2016-01-13T21:01:00Z">
        <w:r>
          <w:rPr>
            <w:noProof/>
            <w:webHidden/>
          </w:rPr>
          <w:fldChar w:fldCharType="end"/>
        </w:r>
        <w:r w:rsidRPr="00BC0A86">
          <w:rPr>
            <w:rStyle w:val="Hyperlink"/>
            <w:noProof/>
          </w:rPr>
          <w:fldChar w:fldCharType="end"/>
        </w:r>
      </w:ins>
    </w:p>
    <w:p w14:paraId="2A550DF7" w14:textId="77777777" w:rsidR="005000EA" w:rsidRDefault="005000EA">
      <w:pPr>
        <w:pStyle w:val="TOC3"/>
        <w:tabs>
          <w:tab w:val="left" w:pos="1320"/>
          <w:tab w:val="right" w:leader="dot" w:pos="8777"/>
        </w:tabs>
        <w:rPr>
          <w:ins w:id="749" w:author="John Tran" w:date="2016-01-13T21:01:00Z"/>
          <w:rFonts w:asciiTheme="minorHAnsi" w:eastAsiaTheme="minorEastAsia" w:hAnsiTheme="minorHAnsi"/>
          <w:noProof/>
          <w:sz w:val="22"/>
          <w:lang w:val="en-US" w:eastAsia="ja-JP"/>
        </w:rPr>
      </w:pPr>
      <w:ins w:id="750"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"_Toc440482262"</w:instrText>
        </w:r>
        <w:r w:rsidRPr="00BC0A86">
          <w:rPr>
            <w:rStyle w:val="Hyperlink"/>
            <w:noProof/>
          </w:rPr>
          <w:instrText xml:space="preserve"> </w:instrText>
        </w:r>
      </w:ins>
      <w:ins w:id="751" w:author="John Tran" w:date="2016-02-15T21:47:00Z">
        <w:r w:rsidR="00DD7874" w:rsidRPr="00BC0A86">
          <w:rPr>
            <w:rStyle w:val="Hyperlink"/>
            <w:noProof/>
          </w:rPr>
        </w:r>
      </w:ins>
      <w:ins w:id="752" w:author="John Tran" w:date="2016-01-13T21:01:00Z">
        <w:r w:rsidRPr="00BC0A86">
          <w:rPr>
            <w:rStyle w:val="Hyperlink"/>
            <w:noProof/>
          </w:rPr>
          <w:fldChar w:fldCharType="separate"/>
        </w:r>
        <w:r w:rsidRPr="00BC0A86">
          <w:rPr>
            <w:rStyle w:val="Hyperlink"/>
            <w:noProof/>
          </w:rPr>
          <w:t>2.9.3</w:t>
        </w:r>
        <w:r>
          <w:rPr>
            <w:rFonts w:asciiTheme="minorHAnsi" w:eastAsiaTheme="minorEastAsia" w:hAnsiTheme="minorHAnsi"/>
            <w:noProof/>
            <w:sz w:val="22"/>
            <w:lang w:val="en-US" w:eastAsia="ja-JP"/>
          </w:rPr>
          <w:tab/>
        </w:r>
        <w:r w:rsidRPr="00BC0A86">
          <w:rPr>
            <w:rStyle w:val="Hyperlink"/>
            <w:noProof/>
          </w:rPr>
          <w:t>Những tính năng nổi bật của Spark</w:t>
        </w:r>
        <w:r>
          <w:rPr>
            <w:noProof/>
            <w:webHidden/>
          </w:rPr>
          <w:tab/>
        </w:r>
        <w:r>
          <w:rPr>
            <w:noProof/>
            <w:webHidden/>
          </w:rPr>
          <w:fldChar w:fldCharType="begin"/>
        </w:r>
        <w:r>
          <w:rPr>
            <w:noProof/>
            <w:webHidden/>
          </w:rPr>
          <w:instrText xml:space="preserve"> PAGEREF _Toc440482262 \h </w:instrText>
        </w:r>
      </w:ins>
      <w:r>
        <w:rPr>
          <w:noProof/>
          <w:webHidden/>
        </w:rPr>
      </w:r>
      <w:r>
        <w:rPr>
          <w:noProof/>
          <w:webHidden/>
        </w:rPr>
        <w:fldChar w:fldCharType="separate"/>
      </w:r>
      <w:ins w:id="753" w:author="John Tran" w:date="2016-02-15T21:47:00Z">
        <w:r w:rsidR="00DD7874">
          <w:rPr>
            <w:noProof/>
            <w:webHidden/>
          </w:rPr>
          <w:t>39</w:t>
        </w:r>
      </w:ins>
      <w:ins w:id="754" w:author="John Tran" w:date="2016-01-13T21:01:00Z">
        <w:r>
          <w:rPr>
            <w:noProof/>
            <w:webHidden/>
          </w:rPr>
          <w:fldChar w:fldCharType="end"/>
        </w:r>
        <w:r w:rsidRPr="00BC0A86">
          <w:rPr>
            <w:rStyle w:val="Hyperlink"/>
            <w:noProof/>
          </w:rPr>
          <w:fldChar w:fldCharType="end"/>
        </w:r>
      </w:ins>
    </w:p>
    <w:p w14:paraId="1C0583C4" w14:textId="77777777" w:rsidR="005000EA" w:rsidRDefault="005000EA">
      <w:pPr>
        <w:pStyle w:val="TOC3"/>
        <w:tabs>
          <w:tab w:val="left" w:pos="1320"/>
          <w:tab w:val="right" w:leader="dot" w:pos="8777"/>
        </w:tabs>
        <w:rPr>
          <w:ins w:id="755" w:author="John Tran" w:date="2016-01-13T21:01:00Z"/>
          <w:rFonts w:asciiTheme="minorHAnsi" w:eastAsiaTheme="minorEastAsia" w:hAnsiTheme="minorHAnsi"/>
          <w:noProof/>
          <w:sz w:val="22"/>
          <w:lang w:val="en-US" w:eastAsia="ja-JP"/>
        </w:rPr>
      </w:pPr>
      <w:ins w:id="756"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"_Toc440482263"</w:instrText>
        </w:r>
        <w:r w:rsidRPr="00BC0A86">
          <w:rPr>
            <w:rStyle w:val="Hyperlink"/>
            <w:noProof/>
          </w:rPr>
          <w:instrText xml:space="preserve"> </w:instrText>
        </w:r>
      </w:ins>
      <w:ins w:id="757" w:author="John Tran" w:date="2016-02-15T21:47:00Z">
        <w:r w:rsidR="00DD7874" w:rsidRPr="00BC0A86">
          <w:rPr>
            <w:rStyle w:val="Hyperlink"/>
            <w:noProof/>
          </w:rPr>
        </w:r>
      </w:ins>
      <w:ins w:id="758" w:author="John Tran" w:date="2016-01-13T21:01:00Z">
        <w:r w:rsidRPr="00BC0A86">
          <w:rPr>
            <w:rStyle w:val="Hyperlink"/>
            <w:noProof/>
          </w:rPr>
          <w:fldChar w:fldCharType="separate"/>
        </w:r>
        <w:r w:rsidRPr="00BC0A86">
          <w:rPr>
            <w:rStyle w:val="Hyperlink"/>
            <w:noProof/>
          </w:rPr>
          <w:t>2.9.4</w:t>
        </w:r>
        <w:r>
          <w:rPr>
            <w:rFonts w:asciiTheme="minorHAnsi" w:eastAsiaTheme="minorEastAsia" w:hAnsiTheme="minorHAnsi"/>
            <w:noProof/>
            <w:sz w:val="22"/>
            <w:lang w:val="en-US" w:eastAsia="ja-JP"/>
          </w:rPr>
          <w:tab/>
        </w:r>
        <w:r w:rsidRPr="00BC0A86">
          <w:rPr>
            <w:rStyle w:val="Hyperlink"/>
            <w:noProof/>
          </w:rPr>
          <w:t>Hệ sinh thái của Apache Spark</w:t>
        </w:r>
        <w:r>
          <w:rPr>
            <w:noProof/>
            <w:webHidden/>
          </w:rPr>
          <w:tab/>
        </w:r>
        <w:r>
          <w:rPr>
            <w:noProof/>
            <w:webHidden/>
          </w:rPr>
          <w:fldChar w:fldCharType="begin"/>
        </w:r>
        <w:r>
          <w:rPr>
            <w:noProof/>
            <w:webHidden/>
          </w:rPr>
          <w:instrText xml:space="preserve"> PAGEREF _Toc440482263 \h </w:instrText>
        </w:r>
      </w:ins>
      <w:r>
        <w:rPr>
          <w:noProof/>
          <w:webHidden/>
        </w:rPr>
      </w:r>
      <w:r>
        <w:rPr>
          <w:noProof/>
          <w:webHidden/>
        </w:rPr>
        <w:fldChar w:fldCharType="separate"/>
      </w:r>
      <w:ins w:id="759" w:author="John Tran" w:date="2016-02-15T21:47:00Z">
        <w:r w:rsidR="00DD7874">
          <w:rPr>
            <w:noProof/>
            <w:webHidden/>
          </w:rPr>
          <w:t>39</w:t>
        </w:r>
      </w:ins>
      <w:ins w:id="760" w:author="John Tran" w:date="2016-01-13T21:01:00Z">
        <w:r>
          <w:rPr>
            <w:noProof/>
            <w:webHidden/>
          </w:rPr>
          <w:fldChar w:fldCharType="end"/>
        </w:r>
        <w:r w:rsidRPr="00BC0A86">
          <w:rPr>
            <w:rStyle w:val="Hyperlink"/>
            <w:noProof/>
          </w:rPr>
          <w:fldChar w:fldCharType="end"/>
        </w:r>
      </w:ins>
    </w:p>
    <w:p w14:paraId="1A9CB12D" w14:textId="77777777" w:rsidR="005000EA" w:rsidRDefault="005000EA">
      <w:pPr>
        <w:pStyle w:val="TOC1"/>
        <w:tabs>
          <w:tab w:val="left" w:pos="1760"/>
        </w:tabs>
        <w:rPr>
          <w:ins w:id="761" w:author="John Tran" w:date="2016-01-13T21:01:00Z"/>
          <w:rFonts w:asciiTheme="minorHAnsi" w:eastAsiaTheme="minorEastAsia" w:hAnsiTheme="minorHAnsi"/>
          <w:noProof/>
          <w:sz w:val="22"/>
          <w:lang w:val="en-US" w:eastAsia="ja-JP"/>
        </w:rPr>
      </w:pPr>
      <w:ins w:id="762"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"_Toc440482264"</w:instrText>
        </w:r>
        <w:r w:rsidRPr="00BC0A86">
          <w:rPr>
            <w:rStyle w:val="Hyperlink"/>
            <w:noProof/>
          </w:rPr>
          <w:instrText xml:space="preserve"> </w:instrText>
        </w:r>
      </w:ins>
      <w:ins w:id="763" w:author="John Tran" w:date="2016-02-15T21:47:00Z">
        <w:r w:rsidR="00DD7874" w:rsidRPr="00BC0A86">
          <w:rPr>
            <w:rStyle w:val="Hyperlink"/>
            <w:noProof/>
          </w:rPr>
        </w:r>
      </w:ins>
      <w:ins w:id="764" w:author="John Tran" w:date="2016-01-13T21:01:00Z">
        <w:r w:rsidRPr="00BC0A86">
          <w:rPr>
            <w:rStyle w:val="Hyperlink"/>
            <w:noProof/>
          </w:rPr>
          <w:fldChar w:fldCharType="separate"/>
        </w:r>
        <w:r w:rsidRPr="00BC0A86">
          <w:rPr>
            <w:rStyle w:val="Hyperlink"/>
            <w:noProof/>
            <w14:scene3d>
              <w14:camera w14:prst="orthographicFront"/>
              <w14:lightRig w14:rig="threePt" w14:dir="t">
                <w14:rot w14:lat="0" w14:lon="0" w14:rev="0"/>
              </w14:lightRig>
            </w14:scene3d>
          </w:rPr>
          <w:t>CHƯƠNG 3.</w:t>
        </w:r>
        <w:r>
          <w:rPr>
            <w:rFonts w:asciiTheme="minorHAnsi" w:eastAsiaTheme="minorEastAsia" w:hAnsiTheme="minorHAnsi"/>
            <w:noProof/>
            <w:sz w:val="22"/>
            <w:lang w:val="en-US" w:eastAsia="ja-JP"/>
          </w:rPr>
          <w:tab/>
        </w:r>
        <w:r w:rsidRPr="00BC0A86">
          <w:rPr>
            <w:rStyle w:val="Hyperlink"/>
            <w:noProof/>
          </w:rPr>
          <w:t>XÂY DỰNG HỆ THỐNG TÌM KIẾM CHỦ ĐỀ ẨN VÀ ĐÁNH GIÁ CẢM XÚC TRÊN TRANG FACEBOOK</w:t>
        </w:r>
        <w:r>
          <w:rPr>
            <w:noProof/>
            <w:webHidden/>
          </w:rPr>
          <w:tab/>
        </w:r>
        <w:r>
          <w:rPr>
            <w:noProof/>
            <w:webHidden/>
          </w:rPr>
          <w:fldChar w:fldCharType="begin"/>
        </w:r>
        <w:r>
          <w:rPr>
            <w:noProof/>
            <w:webHidden/>
          </w:rPr>
          <w:instrText xml:space="preserve"> PAGEREF _Toc440482264 \h </w:instrText>
        </w:r>
      </w:ins>
      <w:r>
        <w:rPr>
          <w:noProof/>
          <w:webHidden/>
        </w:rPr>
      </w:r>
      <w:r>
        <w:rPr>
          <w:noProof/>
          <w:webHidden/>
        </w:rPr>
        <w:fldChar w:fldCharType="separate"/>
      </w:r>
      <w:ins w:id="765" w:author="John Tran" w:date="2016-02-15T21:47:00Z">
        <w:r w:rsidR="00DD7874">
          <w:rPr>
            <w:noProof/>
            <w:webHidden/>
          </w:rPr>
          <w:t>42</w:t>
        </w:r>
      </w:ins>
      <w:ins w:id="766" w:author="John Tran" w:date="2016-01-13T21:01:00Z">
        <w:r>
          <w:rPr>
            <w:noProof/>
            <w:webHidden/>
          </w:rPr>
          <w:fldChar w:fldCharType="end"/>
        </w:r>
        <w:r w:rsidRPr="00BC0A86">
          <w:rPr>
            <w:rStyle w:val="Hyperlink"/>
            <w:noProof/>
          </w:rPr>
          <w:fldChar w:fldCharType="end"/>
        </w:r>
      </w:ins>
    </w:p>
    <w:p w14:paraId="0845BCF4" w14:textId="77777777" w:rsidR="005000EA" w:rsidRDefault="005000EA">
      <w:pPr>
        <w:pStyle w:val="TOC2"/>
        <w:tabs>
          <w:tab w:val="left" w:pos="880"/>
          <w:tab w:val="right" w:leader="dot" w:pos="8777"/>
        </w:tabs>
        <w:rPr>
          <w:ins w:id="767" w:author="John Tran" w:date="2016-01-13T21:01:00Z"/>
          <w:rFonts w:asciiTheme="minorHAnsi" w:eastAsiaTheme="minorEastAsia" w:hAnsiTheme="minorHAnsi"/>
          <w:noProof/>
          <w:sz w:val="22"/>
          <w:lang w:val="en-US" w:eastAsia="ja-JP"/>
        </w:rPr>
      </w:pPr>
      <w:ins w:id="768"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"_Toc440482265"</w:instrText>
        </w:r>
        <w:r w:rsidRPr="00BC0A86">
          <w:rPr>
            <w:rStyle w:val="Hyperlink"/>
            <w:noProof/>
          </w:rPr>
          <w:instrText xml:space="preserve"> </w:instrText>
        </w:r>
      </w:ins>
      <w:ins w:id="769" w:author="John Tran" w:date="2016-02-15T21:47:00Z">
        <w:r w:rsidR="00DD7874" w:rsidRPr="00BC0A86">
          <w:rPr>
            <w:rStyle w:val="Hyperlink"/>
            <w:noProof/>
          </w:rPr>
        </w:r>
      </w:ins>
      <w:ins w:id="770" w:author="John Tran" w:date="2016-01-13T21:01:00Z">
        <w:r w:rsidRPr="00BC0A86">
          <w:rPr>
            <w:rStyle w:val="Hyperlink"/>
            <w:noProof/>
          </w:rPr>
          <w:fldChar w:fldCharType="separate"/>
        </w:r>
        <w:r w:rsidRPr="00BC0A86">
          <w:rPr>
            <w:rStyle w:val="Hyperlink"/>
            <w:noProof/>
          </w:rPr>
          <w:t>3.1</w:t>
        </w:r>
        <w:r>
          <w:rPr>
            <w:rFonts w:asciiTheme="minorHAnsi" w:eastAsiaTheme="minorEastAsia" w:hAnsiTheme="minorHAnsi"/>
            <w:noProof/>
            <w:sz w:val="22"/>
            <w:lang w:val="en-US" w:eastAsia="ja-JP"/>
          </w:rPr>
          <w:tab/>
        </w:r>
        <w:r w:rsidRPr="00BC0A86">
          <w:rPr>
            <w:rStyle w:val="Hyperlink"/>
            <w:noProof/>
          </w:rPr>
          <w:t>Quy trình phát triển phần mềm</w:t>
        </w:r>
        <w:r>
          <w:rPr>
            <w:noProof/>
            <w:webHidden/>
          </w:rPr>
          <w:tab/>
        </w:r>
        <w:r>
          <w:rPr>
            <w:noProof/>
            <w:webHidden/>
          </w:rPr>
          <w:fldChar w:fldCharType="begin"/>
        </w:r>
        <w:r>
          <w:rPr>
            <w:noProof/>
            <w:webHidden/>
          </w:rPr>
          <w:instrText xml:space="preserve"> PAGEREF _Toc440482265 \h </w:instrText>
        </w:r>
      </w:ins>
      <w:r>
        <w:rPr>
          <w:noProof/>
          <w:webHidden/>
        </w:rPr>
      </w:r>
      <w:r>
        <w:rPr>
          <w:noProof/>
          <w:webHidden/>
        </w:rPr>
        <w:fldChar w:fldCharType="separate"/>
      </w:r>
      <w:ins w:id="771" w:author="John Tran" w:date="2016-02-15T21:47:00Z">
        <w:r w:rsidR="00DD7874">
          <w:rPr>
            <w:noProof/>
            <w:webHidden/>
          </w:rPr>
          <w:t>42</w:t>
        </w:r>
      </w:ins>
      <w:ins w:id="772" w:author="John Tran" w:date="2016-01-13T21:01:00Z">
        <w:r>
          <w:rPr>
            <w:noProof/>
            <w:webHidden/>
          </w:rPr>
          <w:fldChar w:fldCharType="end"/>
        </w:r>
        <w:r w:rsidRPr="00BC0A86">
          <w:rPr>
            <w:rStyle w:val="Hyperlink"/>
            <w:noProof/>
          </w:rPr>
          <w:fldChar w:fldCharType="end"/>
        </w:r>
      </w:ins>
    </w:p>
    <w:p w14:paraId="766E998E" w14:textId="77777777" w:rsidR="005000EA" w:rsidRDefault="005000EA">
      <w:pPr>
        <w:pStyle w:val="TOC3"/>
        <w:tabs>
          <w:tab w:val="left" w:pos="1320"/>
          <w:tab w:val="right" w:leader="dot" w:pos="8777"/>
        </w:tabs>
        <w:rPr>
          <w:ins w:id="773" w:author="John Tran" w:date="2016-01-13T21:01:00Z"/>
          <w:rFonts w:asciiTheme="minorHAnsi" w:eastAsiaTheme="minorEastAsia" w:hAnsiTheme="minorHAnsi"/>
          <w:noProof/>
          <w:sz w:val="22"/>
          <w:lang w:val="en-US" w:eastAsia="ja-JP"/>
        </w:rPr>
      </w:pPr>
      <w:ins w:id="774"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"_Toc440482266"</w:instrText>
        </w:r>
        <w:r w:rsidRPr="00BC0A86">
          <w:rPr>
            <w:rStyle w:val="Hyperlink"/>
            <w:noProof/>
          </w:rPr>
          <w:instrText xml:space="preserve"> </w:instrText>
        </w:r>
      </w:ins>
      <w:ins w:id="775" w:author="John Tran" w:date="2016-02-15T21:47:00Z">
        <w:r w:rsidR="00DD7874" w:rsidRPr="00BC0A86">
          <w:rPr>
            <w:rStyle w:val="Hyperlink"/>
            <w:noProof/>
          </w:rPr>
        </w:r>
      </w:ins>
      <w:ins w:id="776" w:author="John Tran" w:date="2016-01-13T21:01:00Z">
        <w:r w:rsidRPr="00BC0A86">
          <w:rPr>
            <w:rStyle w:val="Hyperlink"/>
            <w:noProof/>
          </w:rPr>
          <w:fldChar w:fldCharType="separate"/>
        </w:r>
        <w:r w:rsidRPr="00BC0A86">
          <w:rPr>
            <w:rStyle w:val="Hyperlink"/>
            <w:noProof/>
          </w:rPr>
          <w:t>3.1.1</w:t>
        </w:r>
        <w:r>
          <w:rPr>
            <w:rFonts w:asciiTheme="minorHAnsi" w:eastAsiaTheme="minorEastAsia" w:hAnsiTheme="minorHAnsi"/>
            <w:noProof/>
            <w:sz w:val="22"/>
            <w:lang w:val="en-US" w:eastAsia="ja-JP"/>
          </w:rPr>
          <w:tab/>
        </w:r>
        <w:r w:rsidRPr="00BC0A86">
          <w:rPr>
            <w:rStyle w:val="Hyperlink"/>
            <w:noProof/>
          </w:rPr>
          <w:t>Mô hình phát triển phần mềm</w:t>
        </w:r>
        <w:r>
          <w:rPr>
            <w:noProof/>
            <w:webHidden/>
          </w:rPr>
          <w:tab/>
        </w:r>
        <w:r>
          <w:rPr>
            <w:noProof/>
            <w:webHidden/>
          </w:rPr>
          <w:fldChar w:fldCharType="begin"/>
        </w:r>
        <w:r>
          <w:rPr>
            <w:noProof/>
            <w:webHidden/>
          </w:rPr>
          <w:instrText xml:space="preserve"> PAGEREF _Toc440482266 \h </w:instrText>
        </w:r>
      </w:ins>
      <w:r>
        <w:rPr>
          <w:noProof/>
          <w:webHidden/>
        </w:rPr>
      </w:r>
      <w:r>
        <w:rPr>
          <w:noProof/>
          <w:webHidden/>
        </w:rPr>
        <w:fldChar w:fldCharType="separate"/>
      </w:r>
      <w:ins w:id="777" w:author="John Tran" w:date="2016-02-15T21:47:00Z">
        <w:r w:rsidR="00DD7874">
          <w:rPr>
            <w:noProof/>
            <w:webHidden/>
          </w:rPr>
          <w:t>42</w:t>
        </w:r>
      </w:ins>
      <w:ins w:id="778" w:author="John Tran" w:date="2016-01-13T21:01:00Z">
        <w:r>
          <w:rPr>
            <w:noProof/>
            <w:webHidden/>
          </w:rPr>
          <w:fldChar w:fldCharType="end"/>
        </w:r>
        <w:r w:rsidRPr="00BC0A86">
          <w:rPr>
            <w:rStyle w:val="Hyperlink"/>
            <w:noProof/>
          </w:rPr>
          <w:fldChar w:fldCharType="end"/>
        </w:r>
      </w:ins>
    </w:p>
    <w:p w14:paraId="0C05D047" w14:textId="77777777" w:rsidR="005000EA" w:rsidRDefault="005000EA">
      <w:pPr>
        <w:pStyle w:val="TOC3"/>
        <w:tabs>
          <w:tab w:val="left" w:pos="1320"/>
          <w:tab w:val="right" w:leader="dot" w:pos="8777"/>
        </w:tabs>
        <w:rPr>
          <w:ins w:id="779" w:author="John Tran" w:date="2016-01-13T21:01:00Z"/>
          <w:rFonts w:asciiTheme="minorHAnsi" w:eastAsiaTheme="minorEastAsia" w:hAnsiTheme="minorHAnsi"/>
          <w:noProof/>
          <w:sz w:val="22"/>
          <w:lang w:val="en-US" w:eastAsia="ja-JP"/>
        </w:rPr>
      </w:pPr>
      <w:ins w:id="780"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"_Toc440482267"</w:instrText>
        </w:r>
        <w:r w:rsidRPr="00BC0A86">
          <w:rPr>
            <w:rStyle w:val="Hyperlink"/>
            <w:noProof/>
          </w:rPr>
          <w:instrText xml:space="preserve"> </w:instrText>
        </w:r>
      </w:ins>
      <w:ins w:id="781" w:author="John Tran" w:date="2016-02-15T21:47:00Z">
        <w:r w:rsidR="00DD7874" w:rsidRPr="00BC0A86">
          <w:rPr>
            <w:rStyle w:val="Hyperlink"/>
            <w:noProof/>
          </w:rPr>
        </w:r>
      </w:ins>
      <w:ins w:id="782" w:author="John Tran" w:date="2016-01-13T21:01:00Z">
        <w:r w:rsidRPr="00BC0A86">
          <w:rPr>
            <w:rStyle w:val="Hyperlink"/>
            <w:noProof/>
          </w:rPr>
          <w:fldChar w:fldCharType="separate"/>
        </w:r>
        <w:r w:rsidRPr="00BC0A86">
          <w:rPr>
            <w:rStyle w:val="Hyperlink"/>
            <w:noProof/>
          </w:rPr>
          <w:t>3.1.2</w:t>
        </w:r>
        <w:r>
          <w:rPr>
            <w:rFonts w:asciiTheme="minorHAnsi" w:eastAsiaTheme="minorEastAsia" w:hAnsiTheme="minorHAnsi"/>
            <w:noProof/>
            <w:sz w:val="22"/>
            <w:lang w:val="en-US" w:eastAsia="ja-JP"/>
          </w:rPr>
          <w:tab/>
        </w:r>
        <w:r w:rsidRPr="00BC0A86">
          <w:rPr>
            <w:rStyle w:val="Hyperlink"/>
            <w:noProof/>
          </w:rPr>
          <w:t>Xác định yêu cầu</w:t>
        </w:r>
        <w:r>
          <w:rPr>
            <w:noProof/>
            <w:webHidden/>
          </w:rPr>
          <w:tab/>
        </w:r>
        <w:r>
          <w:rPr>
            <w:noProof/>
            <w:webHidden/>
          </w:rPr>
          <w:fldChar w:fldCharType="begin"/>
        </w:r>
        <w:r>
          <w:rPr>
            <w:noProof/>
            <w:webHidden/>
          </w:rPr>
          <w:instrText xml:space="preserve"> PAGEREF _Toc440482267 \h </w:instrText>
        </w:r>
      </w:ins>
      <w:r>
        <w:rPr>
          <w:noProof/>
          <w:webHidden/>
        </w:rPr>
      </w:r>
      <w:r>
        <w:rPr>
          <w:noProof/>
          <w:webHidden/>
        </w:rPr>
        <w:fldChar w:fldCharType="separate"/>
      </w:r>
      <w:ins w:id="783" w:author="John Tran" w:date="2016-02-15T21:47:00Z">
        <w:r w:rsidR="00DD7874">
          <w:rPr>
            <w:noProof/>
            <w:webHidden/>
          </w:rPr>
          <w:t>43</w:t>
        </w:r>
      </w:ins>
      <w:ins w:id="784" w:author="John Tran" w:date="2016-01-13T21:01:00Z">
        <w:r>
          <w:rPr>
            <w:noProof/>
            <w:webHidden/>
          </w:rPr>
          <w:fldChar w:fldCharType="end"/>
        </w:r>
        <w:r w:rsidRPr="00BC0A86">
          <w:rPr>
            <w:rStyle w:val="Hyperlink"/>
            <w:noProof/>
          </w:rPr>
          <w:fldChar w:fldCharType="end"/>
        </w:r>
      </w:ins>
    </w:p>
    <w:p w14:paraId="5613F8A7" w14:textId="77777777" w:rsidR="005000EA" w:rsidRDefault="005000EA">
      <w:pPr>
        <w:pStyle w:val="TOC3"/>
        <w:tabs>
          <w:tab w:val="left" w:pos="1320"/>
          <w:tab w:val="right" w:leader="dot" w:pos="8777"/>
        </w:tabs>
        <w:rPr>
          <w:ins w:id="785" w:author="John Tran" w:date="2016-01-13T21:01:00Z"/>
          <w:rFonts w:asciiTheme="minorHAnsi" w:eastAsiaTheme="minorEastAsia" w:hAnsiTheme="minorHAnsi"/>
          <w:noProof/>
          <w:sz w:val="22"/>
          <w:lang w:val="en-US" w:eastAsia="ja-JP"/>
        </w:rPr>
      </w:pPr>
      <w:ins w:id="786"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"_Toc440482268"</w:instrText>
        </w:r>
        <w:r w:rsidRPr="00BC0A86">
          <w:rPr>
            <w:rStyle w:val="Hyperlink"/>
            <w:noProof/>
          </w:rPr>
          <w:instrText xml:space="preserve"> </w:instrText>
        </w:r>
      </w:ins>
      <w:ins w:id="787" w:author="John Tran" w:date="2016-02-15T21:47:00Z">
        <w:r w:rsidR="00DD7874" w:rsidRPr="00BC0A86">
          <w:rPr>
            <w:rStyle w:val="Hyperlink"/>
            <w:noProof/>
          </w:rPr>
        </w:r>
      </w:ins>
      <w:ins w:id="788" w:author="John Tran" w:date="2016-01-13T21:01:00Z">
        <w:r w:rsidRPr="00BC0A86">
          <w:rPr>
            <w:rStyle w:val="Hyperlink"/>
            <w:noProof/>
          </w:rPr>
          <w:fldChar w:fldCharType="separate"/>
        </w:r>
        <w:r w:rsidRPr="00BC0A86">
          <w:rPr>
            <w:rStyle w:val="Hyperlink"/>
            <w:noProof/>
          </w:rPr>
          <w:t>3.1.3</w:t>
        </w:r>
        <w:r>
          <w:rPr>
            <w:rFonts w:asciiTheme="minorHAnsi" w:eastAsiaTheme="minorEastAsia" w:hAnsiTheme="minorHAnsi"/>
            <w:noProof/>
            <w:sz w:val="22"/>
            <w:lang w:val="en-US" w:eastAsia="ja-JP"/>
          </w:rPr>
          <w:tab/>
        </w:r>
        <w:r w:rsidRPr="00BC0A86">
          <w:rPr>
            <w:rStyle w:val="Hyperlink"/>
            <w:noProof/>
            <w:shd w:val="clear" w:color="auto" w:fill="FFFFFF"/>
            <w:lang w:val="en-US"/>
          </w:rPr>
          <w:t>Kiến trúc hệ thống</w:t>
        </w:r>
        <w:r>
          <w:rPr>
            <w:noProof/>
            <w:webHidden/>
          </w:rPr>
          <w:tab/>
        </w:r>
        <w:r>
          <w:rPr>
            <w:noProof/>
            <w:webHidden/>
          </w:rPr>
          <w:fldChar w:fldCharType="begin"/>
        </w:r>
        <w:r>
          <w:rPr>
            <w:noProof/>
            <w:webHidden/>
          </w:rPr>
          <w:instrText xml:space="preserve"> PAGEREF _Toc440482268 \h </w:instrText>
        </w:r>
      </w:ins>
      <w:r>
        <w:rPr>
          <w:noProof/>
          <w:webHidden/>
        </w:rPr>
      </w:r>
      <w:r>
        <w:rPr>
          <w:noProof/>
          <w:webHidden/>
        </w:rPr>
        <w:fldChar w:fldCharType="separate"/>
      </w:r>
      <w:ins w:id="789" w:author="John Tran" w:date="2016-02-15T21:47:00Z">
        <w:r w:rsidR="00DD7874">
          <w:rPr>
            <w:noProof/>
            <w:webHidden/>
          </w:rPr>
          <w:t>44</w:t>
        </w:r>
      </w:ins>
      <w:ins w:id="790" w:author="John Tran" w:date="2016-01-13T21:01:00Z">
        <w:r>
          <w:rPr>
            <w:noProof/>
            <w:webHidden/>
          </w:rPr>
          <w:fldChar w:fldCharType="end"/>
        </w:r>
        <w:r w:rsidRPr="00BC0A86">
          <w:rPr>
            <w:rStyle w:val="Hyperlink"/>
            <w:noProof/>
          </w:rPr>
          <w:fldChar w:fldCharType="end"/>
        </w:r>
      </w:ins>
    </w:p>
    <w:p w14:paraId="5736F5BC" w14:textId="77777777" w:rsidR="005000EA" w:rsidRDefault="005000EA">
      <w:pPr>
        <w:pStyle w:val="TOC2"/>
        <w:tabs>
          <w:tab w:val="left" w:pos="880"/>
          <w:tab w:val="right" w:leader="dot" w:pos="8777"/>
        </w:tabs>
        <w:rPr>
          <w:ins w:id="791" w:author="John Tran" w:date="2016-01-13T21:01:00Z"/>
          <w:rFonts w:asciiTheme="minorHAnsi" w:eastAsiaTheme="minorEastAsia" w:hAnsiTheme="minorHAnsi"/>
          <w:noProof/>
          <w:sz w:val="22"/>
          <w:lang w:val="en-US" w:eastAsia="ja-JP"/>
        </w:rPr>
      </w:pPr>
      <w:ins w:id="792"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"_Toc440482285"</w:instrText>
        </w:r>
        <w:r w:rsidRPr="00BC0A86">
          <w:rPr>
            <w:rStyle w:val="Hyperlink"/>
            <w:noProof/>
          </w:rPr>
          <w:instrText xml:space="preserve"> </w:instrText>
        </w:r>
      </w:ins>
      <w:ins w:id="793" w:author="John Tran" w:date="2016-02-15T21:47:00Z">
        <w:r w:rsidR="00DD7874" w:rsidRPr="00BC0A86">
          <w:rPr>
            <w:rStyle w:val="Hyperlink"/>
            <w:noProof/>
          </w:rPr>
        </w:r>
      </w:ins>
      <w:ins w:id="794" w:author="John Tran" w:date="2016-01-13T21:01:00Z">
        <w:r w:rsidRPr="00BC0A86">
          <w:rPr>
            <w:rStyle w:val="Hyperlink"/>
            <w:noProof/>
          </w:rPr>
          <w:fldChar w:fldCharType="separate"/>
        </w:r>
        <w:r w:rsidRPr="00BC0A86">
          <w:rPr>
            <w:rStyle w:val="Hyperlink"/>
            <w:noProof/>
          </w:rPr>
          <w:t>3.2</w:t>
        </w:r>
        <w:r>
          <w:rPr>
            <w:rFonts w:asciiTheme="minorHAnsi" w:eastAsiaTheme="minorEastAsia" w:hAnsiTheme="minorHAnsi"/>
            <w:noProof/>
            <w:sz w:val="22"/>
            <w:lang w:val="en-US" w:eastAsia="ja-JP"/>
          </w:rPr>
          <w:tab/>
        </w:r>
        <w:r w:rsidRPr="00BC0A86">
          <w:rPr>
            <w:rStyle w:val="Hyperlink"/>
            <w:noProof/>
            <w:shd w:val="clear" w:color="auto" w:fill="FFFFFF"/>
          </w:rPr>
          <w:t>Phân tích</w:t>
        </w:r>
        <w:r w:rsidRPr="00BC0A86">
          <w:rPr>
            <w:rStyle w:val="Hyperlink"/>
            <w:noProof/>
            <w:shd w:val="clear" w:color="auto" w:fill="FFFFFF"/>
            <w:lang w:val="en-US"/>
          </w:rPr>
          <w:t xml:space="preserve"> yêu cầu</w:t>
        </w:r>
        <w:r>
          <w:rPr>
            <w:noProof/>
            <w:webHidden/>
          </w:rPr>
          <w:tab/>
        </w:r>
        <w:r>
          <w:rPr>
            <w:noProof/>
            <w:webHidden/>
          </w:rPr>
          <w:fldChar w:fldCharType="begin"/>
        </w:r>
        <w:r>
          <w:rPr>
            <w:noProof/>
            <w:webHidden/>
          </w:rPr>
          <w:instrText xml:space="preserve"> PAGEREF _Toc440482285 \h </w:instrText>
        </w:r>
      </w:ins>
      <w:r>
        <w:rPr>
          <w:noProof/>
          <w:webHidden/>
        </w:rPr>
      </w:r>
      <w:r>
        <w:rPr>
          <w:noProof/>
          <w:webHidden/>
        </w:rPr>
        <w:fldChar w:fldCharType="separate"/>
      </w:r>
      <w:ins w:id="795" w:author="John Tran" w:date="2016-02-15T21:47:00Z">
        <w:r w:rsidR="00DD7874">
          <w:rPr>
            <w:noProof/>
            <w:webHidden/>
          </w:rPr>
          <w:t>45</w:t>
        </w:r>
      </w:ins>
      <w:ins w:id="796" w:author="John Tran" w:date="2016-01-13T21:01:00Z">
        <w:r>
          <w:rPr>
            <w:noProof/>
            <w:webHidden/>
          </w:rPr>
          <w:fldChar w:fldCharType="end"/>
        </w:r>
        <w:r w:rsidRPr="00BC0A86">
          <w:rPr>
            <w:rStyle w:val="Hyperlink"/>
            <w:noProof/>
          </w:rPr>
          <w:fldChar w:fldCharType="end"/>
        </w:r>
      </w:ins>
    </w:p>
    <w:p w14:paraId="727E09AE" w14:textId="77777777" w:rsidR="005000EA" w:rsidRDefault="005000EA">
      <w:pPr>
        <w:pStyle w:val="TOC3"/>
        <w:tabs>
          <w:tab w:val="left" w:pos="1320"/>
          <w:tab w:val="right" w:leader="dot" w:pos="8777"/>
        </w:tabs>
        <w:rPr>
          <w:ins w:id="797" w:author="John Tran" w:date="2016-01-13T21:01:00Z"/>
          <w:rFonts w:asciiTheme="minorHAnsi" w:eastAsiaTheme="minorEastAsia" w:hAnsiTheme="minorHAnsi"/>
          <w:noProof/>
          <w:sz w:val="22"/>
          <w:lang w:val="en-US" w:eastAsia="ja-JP"/>
        </w:rPr>
      </w:pPr>
      <w:ins w:id="798"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"_Toc440482286"</w:instrText>
        </w:r>
        <w:r w:rsidRPr="00BC0A86">
          <w:rPr>
            <w:rStyle w:val="Hyperlink"/>
            <w:noProof/>
          </w:rPr>
          <w:instrText xml:space="preserve"> </w:instrText>
        </w:r>
      </w:ins>
      <w:ins w:id="799" w:author="John Tran" w:date="2016-02-15T21:47:00Z">
        <w:r w:rsidR="00DD7874" w:rsidRPr="00BC0A86">
          <w:rPr>
            <w:rStyle w:val="Hyperlink"/>
            <w:noProof/>
          </w:rPr>
        </w:r>
      </w:ins>
      <w:ins w:id="800" w:author="John Tran" w:date="2016-01-13T21:01:00Z">
        <w:r w:rsidRPr="00BC0A86">
          <w:rPr>
            <w:rStyle w:val="Hyperlink"/>
            <w:noProof/>
          </w:rPr>
          <w:fldChar w:fldCharType="separate"/>
        </w:r>
        <w:r w:rsidRPr="00BC0A86">
          <w:rPr>
            <w:rStyle w:val="Hyperlink"/>
            <w:noProof/>
          </w:rPr>
          <w:t>3.2.1</w:t>
        </w:r>
        <w:r>
          <w:rPr>
            <w:rFonts w:asciiTheme="minorHAnsi" w:eastAsiaTheme="minorEastAsia" w:hAnsiTheme="minorHAnsi"/>
            <w:noProof/>
            <w:sz w:val="22"/>
            <w:lang w:val="en-US" w:eastAsia="ja-JP"/>
          </w:rPr>
          <w:tab/>
        </w:r>
        <w:r w:rsidRPr="00BC0A86">
          <w:rPr>
            <w:rStyle w:val="Hyperlink"/>
            <w:noProof/>
          </w:rPr>
          <w:t>Lược đồ use case</w:t>
        </w:r>
        <w:r>
          <w:rPr>
            <w:noProof/>
            <w:webHidden/>
          </w:rPr>
          <w:tab/>
        </w:r>
        <w:r>
          <w:rPr>
            <w:noProof/>
            <w:webHidden/>
          </w:rPr>
          <w:fldChar w:fldCharType="begin"/>
        </w:r>
        <w:r>
          <w:rPr>
            <w:noProof/>
            <w:webHidden/>
          </w:rPr>
          <w:instrText xml:space="preserve"> PAGEREF _Toc440482286 \h </w:instrText>
        </w:r>
      </w:ins>
      <w:r>
        <w:rPr>
          <w:noProof/>
          <w:webHidden/>
        </w:rPr>
      </w:r>
      <w:r>
        <w:rPr>
          <w:noProof/>
          <w:webHidden/>
        </w:rPr>
        <w:fldChar w:fldCharType="separate"/>
      </w:r>
      <w:ins w:id="801" w:author="John Tran" w:date="2016-02-15T21:47:00Z">
        <w:r w:rsidR="00DD7874">
          <w:rPr>
            <w:noProof/>
            <w:webHidden/>
          </w:rPr>
          <w:t>45</w:t>
        </w:r>
      </w:ins>
      <w:ins w:id="802" w:author="John Tran" w:date="2016-01-13T21:01:00Z">
        <w:r>
          <w:rPr>
            <w:noProof/>
            <w:webHidden/>
          </w:rPr>
          <w:fldChar w:fldCharType="end"/>
        </w:r>
        <w:r w:rsidRPr="00BC0A86">
          <w:rPr>
            <w:rStyle w:val="Hyperlink"/>
            <w:noProof/>
          </w:rPr>
          <w:fldChar w:fldCharType="end"/>
        </w:r>
      </w:ins>
    </w:p>
    <w:p w14:paraId="684656FD" w14:textId="77777777" w:rsidR="005000EA" w:rsidRDefault="005000EA">
      <w:pPr>
        <w:pStyle w:val="TOC3"/>
        <w:tabs>
          <w:tab w:val="left" w:pos="1320"/>
          <w:tab w:val="right" w:leader="dot" w:pos="8777"/>
        </w:tabs>
        <w:rPr>
          <w:ins w:id="803" w:author="John Tran" w:date="2016-01-13T21:01:00Z"/>
          <w:rFonts w:asciiTheme="minorHAnsi" w:eastAsiaTheme="minorEastAsia" w:hAnsiTheme="minorHAnsi"/>
          <w:noProof/>
          <w:sz w:val="22"/>
          <w:lang w:val="en-US" w:eastAsia="ja-JP"/>
        </w:rPr>
      </w:pPr>
      <w:ins w:id="804"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"_Toc440482287"</w:instrText>
        </w:r>
        <w:r w:rsidRPr="00BC0A86">
          <w:rPr>
            <w:rStyle w:val="Hyperlink"/>
            <w:noProof/>
          </w:rPr>
          <w:instrText xml:space="preserve"> </w:instrText>
        </w:r>
      </w:ins>
      <w:ins w:id="805" w:author="John Tran" w:date="2016-02-15T21:47:00Z">
        <w:r w:rsidR="00DD7874" w:rsidRPr="00BC0A86">
          <w:rPr>
            <w:rStyle w:val="Hyperlink"/>
            <w:noProof/>
          </w:rPr>
        </w:r>
      </w:ins>
      <w:ins w:id="806" w:author="John Tran" w:date="2016-01-13T21:01:00Z">
        <w:r w:rsidRPr="00BC0A86">
          <w:rPr>
            <w:rStyle w:val="Hyperlink"/>
            <w:noProof/>
          </w:rPr>
          <w:fldChar w:fldCharType="separate"/>
        </w:r>
        <w:r w:rsidRPr="00BC0A86">
          <w:rPr>
            <w:rStyle w:val="Hyperlink"/>
            <w:noProof/>
          </w:rPr>
          <w:t>3.2.2</w:t>
        </w:r>
        <w:r>
          <w:rPr>
            <w:rFonts w:asciiTheme="minorHAnsi" w:eastAsiaTheme="minorEastAsia" w:hAnsiTheme="minorHAnsi"/>
            <w:noProof/>
            <w:sz w:val="22"/>
            <w:lang w:val="en-US" w:eastAsia="ja-JP"/>
          </w:rPr>
          <w:tab/>
        </w:r>
        <w:r w:rsidRPr="00BC0A86">
          <w:rPr>
            <w:rStyle w:val="Hyperlink"/>
            <w:noProof/>
          </w:rPr>
          <w:t>Mô tả lược đồ use case</w:t>
        </w:r>
        <w:r>
          <w:rPr>
            <w:noProof/>
            <w:webHidden/>
          </w:rPr>
          <w:tab/>
        </w:r>
        <w:r>
          <w:rPr>
            <w:noProof/>
            <w:webHidden/>
          </w:rPr>
          <w:fldChar w:fldCharType="begin"/>
        </w:r>
        <w:r>
          <w:rPr>
            <w:noProof/>
            <w:webHidden/>
          </w:rPr>
          <w:instrText xml:space="preserve"> PAGEREF _Toc440482287 \h </w:instrText>
        </w:r>
      </w:ins>
      <w:r>
        <w:rPr>
          <w:noProof/>
          <w:webHidden/>
        </w:rPr>
      </w:r>
      <w:r>
        <w:rPr>
          <w:noProof/>
          <w:webHidden/>
        </w:rPr>
        <w:fldChar w:fldCharType="separate"/>
      </w:r>
      <w:ins w:id="807" w:author="John Tran" w:date="2016-02-15T21:47:00Z">
        <w:r w:rsidR="00DD7874">
          <w:rPr>
            <w:noProof/>
            <w:webHidden/>
          </w:rPr>
          <w:t>45</w:t>
        </w:r>
      </w:ins>
      <w:ins w:id="808" w:author="John Tran" w:date="2016-01-13T21:01:00Z">
        <w:r>
          <w:rPr>
            <w:noProof/>
            <w:webHidden/>
          </w:rPr>
          <w:fldChar w:fldCharType="end"/>
        </w:r>
        <w:r w:rsidRPr="00BC0A86">
          <w:rPr>
            <w:rStyle w:val="Hyperlink"/>
            <w:noProof/>
          </w:rPr>
          <w:fldChar w:fldCharType="end"/>
        </w:r>
      </w:ins>
    </w:p>
    <w:p w14:paraId="6D840EA2" w14:textId="77777777" w:rsidR="005000EA" w:rsidRDefault="005000EA">
      <w:pPr>
        <w:pStyle w:val="TOC3"/>
        <w:tabs>
          <w:tab w:val="left" w:pos="1320"/>
          <w:tab w:val="right" w:leader="dot" w:pos="8777"/>
        </w:tabs>
        <w:rPr>
          <w:ins w:id="809" w:author="John Tran" w:date="2016-01-13T21:01:00Z"/>
          <w:rFonts w:asciiTheme="minorHAnsi" w:eastAsiaTheme="minorEastAsia" w:hAnsiTheme="minorHAnsi"/>
          <w:noProof/>
          <w:sz w:val="22"/>
          <w:lang w:val="en-US" w:eastAsia="ja-JP"/>
        </w:rPr>
      </w:pPr>
      <w:ins w:id="810"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"_Toc440482288"</w:instrText>
        </w:r>
        <w:r w:rsidRPr="00BC0A86">
          <w:rPr>
            <w:rStyle w:val="Hyperlink"/>
            <w:noProof/>
          </w:rPr>
          <w:instrText xml:space="preserve"> </w:instrText>
        </w:r>
      </w:ins>
      <w:ins w:id="811" w:author="John Tran" w:date="2016-02-15T21:47:00Z">
        <w:r w:rsidR="00DD7874" w:rsidRPr="00BC0A86">
          <w:rPr>
            <w:rStyle w:val="Hyperlink"/>
            <w:noProof/>
          </w:rPr>
        </w:r>
      </w:ins>
      <w:ins w:id="812" w:author="John Tran" w:date="2016-01-13T21:01:00Z">
        <w:r w:rsidRPr="00BC0A86">
          <w:rPr>
            <w:rStyle w:val="Hyperlink"/>
            <w:noProof/>
          </w:rPr>
          <w:fldChar w:fldCharType="separate"/>
        </w:r>
        <w:r w:rsidRPr="00BC0A86">
          <w:rPr>
            <w:rStyle w:val="Hyperlink"/>
            <w:noProof/>
          </w:rPr>
          <w:t>3.2.3</w:t>
        </w:r>
        <w:r>
          <w:rPr>
            <w:rFonts w:asciiTheme="minorHAnsi" w:eastAsiaTheme="minorEastAsia" w:hAnsiTheme="minorHAnsi"/>
            <w:noProof/>
            <w:sz w:val="22"/>
            <w:lang w:val="en-US" w:eastAsia="ja-JP"/>
          </w:rPr>
          <w:tab/>
        </w:r>
        <w:r w:rsidRPr="00BC0A86">
          <w:rPr>
            <w:rStyle w:val="Hyperlink"/>
            <w:noProof/>
          </w:rPr>
          <w:t>Sơ đồ luồng dữ liệu toàn hệ thống</w:t>
        </w:r>
        <w:r>
          <w:rPr>
            <w:noProof/>
            <w:webHidden/>
          </w:rPr>
          <w:tab/>
        </w:r>
        <w:r>
          <w:rPr>
            <w:noProof/>
            <w:webHidden/>
          </w:rPr>
          <w:fldChar w:fldCharType="begin"/>
        </w:r>
        <w:r>
          <w:rPr>
            <w:noProof/>
            <w:webHidden/>
          </w:rPr>
          <w:instrText xml:space="preserve"> PAGEREF _Toc440482288 \h </w:instrText>
        </w:r>
      </w:ins>
      <w:r>
        <w:rPr>
          <w:noProof/>
          <w:webHidden/>
        </w:rPr>
      </w:r>
      <w:r>
        <w:rPr>
          <w:noProof/>
          <w:webHidden/>
        </w:rPr>
        <w:fldChar w:fldCharType="separate"/>
      </w:r>
      <w:ins w:id="813" w:author="John Tran" w:date="2016-02-15T21:47:00Z">
        <w:r w:rsidR="00DD7874">
          <w:rPr>
            <w:noProof/>
            <w:webHidden/>
          </w:rPr>
          <w:t>48</w:t>
        </w:r>
      </w:ins>
      <w:ins w:id="814" w:author="John Tran" w:date="2016-01-13T21:01:00Z">
        <w:r>
          <w:rPr>
            <w:noProof/>
            <w:webHidden/>
          </w:rPr>
          <w:fldChar w:fldCharType="end"/>
        </w:r>
        <w:r w:rsidRPr="00BC0A86">
          <w:rPr>
            <w:rStyle w:val="Hyperlink"/>
            <w:noProof/>
          </w:rPr>
          <w:fldChar w:fldCharType="end"/>
        </w:r>
      </w:ins>
    </w:p>
    <w:p w14:paraId="7E325E2D" w14:textId="77777777" w:rsidR="005000EA" w:rsidRDefault="005000EA">
      <w:pPr>
        <w:pStyle w:val="TOC3"/>
        <w:tabs>
          <w:tab w:val="left" w:pos="1320"/>
          <w:tab w:val="right" w:leader="dot" w:pos="8777"/>
        </w:tabs>
        <w:rPr>
          <w:ins w:id="815" w:author="John Tran" w:date="2016-01-13T21:01:00Z"/>
          <w:rFonts w:asciiTheme="minorHAnsi" w:eastAsiaTheme="minorEastAsia" w:hAnsiTheme="minorHAnsi"/>
          <w:noProof/>
          <w:sz w:val="22"/>
          <w:lang w:val="en-US" w:eastAsia="ja-JP"/>
        </w:rPr>
      </w:pPr>
      <w:ins w:id="816"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"_Toc440482289"</w:instrText>
        </w:r>
        <w:r w:rsidRPr="00BC0A86">
          <w:rPr>
            <w:rStyle w:val="Hyperlink"/>
            <w:noProof/>
          </w:rPr>
          <w:instrText xml:space="preserve"> </w:instrText>
        </w:r>
      </w:ins>
      <w:ins w:id="817" w:author="John Tran" w:date="2016-02-15T21:47:00Z">
        <w:r w:rsidR="00DD7874" w:rsidRPr="00BC0A86">
          <w:rPr>
            <w:rStyle w:val="Hyperlink"/>
            <w:noProof/>
          </w:rPr>
        </w:r>
      </w:ins>
      <w:ins w:id="818" w:author="John Tran" w:date="2016-01-13T21:01:00Z">
        <w:r w:rsidRPr="00BC0A86">
          <w:rPr>
            <w:rStyle w:val="Hyperlink"/>
            <w:noProof/>
          </w:rPr>
          <w:fldChar w:fldCharType="separate"/>
        </w:r>
        <w:r w:rsidRPr="00BC0A86">
          <w:rPr>
            <w:rStyle w:val="Hyperlink"/>
            <w:noProof/>
          </w:rPr>
          <w:t>3.2.4</w:t>
        </w:r>
        <w:r>
          <w:rPr>
            <w:rFonts w:asciiTheme="minorHAnsi" w:eastAsiaTheme="minorEastAsia" w:hAnsiTheme="minorHAnsi"/>
            <w:noProof/>
            <w:sz w:val="22"/>
            <w:lang w:val="en-US" w:eastAsia="ja-JP"/>
          </w:rPr>
          <w:tab/>
        </w:r>
        <w:r w:rsidRPr="00BC0A86">
          <w:rPr>
            <w:rStyle w:val="Hyperlink"/>
            <w:noProof/>
          </w:rPr>
          <w:t>Chức năng tìm chủ đề ẩn</w:t>
        </w:r>
        <w:r>
          <w:rPr>
            <w:noProof/>
            <w:webHidden/>
          </w:rPr>
          <w:tab/>
        </w:r>
        <w:r>
          <w:rPr>
            <w:noProof/>
            <w:webHidden/>
          </w:rPr>
          <w:fldChar w:fldCharType="begin"/>
        </w:r>
        <w:r>
          <w:rPr>
            <w:noProof/>
            <w:webHidden/>
          </w:rPr>
          <w:instrText xml:space="preserve"> PAGEREF _Toc440482289 \h </w:instrText>
        </w:r>
      </w:ins>
      <w:r>
        <w:rPr>
          <w:noProof/>
          <w:webHidden/>
        </w:rPr>
      </w:r>
      <w:r>
        <w:rPr>
          <w:noProof/>
          <w:webHidden/>
        </w:rPr>
        <w:fldChar w:fldCharType="separate"/>
      </w:r>
      <w:ins w:id="819" w:author="John Tran" w:date="2016-02-15T21:47:00Z">
        <w:r w:rsidR="00DD7874">
          <w:rPr>
            <w:noProof/>
            <w:webHidden/>
          </w:rPr>
          <w:t>50</w:t>
        </w:r>
      </w:ins>
      <w:ins w:id="820" w:author="John Tran" w:date="2016-01-13T21:01:00Z">
        <w:r>
          <w:rPr>
            <w:noProof/>
            <w:webHidden/>
          </w:rPr>
          <w:fldChar w:fldCharType="end"/>
        </w:r>
        <w:r w:rsidRPr="00BC0A86">
          <w:rPr>
            <w:rStyle w:val="Hyperlink"/>
            <w:noProof/>
          </w:rPr>
          <w:fldChar w:fldCharType="end"/>
        </w:r>
      </w:ins>
    </w:p>
    <w:p w14:paraId="6D53D1F7" w14:textId="77777777" w:rsidR="005000EA" w:rsidRDefault="005000EA">
      <w:pPr>
        <w:pStyle w:val="TOC3"/>
        <w:tabs>
          <w:tab w:val="left" w:pos="1320"/>
          <w:tab w:val="right" w:leader="dot" w:pos="8777"/>
        </w:tabs>
        <w:rPr>
          <w:ins w:id="821" w:author="John Tran" w:date="2016-01-13T21:01:00Z"/>
          <w:rFonts w:asciiTheme="minorHAnsi" w:eastAsiaTheme="minorEastAsia" w:hAnsiTheme="minorHAnsi"/>
          <w:noProof/>
          <w:sz w:val="22"/>
          <w:lang w:val="en-US" w:eastAsia="ja-JP"/>
        </w:rPr>
      </w:pPr>
      <w:ins w:id="822"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"_Toc440482290"</w:instrText>
        </w:r>
        <w:r w:rsidRPr="00BC0A86">
          <w:rPr>
            <w:rStyle w:val="Hyperlink"/>
            <w:noProof/>
          </w:rPr>
          <w:instrText xml:space="preserve"> </w:instrText>
        </w:r>
      </w:ins>
      <w:ins w:id="823" w:author="John Tran" w:date="2016-02-15T21:47:00Z">
        <w:r w:rsidR="00DD7874" w:rsidRPr="00BC0A86">
          <w:rPr>
            <w:rStyle w:val="Hyperlink"/>
            <w:noProof/>
          </w:rPr>
        </w:r>
      </w:ins>
      <w:ins w:id="824" w:author="John Tran" w:date="2016-01-13T21:01:00Z">
        <w:r w:rsidRPr="00BC0A86">
          <w:rPr>
            <w:rStyle w:val="Hyperlink"/>
            <w:noProof/>
          </w:rPr>
          <w:fldChar w:fldCharType="separate"/>
        </w:r>
        <w:r w:rsidRPr="00BC0A86">
          <w:rPr>
            <w:rStyle w:val="Hyperlink"/>
            <w:noProof/>
          </w:rPr>
          <w:t>3.2.5</w:t>
        </w:r>
        <w:r>
          <w:rPr>
            <w:rFonts w:asciiTheme="minorHAnsi" w:eastAsiaTheme="minorEastAsia" w:hAnsiTheme="minorHAnsi"/>
            <w:noProof/>
            <w:sz w:val="22"/>
            <w:lang w:val="en-US" w:eastAsia="ja-JP"/>
          </w:rPr>
          <w:tab/>
        </w:r>
        <w:r w:rsidRPr="00BC0A86">
          <w:rPr>
            <w:rStyle w:val="Hyperlink"/>
            <w:noProof/>
          </w:rPr>
          <w:t>Chức năng phân tích cảm xúc</w:t>
        </w:r>
        <w:r>
          <w:rPr>
            <w:noProof/>
            <w:webHidden/>
          </w:rPr>
          <w:tab/>
        </w:r>
        <w:r>
          <w:rPr>
            <w:noProof/>
            <w:webHidden/>
          </w:rPr>
          <w:fldChar w:fldCharType="begin"/>
        </w:r>
        <w:r>
          <w:rPr>
            <w:noProof/>
            <w:webHidden/>
          </w:rPr>
          <w:instrText xml:space="preserve"> PAGEREF _Toc440482290 \h </w:instrText>
        </w:r>
      </w:ins>
      <w:r>
        <w:rPr>
          <w:noProof/>
          <w:webHidden/>
        </w:rPr>
      </w:r>
      <w:r>
        <w:rPr>
          <w:noProof/>
          <w:webHidden/>
        </w:rPr>
        <w:fldChar w:fldCharType="separate"/>
      </w:r>
      <w:ins w:id="825" w:author="John Tran" w:date="2016-02-15T21:47:00Z">
        <w:r w:rsidR="00DD7874">
          <w:rPr>
            <w:noProof/>
            <w:webHidden/>
          </w:rPr>
          <w:t>52</w:t>
        </w:r>
      </w:ins>
      <w:ins w:id="826" w:author="John Tran" w:date="2016-01-13T21:01:00Z">
        <w:r>
          <w:rPr>
            <w:noProof/>
            <w:webHidden/>
          </w:rPr>
          <w:fldChar w:fldCharType="end"/>
        </w:r>
        <w:r w:rsidRPr="00BC0A86">
          <w:rPr>
            <w:rStyle w:val="Hyperlink"/>
            <w:noProof/>
          </w:rPr>
          <w:fldChar w:fldCharType="end"/>
        </w:r>
      </w:ins>
    </w:p>
    <w:p w14:paraId="43AAE70B" w14:textId="77777777" w:rsidR="005000EA" w:rsidRDefault="005000EA">
      <w:pPr>
        <w:pStyle w:val="TOC2"/>
        <w:tabs>
          <w:tab w:val="left" w:pos="880"/>
          <w:tab w:val="right" w:leader="dot" w:pos="8777"/>
        </w:tabs>
        <w:rPr>
          <w:ins w:id="827" w:author="John Tran" w:date="2016-01-13T21:01:00Z"/>
          <w:rFonts w:asciiTheme="minorHAnsi" w:eastAsiaTheme="minorEastAsia" w:hAnsiTheme="minorHAnsi"/>
          <w:noProof/>
          <w:sz w:val="22"/>
          <w:lang w:val="en-US" w:eastAsia="ja-JP"/>
        </w:rPr>
      </w:pPr>
      <w:ins w:id="828"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"_Toc440482291"</w:instrText>
        </w:r>
        <w:r w:rsidRPr="00BC0A86">
          <w:rPr>
            <w:rStyle w:val="Hyperlink"/>
            <w:noProof/>
          </w:rPr>
          <w:instrText xml:space="preserve"> </w:instrText>
        </w:r>
      </w:ins>
      <w:ins w:id="829" w:author="John Tran" w:date="2016-02-15T21:47:00Z">
        <w:r w:rsidR="00DD7874" w:rsidRPr="00BC0A86">
          <w:rPr>
            <w:rStyle w:val="Hyperlink"/>
            <w:noProof/>
          </w:rPr>
        </w:r>
      </w:ins>
      <w:ins w:id="830" w:author="John Tran" w:date="2016-01-13T21:01:00Z">
        <w:r w:rsidRPr="00BC0A86">
          <w:rPr>
            <w:rStyle w:val="Hyperlink"/>
            <w:noProof/>
          </w:rPr>
          <w:fldChar w:fldCharType="separate"/>
        </w:r>
        <w:r w:rsidRPr="00BC0A86">
          <w:rPr>
            <w:rStyle w:val="Hyperlink"/>
            <w:noProof/>
            <w:lang w:val="en-US"/>
          </w:rPr>
          <w:t>3.3</w:t>
        </w:r>
        <w:r>
          <w:rPr>
            <w:rFonts w:asciiTheme="minorHAnsi" w:eastAsiaTheme="minorEastAsia" w:hAnsiTheme="minorHAnsi"/>
            <w:noProof/>
            <w:sz w:val="22"/>
            <w:lang w:val="en-US" w:eastAsia="ja-JP"/>
          </w:rPr>
          <w:tab/>
        </w:r>
        <w:r w:rsidRPr="00BC0A86">
          <w:rPr>
            <w:rStyle w:val="Hyperlink"/>
            <w:noProof/>
          </w:rPr>
          <w:t>Thiết</w:t>
        </w:r>
        <w:r w:rsidRPr="00BC0A86">
          <w:rPr>
            <w:rStyle w:val="Hyperlink"/>
            <w:noProof/>
            <w:shd w:val="clear" w:color="auto" w:fill="FFFFFF"/>
          </w:rPr>
          <w:t xml:space="preserve"> kế</w:t>
        </w:r>
        <w:r w:rsidRPr="00BC0A86">
          <w:rPr>
            <w:rStyle w:val="Hyperlink"/>
            <w:noProof/>
            <w:shd w:val="clear" w:color="auto" w:fill="FFFFFF"/>
            <w:lang w:val="en-US"/>
          </w:rPr>
          <w:t xml:space="preserve"> màn hình</w:t>
        </w:r>
        <w:r>
          <w:rPr>
            <w:noProof/>
            <w:webHidden/>
          </w:rPr>
          <w:tab/>
        </w:r>
        <w:r>
          <w:rPr>
            <w:noProof/>
            <w:webHidden/>
          </w:rPr>
          <w:fldChar w:fldCharType="begin"/>
        </w:r>
        <w:r>
          <w:rPr>
            <w:noProof/>
            <w:webHidden/>
          </w:rPr>
          <w:instrText xml:space="preserve"> PAGEREF _Toc440482291 \h </w:instrText>
        </w:r>
      </w:ins>
      <w:r>
        <w:rPr>
          <w:noProof/>
          <w:webHidden/>
        </w:rPr>
      </w:r>
      <w:r>
        <w:rPr>
          <w:noProof/>
          <w:webHidden/>
        </w:rPr>
        <w:fldChar w:fldCharType="separate"/>
      </w:r>
      <w:ins w:id="831" w:author="John Tran" w:date="2016-02-15T21:47:00Z">
        <w:r w:rsidR="00DD7874">
          <w:rPr>
            <w:noProof/>
            <w:webHidden/>
          </w:rPr>
          <w:t>55</w:t>
        </w:r>
      </w:ins>
      <w:ins w:id="832" w:author="John Tran" w:date="2016-01-13T21:01:00Z">
        <w:r>
          <w:rPr>
            <w:noProof/>
            <w:webHidden/>
          </w:rPr>
          <w:fldChar w:fldCharType="end"/>
        </w:r>
        <w:r w:rsidRPr="00BC0A86">
          <w:rPr>
            <w:rStyle w:val="Hyperlink"/>
            <w:noProof/>
          </w:rPr>
          <w:fldChar w:fldCharType="end"/>
        </w:r>
      </w:ins>
    </w:p>
    <w:p w14:paraId="0E6E63A5" w14:textId="77777777" w:rsidR="005000EA" w:rsidRDefault="005000EA">
      <w:pPr>
        <w:pStyle w:val="TOC3"/>
        <w:tabs>
          <w:tab w:val="left" w:pos="1320"/>
          <w:tab w:val="right" w:leader="dot" w:pos="8777"/>
        </w:tabs>
        <w:rPr>
          <w:ins w:id="833" w:author="John Tran" w:date="2016-01-13T21:01:00Z"/>
          <w:rFonts w:asciiTheme="minorHAnsi" w:eastAsiaTheme="minorEastAsia" w:hAnsiTheme="minorHAnsi"/>
          <w:noProof/>
          <w:sz w:val="22"/>
          <w:lang w:val="en-US" w:eastAsia="ja-JP"/>
        </w:rPr>
      </w:pPr>
      <w:ins w:id="834"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"_Toc440482292"</w:instrText>
        </w:r>
        <w:r w:rsidRPr="00BC0A86">
          <w:rPr>
            <w:rStyle w:val="Hyperlink"/>
            <w:noProof/>
          </w:rPr>
          <w:instrText xml:space="preserve"> </w:instrText>
        </w:r>
      </w:ins>
      <w:ins w:id="835" w:author="John Tran" w:date="2016-02-15T21:47:00Z">
        <w:r w:rsidR="00DD7874" w:rsidRPr="00BC0A86">
          <w:rPr>
            <w:rStyle w:val="Hyperlink"/>
            <w:noProof/>
          </w:rPr>
        </w:r>
      </w:ins>
      <w:ins w:id="836" w:author="John Tran" w:date="2016-01-13T21:01:00Z">
        <w:r w:rsidRPr="00BC0A86">
          <w:rPr>
            <w:rStyle w:val="Hyperlink"/>
            <w:noProof/>
          </w:rPr>
          <w:fldChar w:fldCharType="separate"/>
        </w:r>
        <w:r w:rsidRPr="00BC0A86">
          <w:rPr>
            <w:rStyle w:val="Hyperlink"/>
            <w:noProof/>
          </w:rPr>
          <w:t>3.3.1</w:t>
        </w:r>
        <w:r>
          <w:rPr>
            <w:rFonts w:asciiTheme="minorHAnsi" w:eastAsiaTheme="minorEastAsia" w:hAnsiTheme="minorHAnsi"/>
            <w:noProof/>
            <w:sz w:val="22"/>
            <w:lang w:val="en-US" w:eastAsia="ja-JP"/>
          </w:rPr>
          <w:tab/>
        </w:r>
        <w:r w:rsidRPr="00BC0A86">
          <w:rPr>
            <w:rStyle w:val="Hyperlink"/>
            <w:noProof/>
          </w:rPr>
          <w:t>Màn hình chính</w:t>
        </w:r>
        <w:r>
          <w:rPr>
            <w:noProof/>
            <w:webHidden/>
          </w:rPr>
          <w:tab/>
        </w:r>
        <w:r>
          <w:rPr>
            <w:noProof/>
            <w:webHidden/>
          </w:rPr>
          <w:fldChar w:fldCharType="begin"/>
        </w:r>
        <w:r>
          <w:rPr>
            <w:noProof/>
            <w:webHidden/>
          </w:rPr>
          <w:instrText xml:space="preserve"> PAGEREF _Toc440482292 \h </w:instrText>
        </w:r>
      </w:ins>
      <w:r>
        <w:rPr>
          <w:noProof/>
          <w:webHidden/>
        </w:rPr>
      </w:r>
      <w:r>
        <w:rPr>
          <w:noProof/>
          <w:webHidden/>
        </w:rPr>
        <w:fldChar w:fldCharType="separate"/>
      </w:r>
      <w:ins w:id="837" w:author="John Tran" w:date="2016-02-15T21:47:00Z">
        <w:r w:rsidR="00DD7874">
          <w:rPr>
            <w:noProof/>
            <w:webHidden/>
          </w:rPr>
          <w:t>55</w:t>
        </w:r>
      </w:ins>
      <w:ins w:id="838" w:author="John Tran" w:date="2016-01-13T21:01:00Z">
        <w:r>
          <w:rPr>
            <w:noProof/>
            <w:webHidden/>
          </w:rPr>
          <w:fldChar w:fldCharType="end"/>
        </w:r>
        <w:r w:rsidRPr="00BC0A86">
          <w:rPr>
            <w:rStyle w:val="Hyperlink"/>
            <w:noProof/>
          </w:rPr>
          <w:fldChar w:fldCharType="end"/>
        </w:r>
      </w:ins>
    </w:p>
    <w:p w14:paraId="3BF171D4" w14:textId="77777777" w:rsidR="005000EA" w:rsidRDefault="005000EA">
      <w:pPr>
        <w:pStyle w:val="TOC3"/>
        <w:tabs>
          <w:tab w:val="left" w:pos="1320"/>
          <w:tab w:val="right" w:leader="dot" w:pos="8777"/>
        </w:tabs>
        <w:rPr>
          <w:ins w:id="839" w:author="John Tran" w:date="2016-01-13T21:01:00Z"/>
          <w:rFonts w:asciiTheme="minorHAnsi" w:eastAsiaTheme="minorEastAsia" w:hAnsiTheme="minorHAnsi"/>
          <w:noProof/>
          <w:sz w:val="22"/>
          <w:lang w:val="en-US" w:eastAsia="ja-JP"/>
        </w:rPr>
      </w:pPr>
      <w:ins w:id="840"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"_Toc440482293"</w:instrText>
        </w:r>
        <w:r w:rsidRPr="00BC0A86">
          <w:rPr>
            <w:rStyle w:val="Hyperlink"/>
            <w:noProof/>
          </w:rPr>
          <w:instrText xml:space="preserve"> </w:instrText>
        </w:r>
      </w:ins>
      <w:ins w:id="841" w:author="John Tran" w:date="2016-02-15T21:47:00Z">
        <w:r w:rsidR="00DD7874" w:rsidRPr="00BC0A86">
          <w:rPr>
            <w:rStyle w:val="Hyperlink"/>
            <w:noProof/>
          </w:rPr>
        </w:r>
      </w:ins>
      <w:ins w:id="842" w:author="John Tran" w:date="2016-01-13T21:01:00Z">
        <w:r w:rsidRPr="00BC0A86">
          <w:rPr>
            <w:rStyle w:val="Hyperlink"/>
            <w:noProof/>
          </w:rPr>
          <w:fldChar w:fldCharType="separate"/>
        </w:r>
        <w:r w:rsidRPr="00BC0A86">
          <w:rPr>
            <w:rStyle w:val="Hyperlink"/>
            <w:noProof/>
          </w:rPr>
          <w:t>3.3.2</w:t>
        </w:r>
        <w:r>
          <w:rPr>
            <w:rFonts w:asciiTheme="minorHAnsi" w:eastAsiaTheme="minorEastAsia" w:hAnsiTheme="minorHAnsi"/>
            <w:noProof/>
            <w:sz w:val="22"/>
            <w:lang w:val="en-US" w:eastAsia="ja-JP"/>
          </w:rPr>
          <w:tab/>
        </w:r>
        <w:r w:rsidRPr="00BC0A86">
          <w:rPr>
            <w:rStyle w:val="Hyperlink"/>
            <w:noProof/>
          </w:rPr>
          <w:t>Màn hình lấy dữ liệu từ Facebook</w:t>
        </w:r>
        <w:r>
          <w:rPr>
            <w:noProof/>
            <w:webHidden/>
          </w:rPr>
          <w:tab/>
        </w:r>
        <w:r>
          <w:rPr>
            <w:noProof/>
            <w:webHidden/>
          </w:rPr>
          <w:fldChar w:fldCharType="begin"/>
        </w:r>
        <w:r>
          <w:rPr>
            <w:noProof/>
            <w:webHidden/>
          </w:rPr>
          <w:instrText xml:space="preserve"> PAGEREF _Toc440482293 \h </w:instrText>
        </w:r>
      </w:ins>
      <w:r>
        <w:rPr>
          <w:noProof/>
          <w:webHidden/>
        </w:rPr>
      </w:r>
      <w:r>
        <w:rPr>
          <w:noProof/>
          <w:webHidden/>
        </w:rPr>
        <w:fldChar w:fldCharType="separate"/>
      </w:r>
      <w:ins w:id="843" w:author="John Tran" w:date="2016-02-15T21:47:00Z">
        <w:r w:rsidR="00DD7874">
          <w:rPr>
            <w:noProof/>
            <w:webHidden/>
          </w:rPr>
          <w:t>56</w:t>
        </w:r>
      </w:ins>
      <w:ins w:id="844" w:author="John Tran" w:date="2016-01-13T21:01:00Z">
        <w:r>
          <w:rPr>
            <w:noProof/>
            <w:webHidden/>
          </w:rPr>
          <w:fldChar w:fldCharType="end"/>
        </w:r>
        <w:r w:rsidRPr="00BC0A86">
          <w:rPr>
            <w:rStyle w:val="Hyperlink"/>
            <w:noProof/>
          </w:rPr>
          <w:fldChar w:fldCharType="end"/>
        </w:r>
      </w:ins>
    </w:p>
    <w:p w14:paraId="38A8B765" w14:textId="77777777" w:rsidR="005000EA" w:rsidRDefault="005000EA">
      <w:pPr>
        <w:pStyle w:val="TOC3"/>
        <w:tabs>
          <w:tab w:val="left" w:pos="1320"/>
          <w:tab w:val="right" w:leader="dot" w:pos="8777"/>
        </w:tabs>
        <w:rPr>
          <w:ins w:id="845" w:author="John Tran" w:date="2016-01-13T21:01:00Z"/>
          <w:rFonts w:asciiTheme="minorHAnsi" w:eastAsiaTheme="minorEastAsia" w:hAnsiTheme="minorHAnsi"/>
          <w:noProof/>
          <w:sz w:val="22"/>
          <w:lang w:val="en-US" w:eastAsia="ja-JP"/>
        </w:rPr>
      </w:pPr>
      <w:ins w:id="846"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"_Toc440482294"</w:instrText>
        </w:r>
        <w:r w:rsidRPr="00BC0A86">
          <w:rPr>
            <w:rStyle w:val="Hyperlink"/>
            <w:noProof/>
          </w:rPr>
          <w:instrText xml:space="preserve"> </w:instrText>
        </w:r>
      </w:ins>
      <w:ins w:id="847" w:author="John Tran" w:date="2016-02-15T21:47:00Z">
        <w:r w:rsidR="00DD7874" w:rsidRPr="00BC0A86">
          <w:rPr>
            <w:rStyle w:val="Hyperlink"/>
            <w:noProof/>
          </w:rPr>
        </w:r>
      </w:ins>
      <w:ins w:id="848" w:author="John Tran" w:date="2016-01-13T21:01:00Z">
        <w:r w:rsidRPr="00BC0A86">
          <w:rPr>
            <w:rStyle w:val="Hyperlink"/>
            <w:noProof/>
          </w:rPr>
          <w:fldChar w:fldCharType="separate"/>
        </w:r>
        <w:r w:rsidRPr="00BC0A86">
          <w:rPr>
            <w:rStyle w:val="Hyperlink"/>
            <w:noProof/>
          </w:rPr>
          <w:t>3.3.3</w:t>
        </w:r>
        <w:r>
          <w:rPr>
            <w:rFonts w:asciiTheme="minorHAnsi" w:eastAsiaTheme="minorEastAsia" w:hAnsiTheme="minorHAnsi"/>
            <w:noProof/>
            <w:sz w:val="22"/>
            <w:lang w:val="en-US" w:eastAsia="ja-JP"/>
          </w:rPr>
          <w:tab/>
        </w:r>
        <w:r w:rsidRPr="00BC0A86">
          <w:rPr>
            <w:rStyle w:val="Hyperlink"/>
            <w:noProof/>
          </w:rPr>
          <w:t>Màn hình chọn dữ liệu để phân tích</w:t>
        </w:r>
        <w:r>
          <w:rPr>
            <w:noProof/>
            <w:webHidden/>
          </w:rPr>
          <w:tab/>
        </w:r>
        <w:r>
          <w:rPr>
            <w:noProof/>
            <w:webHidden/>
          </w:rPr>
          <w:fldChar w:fldCharType="begin"/>
        </w:r>
        <w:r>
          <w:rPr>
            <w:noProof/>
            <w:webHidden/>
          </w:rPr>
          <w:instrText xml:space="preserve"> PAGEREF _Toc440482294 \h </w:instrText>
        </w:r>
      </w:ins>
      <w:r>
        <w:rPr>
          <w:noProof/>
          <w:webHidden/>
        </w:rPr>
      </w:r>
      <w:r>
        <w:rPr>
          <w:noProof/>
          <w:webHidden/>
        </w:rPr>
        <w:fldChar w:fldCharType="separate"/>
      </w:r>
      <w:ins w:id="849" w:author="John Tran" w:date="2016-02-15T21:47:00Z">
        <w:r w:rsidR="00DD7874">
          <w:rPr>
            <w:noProof/>
            <w:webHidden/>
          </w:rPr>
          <w:t>57</w:t>
        </w:r>
      </w:ins>
      <w:ins w:id="850" w:author="John Tran" w:date="2016-01-13T21:01:00Z">
        <w:r>
          <w:rPr>
            <w:noProof/>
            <w:webHidden/>
          </w:rPr>
          <w:fldChar w:fldCharType="end"/>
        </w:r>
        <w:r w:rsidRPr="00BC0A86">
          <w:rPr>
            <w:rStyle w:val="Hyperlink"/>
            <w:noProof/>
          </w:rPr>
          <w:fldChar w:fldCharType="end"/>
        </w:r>
      </w:ins>
    </w:p>
    <w:p w14:paraId="3B906E51" w14:textId="77777777" w:rsidR="005000EA" w:rsidRDefault="005000EA">
      <w:pPr>
        <w:pStyle w:val="TOC3"/>
        <w:tabs>
          <w:tab w:val="left" w:pos="1320"/>
          <w:tab w:val="right" w:leader="dot" w:pos="8777"/>
        </w:tabs>
        <w:rPr>
          <w:ins w:id="851" w:author="John Tran" w:date="2016-01-13T21:01:00Z"/>
          <w:rFonts w:asciiTheme="minorHAnsi" w:eastAsiaTheme="minorEastAsia" w:hAnsiTheme="minorHAnsi"/>
          <w:noProof/>
          <w:sz w:val="22"/>
          <w:lang w:val="en-US" w:eastAsia="ja-JP"/>
        </w:rPr>
      </w:pPr>
      <w:ins w:id="852"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"_Toc440482295"</w:instrText>
        </w:r>
        <w:r w:rsidRPr="00BC0A86">
          <w:rPr>
            <w:rStyle w:val="Hyperlink"/>
            <w:noProof/>
          </w:rPr>
          <w:instrText xml:space="preserve"> </w:instrText>
        </w:r>
      </w:ins>
      <w:ins w:id="853" w:author="John Tran" w:date="2016-02-15T21:47:00Z">
        <w:r w:rsidR="00DD7874" w:rsidRPr="00BC0A86">
          <w:rPr>
            <w:rStyle w:val="Hyperlink"/>
            <w:noProof/>
          </w:rPr>
        </w:r>
      </w:ins>
      <w:ins w:id="854" w:author="John Tran" w:date="2016-01-13T21:01:00Z">
        <w:r w:rsidRPr="00BC0A86">
          <w:rPr>
            <w:rStyle w:val="Hyperlink"/>
            <w:noProof/>
          </w:rPr>
          <w:fldChar w:fldCharType="separate"/>
        </w:r>
        <w:r w:rsidRPr="00BC0A86">
          <w:rPr>
            <w:rStyle w:val="Hyperlink"/>
            <w:noProof/>
          </w:rPr>
          <w:t>3.3.4</w:t>
        </w:r>
        <w:r>
          <w:rPr>
            <w:rFonts w:asciiTheme="minorHAnsi" w:eastAsiaTheme="minorEastAsia" w:hAnsiTheme="minorHAnsi"/>
            <w:noProof/>
            <w:sz w:val="22"/>
            <w:lang w:val="en-US" w:eastAsia="ja-JP"/>
          </w:rPr>
          <w:tab/>
        </w:r>
        <w:r w:rsidRPr="00BC0A86">
          <w:rPr>
            <w:rStyle w:val="Hyperlink"/>
            <w:noProof/>
          </w:rPr>
          <w:t>Màn hình xem các chủ để đang trao đổi</w:t>
        </w:r>
        <w:r>
          <w:rPr>
            <w:noProof/>
            <w:webHidden/>
          </w:rPr>
          <w:tab/>
        </w:r>
        <w:r>
          <w:rPr>
            <w:noProof/>
            <w:webHidden/>
          </w:rPr>
          <w:fldChar w:fldCharType="begin"/>
        </w:r>
        <w:r>
          <w:rPr>
            <w:noProof/>
            <w:webHidden/>
          </w:rPr>
          <w:instrText xml:space="preserve"> PAGEREF _Toc440482295 \h </w:instrText>
        </w:r>
      </w:ins>
      <w:r>
        <w:rPr>
          <w:noProof/>
          <w:webHidden/>
        </w:rPr>
      </w:r>
      <w:r>
        <w:rPr>
          <w:noProof/>
          <w:webHidden/>
        </w:rPr>
        <w:fldChar w:fldCharType="separate"/>
      </w:r>
      <w:ins w:id="855" w:author="John Tran" w:date="2016-02-15T21:47:00Z">
        <w:r w:rsidR="00DD7874">
          <w:rPr>
            <w:noProof/>
            <w:webHidden/>
          </w:rPr>
          <w:t>58</w:t>
        </w:r>
      </w:ins>
      <w:ins w:id="856" w:author="John Tran" w:date="2016-01-13T21:01:00Z">
        <w:r>
          <w:rPr>
            <w:noProof/>
            <w:webHidden/>
          </w:rPr>
          <w:fldChar w:fldCharType="end"/>
        </w:r>
        <w:r w:rsidRPr="00BC0A86">
          <w:rPr>
            <w:rStyle w:val="Hyperlink"/>
            <w:noProof/>
          </w:rPr>
          <w:fldChar w:fldCharType="end"/>
        </w:r>
      </w:ins>
    </w:p>
    <w:p w14:paraId="2EE4DDFD" w14:textId="0E09A42D" w:rsidR="005000EA" w:rsidRDefault="005000EA">
      <w:pPr>
        <w:pStyle w:val="TOC3"/>
        <w:tabs>
          <w:tab w:val="left" w:pos="1320"/>
          <w:tab w:val="right" w:leader="dot" w:pos="8777"/>
        </w:tabs>
        <w:rPr>
          <w:ins w:id="857" w:author="John Tran" w:date="2016-01-13T21:01:00Z"/>
          <w:rFonts w:asciiTheme="minorHAnsi" w:eastAsiaTheme="minorEastAsia" w:hAnsiTheme="minorHAnsi"/>
          <w:noProof/>
          <w:sz w:val="22"/>
          <w:lang w:val="en-US" w:eastAsia="ja-JP"/>
        </w:rPr>
      </w:pPr>
      <w:ins w:id="858"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"_Toc440482296"</w:instrText>
        </w:r>
        <w:r w:rsidRPr="00BC0A86">
          <w:rPr>
            <w:rStyle w:val="Hyperlink"/>
            <w:noProof/>
          </w:rPr>
          <w:instrText xml:space="preserve"> </w:instrText>
        </w:r>
      </w:ins>
      <w:ins w:id="859" w:author="John Tran" w:date="2016-02-15T21:47:00Z">
        <w:r w:rsidR="00DD7874" w:rsidRPr="00BC0A86">
          <w:rPr>
            <w:rStyle w:val="Hyperlink"/>
            <w:noProof/>
          </w:rPr>
        </w:r>
      </w:ins>
      <w:ins w:id="860" w:author="John Tran" w:date="2016-01-13T21:01:00Z">
        <w:r w:rsidRPr="00BC0A86">
          <w:rPr>
            <w:rStyle w:val="Hyperlink"/>
            <w:noProof/>
          </w:rPr>
          <w:fldChar w:fldCharType="separate"/>
        </w:r>
        <w:r w:rsidRPr="00BC0A86">
          <w:rPr>
            <w:rStyle w:val="Hyperlink"/>
            <w:noProof/>
          </w:rPr>
          <w:t>3.3.5</w:t>
        </w:r>
        <w:r>
          <w:rPr>
            <w:rFonts w:asciiTheme="minorHAnsi" w:eastAsiaTheme="minorEastAsia" w:hAnsiTheme="minorHAnsi"/>
            <w:noProof/>
            <w:sz w:val="22"/>
            <w:lang w:val="en-US" w:eastAsia="ja-JP"/>
          </w:rPr>
          <w:tab/>
        </w:r>
        <w:r w:rsidRPr="00BC0A86">
          <w:rPr>
            <w:rStyle w:val="Hyperlink"/>
            <w:noProof/>
          </w:rPr>
          <w:t>Màn hình xem thống kê về đánh giá cả</w:t>
        </w:r>
        <w:r>
          <w:rPr>
            <w:rStyle w:val="Hyperlink"/>
            <w:noProof/>
          </w:rPr>
          <w:t>m xúc</w:t>
        </w:r>
        <w:r>
          <w:rPr>
            <w:noProof/>
            <w:webHidden/>
          </w:rPr>
          <w:tab/>
        </w:r>
        <w:r>
          <w:rPr>
            <w:noProof/>
            <w:webHidden/>
          </w:rPr>
          <w:fldChar w:fldCharType="begin"/>
        </w:r>
        <w:r>
          <w:rPr>
            <w:noProof/>
            <w:webHidden/>
          </w:rPr>
          <w:instrText xml:space="preserve"> PAGEREF _Toc440482296 \h </w:instrText>
        </w:r>
      </w:ins>
      <w:r>
        <w:rPr>
          <w:noProof/>
          <w:webHidden/>
        </w:rPr>
      </w:r>
      <w:r>
        <w:rPr>
          <w:noProof/>
          <w:webHidden/>
        </w:rPr>
        <w:fldChar w:fldCharType="separate"/>
      </w:r>
      <w:ins w:id="861" w:author="John Tran" w:date="2016-02-15T21:47:00Z">
        <w:r w:rsidR="00DD7874">
          <w:rPr>
            <w:noProof/>
            <w:webHidden/>
          </w:rPr>
          <w:t>59</w:t>
        </w:r>
      </w:ins>
      <w:ins w:id="862" w:author="John Tran" w:date="2016-01-13T21:01:00Z">
        <w:r>
          <w:rPr>
            <w:noProof/>
            <w:webHidden/>
          </w:rPr>
          <w:fldChar w:fldCharType="end"/>
        </w:r>
        <w:r w:rsidRPr="00BC0A86">
          <w:rPr>
            <w:rStyle w:val="Hyperlink"/>
            <w:noProof/>
          </w:rPr>
          <w:fldChar w:fldCharType="end"/>
        </w:r>
      </w:ins>
    </w:p>
    <w:p w14:paraId="1D24EE1B" w14:textId="77777777" w:rsidR="005000EA" w:rsidRDefault="005000EA">
      <w:pPr>
        <w:pStyle w:val="TOC2"/>
        <w:tabs>
          <w:tab w:val="left" w:pos="880"/>
          <w:tab w:val="right" w:leader="dot" w:pos="8777"/>
        </w:tabs>
        <w:rPr>
          <w:ins w:id="863" w:author="John Tran" w:date="2016-01-13T21:01:00Z"/>
          <w:rFonts w:asciiTheme="minorHAnsi" w:eastAsiaTheme="minorEastAsia" w:hAnsiTheme="minorHAnsi"/>
          <w:noProof/>
          <w:sz w:val="22"/>
          <w:lang w:val="en-US" w:eastAsia="ja-JP"/>
        </w:rPr>
      </w:pPr>
      <w:ins w:id="864"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"_Toc440482298"</w:instrText>
        </w:r>
        <w:r w:rsidRPr="00BC0A86">
          <w:rPr>
            <w:rStyle w:val="Hyperlink"/>
            <w:noProof/>
          </w:rPr>
          <w:instrText xml:space="preserve"> </w:instrText>
        </w:r>
      </w:ins>
      <w:ins w:id="865" w:author="John Tran" w:date="2016-02-15T21:47:00Z">
        <w:r w:rsidR="00DD7874" w:rsidRPr="00BC0A86">
          <w:rPr>
            <w:rStyle w:val="Hyperlink"/>
            <w:noProof/>
          </w:rPr>
        </w:r>
      </w:ins>
      <w:ins w:id="866" w:author="John Tran" w:date="2016-01-13T21:01:00Z">
        <w:r w:rsidRPr="00BC0A86">
          <w:rPr>
            <w:rStyle w:val="Hyperlink"/>
            <w:noProof/>
          </w:rPr>
          <w:fldChar w:fldCharType="separate"/>
        </w:r>
        <w:r w:rsidRPr="00BC0A86">
          <w:rPr>
            <w:rStyle w:val="Hyperlink"/>
            <w:noProof/>
          </w:rPr>
          <w:t>3.4</w:t>
        </w:r>
        <w:r>
          <w:rPr>
            <w:rFonts w:asciiTheme="minorHAnsi" w:eastAsiaTheme="minorEastAsia" w:hAnsiTheme="minorHAnsi"/>
            <w:noProof/>
            <w:sz w:val="22"/>
            <w:lang w:val="en-US" w:eastAsia="ja-JP"/>
          </w:rPr>
          <w:tab/>
        </w:r>
        <w:r w:rsidRPr="00BC0A86">
          <w:rPr>
            <w:rStyle w:val="Hyperlink"/>
            <w:noProof/>
          </w:rPr>
          <w:t>Thực nghiệm và đánh giá</w:t>
        </w:r>
        <w:r>
          <w:rPr>
            <w:noProof/>
            <w:webHidden/>
          </w:rPr>
          <w:tab/>
        </w:r>
        <w:r>
          <w:rPr>
            <w:noProof/>
            <w:webHidden/>
          </w:rPr>
          <w:fldChar w:fldCharType="begin"/>
        </w:r>
        <w:r>
          <w:rPr>
            <w:noProof/>
            <w:webHidden/>
          </w:rPr>
          <w:instrText xml:space="preserve"> PAGEREF _Toc440482298 \h </w:instrText>
        </w:r>
      </w:ins>
      <w:r>
        <w:rPr>
          <w:noProof/>
          <w:webHidden/>
        </w:rPr>
      </w:r>
      <w:r>
        <w:rPr>
          <w:noProof/>
          <w:webHidden/>
        </w:rPr>
        <w:fldChar w:fldCharType="separate"/>
      </w:r>
      <w:ins w:id="867" w:author="John Tran" w:date="2016-02-15T21:47:00Z">
        <w:r w:rsidR="00DD7874">
          <w:rPr>
            <w:noProof/>
            <w:webHidden/>
          </w:rPr>
          <w:t>60</w:t>
        </w:r>
      </w:ins>
      <w:ins w:id="868" w:author="John Tran" w:date="2016-01-13T21:01:00Z">
        <w:r>
          <w:rPr>
            <w:noProof/>
            <w:webHidden/>
          </w:rPr>
          <w:fldChar w:fldCharType="end"/>
        </w:r>
        <w:r w:rsidRPr="00BC0A86">
          <w:rPr>
            <w:rStyle w:val="Hyperlink"/>
            <w:noProof/>
          </w:rPr>
          <w:fldChar w:fldCharType="end"/>
        </w:r>
      </w:ins>
    </w:p>
    <w:p w14:paraId="2CCF4851" w14:textId="77777777" w:rsidR="005000EA" w:rsidRDefault="005000EA">
      <w:pPr>
        <w:pStyle w:val="TOC3"/>
        <w:tabs>
          <w:tab w:val="left" w:pos="1320"/>
          <w:tab w:val="right" w:leader="dot" w:pos="8777"/>
        </w:tabs>
        <w:rPr>
          <w:ins w:id="869" w:author="John Tran" w:date="2016-01-13T21:01:00Z"/>
          <w:rFonts w:asciiTheme="minorHAnsi" w:eastAsiaTheme="minorEastAsia" w:hAnsiTheme="minorHAnsi"/>
          <w:noProof/>
          <w:sz w:val="22"/>
          <w:lang w:val="en-US" w:eastAsia="ja-JP"/>
        </w:rPr>
      </w:pPr>
      <w:ins w:id="870"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"_Toc440482299"</w:instrText>
        </w:r>
        <w:r w:rsidRPr="00BC0A86">
          <w:rPr>
            <w:rStyle w:val="Hyperlink"/>
            <w:noProof/>
          </w:rPr>
          <w:instrText xml:space="preserve"> </w:instrText>
        </w:r>
      </w:ins>
      <w:ins w:id="871" w:author="John Tran" w:date="2016-02-15T21:47:00Z">
        <w:r w:rsidR="00DD7874" w:rsidRPr="00BC0A86">
          <w:rPr>
            <w:rStyle w:val="Hyperlink"/>
            <w:noProof/>
          </w:rPr>
        </w:r>
      </w:ins>
      <w:ins w:id="872" w:author="John Tran" w:date="2016-01-13T21:01:00Z">
        <w:r w:rsidRPr="00BC0A86">
          <w:rPr>
            <w:rStyle w:val="Hyperlink"/>
            <w:noProof/>
          </w:rPr>
          <w:fldChar w:fldCharType="separate"/>
        </w:r>
        <w:r w:rsidRPr="00BC0A86">
          <w:rPr>
            <w:rStyle w:val="Hyperlink"/>
            <w:noProof/>
            <w:lang w:val="en-US"/>
          </w:rPr>
          <w:t>3.4.1</w:t>
        </w:r>
        <w:r>
          <w:rPr>
            <w:rFonts w:asciiTheme="minorHAnsi" w:eastAsiaTheme="minorEastAsia" w:hAnsiTheme="minorHAnsi"/>
            <w:noProof/>
            <w:sz w:val="22"/>
            <w:lang w:val="en-US" w:eastAsia="ja-JP"/>
          </w:rPr>
          <w:tab/>
        </w:r>
        <w:r w:rsidRPr="00BC0A86">
          <w:rPr>
            <w:rStyle w:val="Hyperlink"/>
            <w:noProof/>
            <w:lang w:val="en-US"/>
          </w:rPr>
          <w:t>Môi trường thực nghiệm</w:t>
        </w:r>
        <w:r>
          <w:rPr>
            <w:noProof/>
            <w:webHidden/>
          </w:rPr>
          <w:tab/>
        </w:r>
        <w:r>
          <w:rPr>
            <w:noProof/>
            <w:webHidden/>
          </w:rPr>
          <w:fldChar w:fldCharType="begin"/>
        </w:r>
        <w:r>
          <w:rPr>
            <w:noProof/>
            <w:webHidden/>
          </w:rPr>
          <w:instrText xml:space="preserve"> PAGEREF _Toc440482299 \h </w:instrText>
        </w:r>
      </w:ins>
      <w:r>
        <w:rPr>
          <w:noProof/>
          <w:webHidden/>
        </w:rPr>
      </w:r>
      <w:r>
        <w:rPr>
          <w:noProof/>
          <w:webHidden/>
        </w:rPr>
        <w:fldChar w:fldCharType="separate"/>
      </w:r>
      <w:ins w:id="873" w:author="John Tran" w:date="2016-02-15T21:47:00Z">
        <w:r w:rsidR="00DD7874">
          <w:rPr>
            <w:noProof/>
            <w:webHidden/>
          </w:rPr>
          <w:t>60</w:t>
        </w:r>
      </w:ins>
      <w:ins w:id="874" w:author="John Tran" w:date="2016-01-13T21:01:00Z">
        <w:r>
          <w:rPr>
            <w:noProof/>
            <w:webHidden/>
          </w:rPr>
          <w:fldChar w:fldCharType="end"/>
        </w:r>
        <w:r w:rsidRPr="00BC0A86">
          <w:rPr>
            <w:rStyle w:val="Hyperlink"/>
            <w:noProof/>
          </w:rPr>
          <w:fldChar w:fldCharType="end"/>
        </w:r>
      </w:ins>
    </w:p>
    <w:p w14:paraId="27162258" w14:textId="77777777" w:rsidR="005000EA" w:rsidRDefault="005000EA">
      <w:pPr>
        <w:pStyle w:val="TOC3"/>
        <w:tabs>
          <w:tab w:val="left" w:pos="1320"/>
          <w:tab w:val="right" w:leader="dot" w:pos="8777"/>
        </w:tabs>
        <w:rPr>
          <w:ins w:id="875" w:author="John Tran" w:date="2016-01-13T21:01:00Z"/>
          <w:rFonts w:asciiTheme="minorHAnsi" w:eastAsiaTheme="minorEastAsia" w:hAnsiTheme="minorHAnsi"/>
          <w:noProof/>
          <w:sz w:val="22"/>
          <w:lang w:val="en-US" w:eastAsia="ja-JP"/>
        </w:rPr>
      </w:pPr>
      <w:ins w:id="876"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"_Toc440482300"</w:instrText>
        </w:r>
        <w:r w:rsidRPr="00BC0A86">
          <w:rPr>
            <w:rStyle w:val="Hyperlink"/>
            <w:noProof/>
          </w:rPr>
          <w:instrText xml:space="preserve"> </w:instrText>
        </w:r>
      </w:ins>
      <w:ins w:id="877" w:author="John Tran" w:date="2016-02-15T21:47:00Z">
        <w:r w:rsidR="00DD7874" w:rsidRPr="00BC0A86">
          <w:rPr>
            <w:rStyle w:val="Hyperlink"/>
            <w:noProof/>
          </w:rPr>
        </w:r>
      </w:ins>
      <w:ins w:id="878" w:author="John Tran" w:date="2016-01-13T21:01:00Z">
        <w:r w:rsidRPr="00BC0A86">
          <w:rPr>
            <w:rStyle w:val="Hyperlink"/>
            <w:noProof/>
          </w:rPr>
          <w:fldChar w:fldCharType="separate"/>
        </w:r>
        <w:r w:rsidRPr="00BC0A86">
          <w:rPr>
            <w:rStyle w:val="Hyperlink"/>
            <w:noProof/>
            <w:lang w:val="en-US"/>
          </w:rPr>
          <w:t>3.4.2</w:t>
        </w:r>
        <w:r>
          <w:rPr>
            <w:rFonts w:asciiTheme="minorHAnsi" w:eastAsiaTheme="minorEastAsia" w:hAnsiTheme="minorHAnsi"/>
            <w:noProof/>
            <w:sz w:val="22"/>
            <w:lang w:val="en-US" w:eastAsia="ja-JP"/>
          </w:rPr>
          <w:tab/>
        </w:r>
        <w:r w:rsidRPr="00BC0A86">
          <w:rPr>
            <w:rStyle w:val="Hyperlink"/>
            <w:noProof/>
            <w:lang w:val="en-US"/>
          </w:rPr>
          <w:t>Chuẩn bị dữ liệu</w:t>
        </w:r>
        <w:r>
          <w:rPr>
            <w:noProof/>
            <w:webHidden/>
          </w:rPr>
          <w:tab/>
        </w:r>
        <w:r>
          <w:rPr>
            <w:noProof/>
            <w:webHidden/>
          </w:rPr>
          <w:fldChar w:fldCharType="begin"/>
        </w:r>
        <w:r>
          <w:rPr>
            <w:noProof/>
            <w:webHidden/>
          </w:rPr>
          <w:instrText xml:space="preserve"> PAGEREF _Toc440482300 \h </w:instrText>
        </w:r>
      </w:ins>
      <w:r>
        <w:rPr>
          <w:noProof/>
          <w:webHidden/>
        </w:rPr>
      </w:r>
      <w:r>
        <w:rPr>
          <w:noProof/>
          <w:webHidden/>
        </w:rPr>
        <w:fldChar w:fldCharType="separate"/>
      </w:r>
      <w:ins w:id="879" w:author="John Tran" w:date="2016-02-15T21:47:00Z">
        <w:r w:rsidR="00DD7874">
          <w:rPr>
            <w:noProof/>
            <w:webHidden/>
          </w:rPr>
          <w:t>61</w:t>
        </w:r>
      </w:ins>
      <w:ins w:id="880" w:author="John Tran" w:date="2016-01-13T21:01:00Z">
        <w:r>
          <w:rPr>
            <w:noProof/>
            <w:webHidden/>
          </w:rPr>
          <w:fldChar w:fldCharType="end"/>
        </w:r>
        <w:r w:rsidRPr="00BC0A86">
          <w:rPr>
            <w:rStyle w:val="Hyperlink"/>
            <w:noProof/>
          </w:rPr>
          <w:fldChar w:fldCharType="end"/>
        </w:r>
      </w:ins>
    </w:p>
    <w:p w14:paraId="1730586C" w14:textId="77777777" w:rsidR="005000EA" w:rsidRDefault="005000EA">
      <w:pPr>
        <w:pStyle w:val="TOC3"/>
        <w:tabs>
          <w:tab w:val="left" w:pos="1320"/>
          <w:tab w:val="right" w:leader="dot" w:pos="8777"/>
        </w:tabs>
        <w:rPr>
          <w:ins w:id="881" w:author="John Tran" w:date="2016-01-13T21:01:00Z"/>
          <w:rFonts w:asciiTheme="minorHAnsi" w:eastAsiaTheme="minorEastAsia" w:hAnsiTheme="minorHAnsi"/>
          <w:noProof/>
          <w:sz w:val="22"/>
          <w:lang w:val="en-US" w:eastAsia="ja-JP"/>
        </w:rPr>
      </w:pPr>
      <w:ins w:id="882"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"_Toc440482301"</w:instrText>
        </w:r>
        <w:r w:rsidRPr="00BC0A86">
          <w:rPr>
            <w:rStyle w:val="Hyperlink"/>
            <w:noProof/>
          </w:rPr>
          <w:instrText xml:space="preserve"> </w:instrText>
        </w:r>
      </w:ins>
      <w:ins w:id="883" w:author="John Tran" w:date="2016-02-15T21:47:00Z">
        <w:r w:rsidR="00DD7874" w:rsidRPr="00BC0A86">
          <w:rPr>
            <w:rStyle w:val="Hyperlink"/>
            <w:noProof/>
          </w:rPr>
        </w:r>
      </w:ins>
      <w:ins w:id="884" w:author="John Tran" w:date="2016-01-13T21:01:00Z">
        <w:r w:rsidRPr="00BC0A86">
          <w:rPr>
            <w:rStyle w:val="Hyperlink"/>
            <w:noProof/>
          </w:rPr>
          <w:fldChar w:fldCharType="separate"/>
        </w:r>
        <w:r w:rsidRPr="00BC0A86">
          <w:rPr>
            <w:rStyle w:val="Hyperlink"/>
            <w:noProof/>
            <w:lang w:val="en-US"/>
          </w:rPr>
          <w:t>3.4.3</w:t>
        </w:r>
        <w:r>
          <w:rPr>
            <w:rFonts w:asciiTheme="minorHAnsi" w:eastAsiaTheme="minorEastAsia" w:hAnsiTheme="minorHAnsi"/>
            <w:noProof/>
            <w:sz w:val="22"/>
            <w:lang w:val="en-US" w:eastAsia="ja-JP"/>
          </w:rPr>
          <w:tab/>
        </w:r>
        <w:r w:rsidRPr="00BC0A86">
          <w:rPr>
            <w:rStyle w:val="Hyperlink"/>
            <w:noProof/>
            <w:lang w:val="en-US"/>
          </w:rPr>
          <w:t>Kết quả thực nghiệm</w:t>
        </w:r>
        <w:r>
          <w:rPr>
            <w:noProof/>
            <w:webHidden/>
          </w:rPr>
          <w:tab/>
        </w:r>
        <w:r>
          <w:rPr>
            <w:noProof/>
            <w:webHidden/>
          </w:rPr>
          <w:fldChar w:fldCharType="begin"/>
        </w:r>
        <w:r>
          <w:rPr>
            <w:noProof/>
            <w:webHidden/>
          </w:rPr>
          <w:instrText xml:space="preserve"> PAGEREF _Toc440482301 \h </w:instrText>
        </w:r>
      </w:ins>
      <w:r>
        <w:rPr>
          <w:noProof/>
          <w:webHidden/>
        </w:rPr>
      </w:r>
      <w:r>
        <w:rPr>
          <w:noProof/>
          <w:webHidden/>
        </w:rPr>
        <w:fldChar w:fldCharType="separate"/>
      </w:r>
      <w:ins w:id="885" w:author="John Tran" w:date="2016-02-15T21:47:00Z">
        <w:r w:rsidR="00DD7874">
          <w:rPr>
            <w:noProof/>
            <w:webHidden/>
          </w:rPr>
          <w:t>62</w:t>
        </w:r>
      </w:ins>
      <w:ins w:id="886" w:author="John Tran" w:date="2016-01-13T21:01:00Z">
        <w:r>
          <w:rPr>
            <w:noProof/>
            <w:webHidden/>
          </w:rPr>
          <w:fldChar w:fldCharType="end"/>
        </w:r>
        <w:r w:rsidRPr="00BC0A86">
          <w:rPr>
            <w:rStyle w:val="Hyperlink"/>
            <w:noProof/>
          </w:rPr>
          <w:fldChar w:fldCharType="end"/>
        </w:r>
      </w:ins>
    </w:p>
    <w:p w14:paraId="34BCE188" w14:textId="77777777" w:rsidR="005000EA" w:rsidRDefault="005000EA">
      <w:pPr>
        <w:pStyle w:val="TOC1"/>
        <w:tabs>
          <w:tab w:val="left" w:pos="1760"/>
        </w:tabs>
        <w:rPr>
          <w:ins w:id="887" w:author="John Tran" w:date="2016-01-13T21:01:00Z"/>
          <w:rFonts w:asciiTheme="minorHAnsi" w:eastAsiaTheme="minorEastAsia" w:hAnsiTheme="minorHAnsi"/>
          <w:noProof/>
          <w:sz w:val="22"/>
          <w:lang w:val="en-US" w:eastAsia="ja-JP"/>
        </w:rPr>
      </w:pPr>
      <w:ins w:id="888"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"_Toc440482303"</w:instrText>
        </w:r>
        <w:r w:rsidRPr="00BC0A86">
          <w:rPr>
            <w:rStyle w:val="Hyperlink"/>
            <w:noProof/>
          </w:rPr>
          <w:instrText xml:space="preserve"> </w:instrText>
        </w:r>
      </w:ins>
      <w:ins w:id="889" w:author="John Tran" w:date="2016-02-15T21:47:00Z">
        <w:r w:rsidR="00DD7874" w:rsidRPr="00BC0A86">
          <w:rPr>
            <w:rStyle w:val="Hyperlink"/>
            <w:noProof/>
          </w:rPr>
        </w:r>
      </w:ins>
      <w:ins w:id="890" w:author="John Tran" w:date="2016-01-13T21:01:00Z">
        <w:r w:rsidRPr="00BC0A86">
          <w:rPr>
            <w:rStyle w:val="Hyperlink"/>
            <w:noProof/>
          </w:rPr>
          <w:fldChar w:fldCharType="separate"/>
        </w:r>
        <w:r w:rsidRPr="00BC0A86">
          <w:rPr>
            <w:rStyle w:val="Hyperlink"/>
            <w:noProof/>
            <w14:scene3d>
              <w14:camera w14:prst="orthographicFront"/>
              <w14:lightRig w14:rig="threePt" w14:dir="t">
                <w14:rot w14:lat="0" w14:lon="0" w14:rev="0"/>
              </w14:lightRig>
            </w14:scene3d>
          </w:rPr>
          <w:t>CHƯƠNG 4.</w:t>
        </w:r>
        <w:r>
          <w:rPr>
            <w:rFonts w:asciiTheme="minorHAnsi" w:eastAsiaTheme="minorEastAsia" w:hAnsiTheme="minorHAnsi"/>
            <w:noProof/>
            <w:sz w:val="22"/>
            <w:lang w:val="en-US" w:eastAsia="ja-JP"/>
          </w:rPr>
          <w:tab/>
        </w:r>
        <w:r w:rsidRPr="00BC0A86">
          <w:rPr>
            <w:rStyle w:val="Hyperlink"/>
            <w:noProof/>
          </w:rPr>
          <w:t>KẾT LUẬN</w:t>
        </w:r>
        <w:r>
          <w:rPr>
            <w:noProof/>
            <w:webHidden/>
          </w:rPr>
          <w:tab/>
        </w:r>
        <w:r>
          <w:rPr>
            <w:noProof/>
            <w:webHidden/>
          </w:rPr>
          <w:fldChar w:fldCharType="begin"/>
        </w:r>
        <w:r>
          <w:rPr>
            <w:noProof/>
            <w:webHidden/>
          </w:rPr>
          <w:instrText xml:space="preserve"> PAGEREF _Toc440482303 \h </w:instrText>
        </w:r>
      </w:ins>
      <w:r>
        <w:rPr>
          <w:noProof/>
          <w:webHidden/>
        </w:rPr>
      </w:r>
      <w:r>
        <w:rPr>
          <w:noProof/>
          <w:webHidden/>
        </w:rPr>
        <w:fldChar w:fldCharType="separate"/>
      </w:r>
      <w:ins w:id="891" w:author="John Tran" w:date="2016-02-15T21:47:00Z">
        <w:r w:rsidR="00DD7874">
          <w:rPr>
            <w:noProof/>
            <w:webHidden/>
          </w:rPr>
          <w:t>69</w:t>
        </w:r>
      </w:ins>
      <w:ins w:id="892" w:author="John Tran" w:date="2016-01-13T21:01:00Z">
        <w:r>
          <w:rPr>
            <w:noProof/>
            <w:webHidden/>
          </w:rPr>
          <w:fldChar w:fldCharType="end"/>
        </w:r>
        <w:r w:rsidRPr="00BC0A86">
          <w:rPr>
            <w:rStyle w:val="Hyperlink"/>
            <w:noProof/>
          </w:rPr>
          <w:fldChar w:fldCharType="end"/>
        </w:r>
      </w:ins>
    </w:p>
    <w:p w14:paraId="4D24DE05" w14:textId="77777777" w:rsidR="005000EA" w:rsidRDefault="005000EA">
      <w:pPr>
        <w:pStyle w:val="TOC2"/>
        <w:tabs>
          <w:tab w:val="left" w:pos="880"/>
          <w:tab w:val="right" w:leader="dot" w:pos="8777"/>
        </w:tabs>
        <w:rPr>
          <w:ins w:id="893" w:author="John Tran" w:date="2016-01-13T21:01:00Z"/>
          <w:rFonts w:asciiTheme="minorHAnsi" w:eastAsiaTheme="minorEastAsia" w:hAnsiTheme="minorHAnsi"/>
          <w:noProof/>
          <w:sz w:val="22"/>
          <w:lang w:val="en-US" w:eastAsia="ja-JP"/>
        </w:rPr>
      </w:pPr>
      <w:ins w:id="894"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"_Toc440482304"</w:instrText>
        </w:r>
        <w:r w:rsidRPr="00BC0A86">
          <w:rPr>
            <w:rStyle w:val="Hyperlink"/>
            <w:noProof/>
          </w:rPr>
          <w:instrText xml:space="preserve"> </w:instrText>
        </w:r>
      </w:ins>
      <w:ins w:id="895" w:author="John Tran" w:date="2016-02-15T21:47:00Z">
        <w:r w:rsidR="00DD7874" w:rsidRPr="00BC0A86">
          <w:rPr>
            <w:rStyle w:val="Hyperlink"/>
            <w:noProof/>
          </w:rPr>
        </w:r>
      </w:ins>
      <w:ins w:id="896" w:author="John Tran" w:date="2016-01-13T21:01:00Z">
        <w:r w:rsidRPr="00BC0A86">
          <w:rPr>
            <w:rStyle w:val="Hyperlink"/>
            <w:noProof/>
          </w:rPr>
          <w:fldChar w:fldCharType="separate"/>
        </w:r>
        <w:r w:rsidRPr="00BC0A86">
          <w:rPr>
            <w:rStyle w:val="Hyperlink"/>
            <w:noProof/>
            <w:lang w:val="en-US"/>
          </w:rPr>
          <w:t>4.1</w:t>
        </w:r>
        <w:r>
          <w:rPr>
            <w:rFonts w:asciiTheme="minorHAnsi" w:eastAsiaTheme="minorEastAsia" w:hAnsiTheme="minorHAnsi"/>
            <w:noProof/>
            <w:sz w:val="22"/>
            <w:lang w:val="en-US" w:eastAsia="ja-JP"/>
          </w:rPr>
          <w:tab/>
        </w:r>
        <w:r w:rsidRPr="00BC0A86">
          <w:rPr>
            <w:rStyle w:val="Hyperlink"/>
            <w:noProof/>
            <w:lang w:val="en-US"/>
          </w:rPr>
          <w:t>Kết quả đạt được</w:t>
        </w:r>
        <w:r>
          <w:rPr>
            <w:noProof/>
            <w:webHidden/>
          </w:rPr>
          <w:tab/>
        </w:r>
        <w:r>
          <w:rPr>
            <w:noProof/>
            <w:webHidden/>
          </w:rPr>
          <w:fldChar w:fldCharType="begin"/>
        </w:r>
        <w:r>
          <w:rPr>
            <w:noProof/>
            <w:webHidden/>
          </w:rPr>
          <w:instrText xml:space="preserve"> PAGEREF _Toc440482304 \h </w:instrText>
        </w:r>
      </w:ins>
      <w:r>
        <w:rPr>
          <w:noProof/>
          <w:webHidden/>
        </w:rPr>
      </w:r>
      <w:r>
        <w:rPr>
          <w:noProof/>
          <w:webHidden/>
        </w:rPr>
        <w:fldChar w:fldCharType="separate"/>
      </w:r>
      <w:ins w:id="897" w:author="John Tran" w:date="2016-02-15T21:47:00Z">
        <w:r w:rsidR="00DD7874">
          <w:rPr>
            <w:noProof/>
            <w:webHidden/>
          </w:rPr>
          <w:t>69</w:t>
        </w:r>
      </w:ins>
      <w:ins w:id="898" w:author="John Tran" w:date="2016-01-13T21:01:00Z">
        <w:r>
          <w:rPr>
            <w:noProof/>
            <w:webHidden/>
          </w:rPr>
          <w:fldChar w:fldCharType="end"/>
        </w:r>
        <w:r w:rsidRPr="00BC0A86">
          <w:rPr>
            <w:rStyle w:val="Hyperlink"/>
            <w:noProof/>
          </w:rPr>
          <w:fldChar w:fldCharType="end"/>
        </w:r>
      </w:ins>
    </w:p>
    <w:p w14:paraId="1A6647D3" w14:textId="77777777" w:rsidR="005000EA" w:rsidRDefault="005000EA">
      <w:pPr>
        <w:pStyle w:val="TOC2"/>
        <w:tabs>
          <w:tab w:val="left" w:pos="880"/>
          <w:tab w:val="right" w:leader="dot" w:pos="8777"/>
        </w:tabs>
        <w:rPr>
          <w:ins w:id="899" w:author="John Tran" w:date="2016-01-13T21:01:00Z"/>
          <w:rFonts w:asciiTheme="minorHAnsi" w:eastAsiaTheme="minorEastAsia" w:hAnsiTheme="minorHAnsi"/>
          <w:noProof/>
          <w:sz w:val="22"/>
          <w:lang w:val="en-US" w:eastAsia="ja-JP"/>
        </w:rPr>
      </w:pPr>
      <w:ins w:id="900" w:author="John Tran" w:date="2016-01-13T21:01:00Z">
        <w:r w:rsidRPr="00BC0A86">
          <w:rPr>
            <w:rStyle w:val="Hyperlink"/>
            <w:noProof/>
          </w:rPr>
          <w:fldChar w:fldCharType="begin"/>
        </w:r>
        <w:r w:rsidRPr="00BC0A86">
          <w:rPr>
            <w:rStyle w:val="Hyperlink"/>
            <w:noProof/>
          </w:rPr>
          <w:instrText xml:space="preserve"> </w:instrText>
        </w:r>
        <w:r>
          <w:rPr>
            <w:noProof/>
          </w:rPr>
          <w:instrText>HYPERLINK \l "_Toc440482307"</w:instrText>
        </w:r>
        <w:r w:rsidRPr="00BC0A86">
          <w:rPr>
            <w:rStyle w:val="Hyperlink"/>
            <w:noProof/>
          </w:rPr>
          <w:instrText xml:space="preserve"> </w:instrText>
        </w:r>
      </w:ins>
      <w:ins w:id="901" w:author="John Tran" w:date="2016-02-15T21:47:00Z">
        <w:r w:rsidR="00DD7874" w:rsidRPr="00BC0A86">
          <w:rPr>
            <w:rStyle w:val="Hyperlink"/>
            <w:noProof/>
          </w:rPr>
        </w:r>
      </w:ins>
      <w:ins w:id="902" w:author="John Tran" w:date="2016-01-13T21:01:00Z">
        <w:r w:rsidRPr="00BC0A86">
          <w:rPr>
            <w:rStyle w:val="Hyperlink"/>
            <w:noProof/>
          </w:rPr>
          <w:fldChar w:fldCharType="separate"/>
        </w:r>
        <w:r w:rsidRPr="00BC0A86">
          <w:rPr>
            <w:rStyle w:val="Hyperlink"/>
            <w:noProof/>
            <w:lang w:val="en-US"/>
          </w:rPr>
          <w:t>4.2</w:t>
        </w:r>
        <w:r>
          <w:rPr>
            <w:rFonts w:asciiTheme="minorHAnsi" w:eastAsiaTheme="minorEastAsia" w:hAnsiTheme="minorHAnsi"/>
            <w:noProof/>
            <w:sz w:val="22"/>
            <w:lang w:val="en-US" w:eastAsia="ja-JP"/>
          </w:rPr>
          <w:tab/>
        </w:r>
        <w:r w:rsidRPr="00BC0A86">
          <w:rPr>
            <w:rStyle w:val="Hyperlink"/>
            <w:noProof/>
            <w:lang w:val="en-US"/>
          </w:rPr>
          <w:t>Hướng phát triển</w:t>
        </w:r>
        <w:r>
          <w:rPr>
            <w:noProof/>
            <w:webHidden/>
          </w:rPr>
          <w:tab/>
        </w:r>
        <w:r>
          <w:rPr>
            <w:noProof/>
            <w:webHidden/>
          </w:rPr>
          <w:fldChar w:fldCharType="begin"/>
        </w:r>
        <w:r>
          <w:rPr>
            <w:noProof/>
            <w:webHidden/>
          </w:rPr>
          <w:instrText xml:space="preserve"> PAGEREF _Toc440482307 \h </w:instrText>
        </w:r>
      </w:ins>
      <w:r>
        <w:rPr>
          <w:noProof/>
          <w:webHidden/>
        </w:rPr>
      </w:r>
      <w:r>
        <w:rPr>
          <w:noProof/>
          <w:webHidden/>
        </w:rPr>
        <w:fldChar w:fldCharType="separate"/>
      </w:r>
      <w:ins w:id="903" w:author="John Tran" w:date="2016-02-15T21:47:00Z">
        <w:r w:rsidR="00DD7874">
          <w:rPr>
            <w:noProof/>
            <w:webHidden/>
          </w:rPr>
          <w:t>70</w:t>
        </w:r>
      </w:ins>
      <w:ins w:id="904" w:author="John Tran" w:date="2016-01-13T21:01:00Z">
        <w:r>
          <w:rPr>
            <w:noProof/>
            <w:webHidden/>
          </w:rPr>
          <w:fldChar w:fldCharType="end"/>
        </w:r>
        <w:r w:rsidRPr="00BC0A86">
          <w:rPr>
            <w:rStyle w:val="Hyperlink"/>
            <w:noProof/>
          </w:rPr>
          <w:fldChar w:fldCharType="end"/>
        </w:r>
      </w:ins>
    </w:p>
    <w:p w14:paraId="301957EB" w14:textId="209A472F" w:rsidR="00E2005A" w:rsidDel="00DA1DAB" w:rsidRDefault="005B17B4">
      <w:pPr>
        <w:pStyle w:val="TOC1"/>
        <w:rPr>
          <w:del w:id="905" w:author="John Tran" w:date="2015-12-27T11:52:00Z"/>
          <w:rFonts w:asciiTheme="minorHAnsi" w:eastAsiaTheme="minorEastAsia" w:hAnsiTheme="minorHAnsi"/>
          <w:noProof/>
          <w:sz w:val="22"/>
          <w:lang w:val="en-US"/>
        </w:rPr>
      </w:pPr>
      <w:del w:id="906" w:author="John Tran" w:date="2015-12-29T07:29:00Z">
        <w:r w:rsidDel="009A09A9">
          <w:rPr>
            <w:noProof/>
            <w:webHidden/>
          </w:rPr>
          <w:delText>33444566671011131718191921222223232528323334353535363737393939414244444445454648505252525354555757575963636464</w:delText>
        </w:r>
      </w:del>
      <w:del w:id="907" w:author="John Tran" w:date="2015-12-27T11:52:00Z">
        <w:r w:rsidR="00E2005A" w:rsidRPr="00DA1DAB" w:rsidDel="00DA1DAB">
          <w:rPr>
            <w:noProof/>
            <w:rPrChange w:id="908" w:author="John Tran" w:date="2015-12-27T11:52:00Z">
              <w:rPr>
                <w:rStyle w:val="Hyperlink"/>
                <w:noProof/>
              </w:rPr>
            </w:rPrChange>
          </w:rPr>
          <w:delText>CHƯƠNG 1. GIỚI THIỆU</w:delText>
        </w:r>
        <w:r w:rsidR="00E2005A" w:rsidDel="00DA1DAB">
          <w:rPr>
            <w:noProof/>
            <w:webHidden/>
          </w:rPr>
          <w:tab/>
          <w:delText>3</w:delText>
        </w:r>
      </w:del>
    </w:p>
    <w:p w14:paraId="574EA2C5" w14:textId="59A999E2" w:rsidR="00E2005A" w:rsidDel="00DA1DAB" w:rsidRDefault="00E2005A">
      <w:pPr>
        <w:pStyle w:val="TOC2"/>
        <w:tabs>
          <w:tab w:val="left" w:pos="880"/>
          <w:tab w:val="right" w:leader="dot" w:pos="8777"/>
        </w:tabs>
        <w:rPr>
          <w:del w:id="909" w:author="John Tran" w:date="2015-12-27T11:52:00Z"/>
          <w:rFonts w:asciiTheme="minorHAnsi" w:eastAsiaTheme="minorEastAsia" w:hAnsiTheme="minorHAnsi"/>
          <w:noProof/>
          <w:sz w:val="22"/>
          <w:lang w:val="en-US"/>
        </w:rPr>
      </w:pPr>
      <w:del w:id="910" w:author="John Tran" w:date="2015-12-27T11:52:00Z">
        <w:r w:rsidRPr="00DA1DAB" w:rsidDel="00DA1DAB">
          <w:rPr>
            <w:noProof/>
            <w:rPrChange w:id="911" w:author="John Tran" w:date="2015-12-27T11:52:00Z">
              <w:rPr>
                <w:rStyle w:val="Hyperlink"/>
                <w:noProof/>
              </w:rPr>
            </w:rPrChange>
          </w:rPr>
          <w:delText>1.1</w:delText>
        </w:r>
        <w:r w:rsidDel="00DA1DAB">
          <w:rPr>
            <w:rFonts w:asciiTheme="minorHAnsi" w:eastAsiaTheme="minorEastAsia" w:hAnsiTheme="minorHAnsi"/>
            <w:noProof/>
            <w:sz w:val="22"/>
            <w:lang w:val="en-US"/>
          </w:rPr>
          <w:tab/>
        </w:r>
        <w:r w:rsidRPr="00DA1DAB" w:rsidDel="00DA1DAB">
          <w:rPr>
            <w:noProof/>
            <w:rPrChange w:id="912" w:author="John Tran" w:date="2015-12-27T11:52:00Z">
              <w:rPr>
                <w:rStyle w:val="Hyperlink"/>
                <w:noProof/>
              </w:rPr>
            </w:rPrChange>
          </w:rPr>
          <w:delText>Giới thiệu đề tài</w:delText>
        </w:r>
        <w:r w:rsidDel="00DA1DAB">
          <w:rPr>
            <w:noProof/>
            <w:webHidden/>
          </w:rPr>
          <w:tab/>
          <w:delText>3</w:delText>
        </w:r>
      </w:del>
    </w:p>
    <w:p w14:paraId="7EC73595" w14:textId="5A815BB3" w:rsidR="00E2005A" w:rsidDel="00DA1DAB" w:rsidRDefault="00E2005A">
      <w:pPr>
        <w:pStyle w:val="TOC2"/>
        <w:tabs>
          <w:tab w:val="left" w:pos="880"/>
          <w:tab w:val="right" w:leader="dot" w:pos="8777"/>
        </w:tabs>
        <w:rPr>
          <w:del w:id="913" w:author="John Tran" w:date="2015-12-27T11:52:00Z"/>
          <w:rFonts w:asciiTheme="minorHAnsi" w:eastAsiaTheme="minorEastAsia" w:hAnsiTheme="minorHAnsi"/>
          <w:noProof/>
          <w:sz w:val="22"/>
          <w:lang w:val="en-US"/>
        </w:rPr>
      </w:pPr>
      <w:del w:id="914" w:author="John Tran" w:date="2015-12-27T11:52:00Z">
        <w:r w:rsidRPr="00DA1DAB" w:rsidDel="00DA1DAB">
          <w:rPr>
            <w:noProof/>
            <w:rPrChange w:id="915" w:author="John Tran" w:date="2015-12-27T11:52:00Z">
              <w:rPr>
                <w:rStyle w:val="Hyperlink"/>
                <w:noProof/>
                <w:lang w:val="en-US"/>
              </w:rPr>
            </w:rPrChange>
          </w:rPr>
          <w:delText>1.2</w:delText>
        </w:r>
        <w:r w:rsidDel="00DA1DAB">
          <w:rPr>
            <w:rFonts w:asciiTheme="minorHAnsi" w:eastAsiaTheme="minorEastAsia" w:hAnsiTheme="minorHAnsi"/>
            <w:noProof/>
            <w:sz w:val="22"/>
            <w:lang w:val="en-US"/>
          </w:rPr>
          <w:tab/>
        </w:r>
        <w:r w:rsidRPr="00DA1DAB" w:rsidDel="00DA1DAB">
          <w:rPr>
            <w:noProof/>
            <w:rPrChange w:id="916" w:author="John Tran" w:date="2015-12-27T11:52:00Z">
              <w:rPr>
                <w:rStyle w:val="Hyperlink"/>
                <w:noProof/>
              </w:rPr>
            </w:rPrChange>
          </w:rPr>
          <w:delText>Mục tiêu đề tài</w:delText>
        </w:r>
        <w:r w:rsidDel="00DA1DAB">
          <w:rPr>
            <w:noProof/>
            <w:webHidden/>
          </w:rPr>
          <w:tab/>
          <w:delText>4</w:delText>
        </w:r>
      </w:del>
    </w:p>
    <w:p w14:paraId="3B5F830D" w14:textId="2FA7D1BF" w:rsidR="00E2005A" w:rsidDel="00DA1DAB" w:rsidRDefault="00E2005A">
      <w:pPr>
        <w:pStyle w:val="TOC2"/>
        <w:tabs>
          <w:tab w:val="left" w:pos="880"/>
          <w:tab w:val="right" w:leader="dot" w:pos="8777"/>
        </w:tabs>
        <w:rPr>
          <w:del w:id="917" w:author="John Tran" w:date="2015-12-27T11:52:00Z"/>
          <w:rFonts w:asciiTheme="minorHAnsi" w:eastAsiaTheme="minorEastAsia" w:hAnsiTheme="minorHAnsi"/>
          <w:noProof/>
          <w:sz w:val="22"/>
          <w:lang w:val="en-US"/>
        </w:rPr>
      </w:pPr>
      <w:del w:id="918" w:author="John Tran" w:date="2015-12-27T11:52:00Z">
        <w:r w:rsidRPr="00DA1DAB" w:rsidDel="00DA1DAB">
          <w:rPr>
            <w:noProof/>
            <w:rPrChange w:id="919" w:author="John Tran" w:date="2015-12-27T11:52:00Z">
              <w:rPr>
                <w:rStyle w:val="Hyperlink"/>
                <w:noProof/>
              </w:rPr>
            </w:rPrChange>
          </w:rPr>
          <w:delText>1.3</w:delText>
        </w:r>
        <w:r w:rsidDel="00DA1DAB">
          <w:rPr>
            <w:rFonts w:asciiTheme="minorHAnsi" w:eastAsiaTheme="minorEastAsia" w:hAnsiTheme="minorHAnsi"/>
            <w:noProof/>
            <w:sz w:val="22"/>
            <w:lang w:val="en-US"/>
          </w:rPr>
          <w:tab/>
        </w:r>
        <w:r w:rsidRPr="00DA1DAB" w:rsidDel="00DA1DAB">
          <w:rPr>
            <w:noProof/>
            <w:rPrChange w:id="920" w:author="John Tran" w:date="2015-12-27T11:52:00Z">
              <w:rPr>
                <w:rStyle w:val="Hyperlink"/>
                <w:noProof/>
              </w:rPr>
            </w:rPrChange>
          </w:rPr>
          <w:delText>Đối tượng nghiên cứu</w:delText>
        </w:r>
        <w:r w:rsidDel="00DA1DAB">
          <w:rPr>
            <w:noProof/>
            <w:webHidden/>
          </w:rPr>
          <w:tab/>
          <w:delText>4</w:delText>
        </w:r>
      </w:del>
    </w:p>
    <w:p w14:paraId="5A334F2E" w14:textId="54265F8E" w:rsidR="00E2005A" w:rsidDel="00DA1DAB" w:rsidRDefault="00E2005A">
      <w:pPr>
        <w:pStyle w:val="TOC2"/>
        <w:tabs>
          <w:tab w:val="left" w:pos="880"/>
          <w:tab w:val="right" w:leader="dot" w:pos="8777"/>
        </w:tabs>
        <w:rPr>
          <w:del w:id="921" w:author="John Tran" w:date="2015-12-27T11:52:00Z"/>
          <w:rFonts w:asciiTheme="minorHAnsi" w:eastAsiaTheme="minorEastAsia" w:hAnsiTheme="minorHAnsi"/>
          <w:noProof/>
          <w:sz w:val="22"/>
          <w:lang w:val="en-US"/>
        </w:rPr>
      </w:pPr>
      <w:del w:id="922" w:author="John Tran" w:date="2015-12-27T11:52:00Z">
        <w:r w:rsidRPr="00DA1DAB" w:rsidDel="00DA1DAB">
          <w:rPr>
            <w:noProof/>
            <w:rPrChange w:id="923" w:author="John Tran" w:date="2015-12-27T11:52:00Z">
              <w:rPr>
                <w:rStyle w:val="Hyperlink"/>
                <w:noProof/>
              </w:rPr>
            </w:rPrChange>
          </w:rPr>
          <w:delText>1.4</w:delText>
        </w:r>
        <w:r w:rsidDel="00DA1DAB">
          <w:rPr>
            <w:rFonts w:asciiTheme="minorHAnsi" w:eastAsiaTheme="minorEastAsia" w:hAnsiTheme="minorHAnsi"/>
            <w:noProof/>
            <w:sz w:val="22"/>
            <w:lang w:val="en-US"/>
          </w:rPr>
          <w:tab/>
        </w:r>
        <w:r w:rsidRPr="00DA1DAB" w:rsidDel="00DA1DAB">
          <w:rPr>
            <w:noProof/>
            <w:rPrChange w:id="924" w:author="John Tran" w:date="2015-12-27T11:52:00Z">
              <w:rPr>
                <w:rStyle w:val="Hyperlink"/>
                <w:noProof/>
              </w:rPr>
            </w:rPrChange>
          </w:rPr>
          <w:delText>Phạm vi nghiên cứu</w:delText>
        </w:r>
        <w:r w:rsidDel="00DA1DAB">
          <w:rPr>
            <w:noProof/>
            <w:webHidden/>
          </w:rPr>
          <w:tab/>
          <w:delText>4</w:delText>
        </w:r>
      </w:del>
    </w:p>
    <w:p w14:paraId="7D718028" w14:textId="5F2CBC40" w:rsidR="00E2005A" w:rsidDel="00DA1DAB" w:rsidRDefault="00E2005A">
      <w:pPr>
        <w:pStyle w:val="TOC2"/>
        <w:tabs>
          <w:tab w:val="left" w:pos="880"/>
          <w:tab w:val="right" w:leader="dot" w:pos="8777"/>
        </w:tabs>
        <w:rPr>
          <w:del w:id="925" w:author="John Tran" w:date="2015-12-27T11:52:00Z"/>
          <w:rFonts w:asciiTheme="minorHAnsi" w:eastAsiaTheme="minorEastAsia" w:hAnsiTheme="minorHAnsi"/>
          <w:noProof/>
          <w:sz w:val="22"/>
          <w:lang w:val="en-US"/>
        </w:rPr>
      </w:pPr>
      <w:del w:id="926" w:author="John Tran" w:date="2015-12-27T11:52:00Z">
        <w:r w:rsidRPr="00DA1DAB" w:rsidDel="00DA1DAB">
          <w:rPr>
            <w:noProof/>
            <w:rPrChange w:id="927" w:author="John Tran" w:date="2015-12-27T11:52:00Z">
              <w:rPr>
                <w:rStyle w:val="Hyperlink"/>
                <w:noProof/>
              </w:rPr>
            </w:rPrChange>
          </w:rPr>
          <w:delText>1.5</w:delText>
        </w:r>
        <w:r w:rsidDel="00DA1DAB">
          <w:rPr>
            <w:rFonts w:asciiTheme="minorHAnsi" w:eastAsiaTheme="minorEastAsia" w:hAnsiTheme="minorHAnsi"/>
            <w:noProof/>
            <w:sz w:val="22"/>
            <w:lang w:val="en-US"/>
          </w:rPr>
          <w:tab/>
        </w:r>
        <w:r w:rsidRPr="00DA1DAB" w:rsidDel="00DA1DAB">
          <w:rPr>
            <w:noProof/>
            <w:rPrChange w:id="928" w:author="John Tran" w:date="2015-12-27T11:52:00Z">
              <w:rPr>
                <w:rStyle w:val="Hyperlink"/>
                <w:noProof/>
              </w:rPr>
            </w:rPrChange>
          </w:rPr>
          <w:delText>Nội dung</w:delText>
        </w:r>
        <w:r w:rsidDel="00DA1DAB">
          <w:rPr>
            <w:noProof/>
            <w:webHidden/>
          </w:rPr>
          <w:tab/>
          <w:delText>5</w:delText>
        </w:r>
      </w:del>
    </w:p>
    <w:p w14:paraId="064E86AE" w14:textId="523ED225" w:rsidR="00E2005A" w:rsidDel="00DA1DAB" w:rsidRDefault="00E2005A">
      <w:pPr>
        <w:pStyle w:val="TOC1"/>
        <w:tabs>
          <w:tab w:val="left" w:pos="1760"/>
        </w:tabs>
        <w:rPr>
          <w:del w:id="929" w:author="John Tran" w:date="2015-12-27T11:52:00Z"/>
          <w:rFonts w:asciiTheme="minorHAnsi" w:eastAsiaTheme="minorEastAsia" w:hAnsiTheme="minorHAnsi"/>
          <w:noProof/>
          <w:sz w:val="22"/>
          <w:lang w:val="en-US"/>
        </w:rPr>
      </w:pPr>
      <w:del w:id="930" w:author="John Tran" w:date="2015-12-27T11:52:00Z">
        <w:r w:rsidRPr="00DA1DAB" w:rsidDel="00DA1DAB">
          <w:rPr>
            <w:noProof/>
            <w:rPrChange w:id="931" w:author="John Tran" w:date="2015-12-27T11:52:00Z">
              <w:rPr>
                <w:rStyle w:val="Hyperlink"/>
                <w:noProof/>
              </w:rPr>
            </w:rPrChange>
          </w:rPr>
          <w:delText>CHƯƠNG 2.</w:delText>
        </w:r>
        <w:r w:rsidDel="00DA1DAB">
          <w:rPr>
            <w:rFonts w:asciiTheme="minorHAnsi" w:eastAsiaTheme="minorEastAsia" w:hAnsiTheme="minorHAnsi"/>
            <w:noProof/>
            <w:sz w:val="22"/>
            <w:lang w:val="en-US"/>
          </w:rPr>
          <w:tab/>
        </w:r>
        <w:r w:rsidRPr="00DA1DAB" w:rsidDel="00DA1DAB">
          <w:rPr>
            <w:noProof/>
            <w:rPrChange w:id="932" w:author="John Tran" w:date="2015-12-27T11:52:00Z">
              <w:rPr>
                <w:rStyle w:val="Hyperlink"/>
                <w:noProof/>
              </w:rPr>
            </w:rPrChange>
          </w:rPr>
          <w:delText>CƠ SỞ LÝ THUYẾT</w:delText>
        </w:r>
        <w:r w:rsidDel="00DA1DAB">
          <w:rPr>
            <w:noProof/>
            <w:webHidden/>
          </w:rPr>
          <w:tab/>
          <w:delText>6</w:delText>
        </w:r>
      </w:del>
    </w:p>
    <w:p w14:paraId="0D917657" w14:textId="4F10A8B0" w:rsidR="00E2005A" w:rsidDel="00DA1DAB" w:rsidRDefault="00E2005A">
      <w:pPr>
        <w:pStyle w:val="TOC2"/>
        <w:tabs>
          <w:tab w:val="left" w:pos="880"/>
          <w:tab w:val="right" w:leader="dot" w:pos="8777"/>
        </w:tabs>
        <w:rPr>
          <w:del w:id="933" w:author="John Tran" w:date="2015-12-27T11:52:00Z"/>
          <w:rFonts w:asciiTheme="minorHAnsi" w:eastAsiaTheme="minorEastAsia" w:hAnsiTheme="minorHAnsi"/>
          <w:noProof/>
          <w:sz w:val="22"/>
          <w:lang w:val="en-US"/>
        </w:rPr>
      </w:pPr>
      <w:del w:id="934" w:author="John Tran" w:date="2015-12-27T11:52:00Z">
        <w:r w:rsidRPr="00DA1DAB" w:rsidDel="00DA1DAB">
          <w:rPr>
            <w:noProof/>
            <w:rPrChange w:id="935" w:author="John Tran" w:date="2015-12-27T11:52:00Z">
              <w:rPr>
                <w:rStyle w:val="Hyperlink"/>
                <w:noProof/>
              </w:rPr>
            </w:rPrChange>
          </w:rPr>
          <w:delText>2.1</w:delText>
        </w:r>
        <w:r w:rsidDel="00DA1DAB">
          <w:rPr>
            <w:rFonts w:asciiTheme="minorHAnsi" w:eastAsiaTheme="minorEastAsia" w:hAnsiTheme="minorHAnsi"/>
            <w:noProof/>
            <w:sz w:val="22"/>
            <w:lang w:val="en-US"/>
          </w:rPr>
          <w:tab/>
        </w:r>
        <w:r w:rsidRPr="00DA1DAB" w:rsidDel="00DA1DAB">
          <w:rPr>
            <w:noProof/>
            <w:rPrChange w:id="936" w:author="John Tran" w:date="2015-12-27T11:52:00Z">
              <w:rPr>
                <w:rStyle w:val="Hyperlink"/>
                <w:noProof/>
              </w:rPr>
            </w:rPrChange>
          </w:rPr>
          <w:delText>Phân tích và đánh giá cảm xúc</w:delText>
        </w:r>
        <w:r w:rsidDel="00DA1DAB">
          <w:rPr>
            <w:noProof/>
            <w:webHidden/>
          </w:rPr>
          <w:tab/>
          <w:delText>6</w:delText>
        </w:r>
      </w:del>
    </w:p>
    <w:p w14:paraId="207592C4" w14:textId="4D243A35" w:rsidR="00E2005A" w:rsidDel="00DA1DAB" w:rsidRDefault="00E2005A">
      <w:pPr>
        <w:pStyle w:val="TOC3"/>
        <w:tabs>
          <w:tab w:val="left" w:pos="1320"/>
          <w:tab w:val="right" w:leader="dot" w:pos="8777"/>
        </w:tabs>
        <w:rPr>
          <w:del w:id="937" w:author="John Tran" w:date="2015-12-27T11:52:00Z"/>
          <w:rFonts w:asciiTheme="minorHAnsi" w:eastAsiaTheme="minorEastAsia" w:hAnsiTheme="minorHAnsi"/>
          <w:noProof/>
          <w:sz w:val="22"/>
          <w:lang w:val="en-US"/>
        </w:rPr>
      </w:pPr>
      <w:del w:id="938" w:author="John Tran" w:date="2015-12-27T11:52:00Z">
        <w:r w:rsidRPr="00DA1DAB" w:rsidDel="00DA1DAB">
          <w:rPr>
            <w:noProof/>
            <w:rPrChange w:id="939" w:author="John Tran" w:date="2015-12-27T11:52:00Z">
              <w:rPr>
                <w:rStyle w:val="Hyperlink"/>
                <w:noProof/>
              </w:rPr>
            </w:rPrChange>
          </w:rPr>
          <w:delText>2.1.1</w:delText>
        </w:r>
        <w:r w:rsidDel="00DA1DAB">
          <w:rPr>
            <w:rFonts w:asciiTheme="minorHAnsi" w:eastAsiaTheme="minorEastAsia" w:hAnsiTheme="minorHAnsi"/>
            <w:noProof/>
            <w:sz w:val="22"/>
            <w:lang w:val="en-US"/>
          </w:rPr>
          <w:tab/>
        </w:r>
        <w:r w:rsidRPr="00DA1DAB" w:rsidDel="00DA1DAB">
          <w:rPr>
            <w:noProof/>
            <w:rPrChange w:id="940" w:author="John Tran" w:date="2015-12-27T11:52:00Z">
              <w:rPr>
                <w:rStyle w:val="Hyperlink"/>
                <w:noProof/>
              </w:rPr>
            </w:rPrChange>
          </w:rPr>
          <w:delText>Định nghĩa quan điểm</w:delText>
        </w:r>
        <w:r w:rsidDel="00DA1DAB">
          <w:rPr>
            <w:noProof/>
            <w:webHidden/>
          </w:rPr>
          <w:tab/>
          <w:delText>6</w:delText>
        </w:r>
      </w:del>
    </w:p>
    <w:p w14:paraId="598C34A8" w14:textId="01D9EE08" w:rsidR="00E2005A" w:rsidDel="00DA1DAB" w:rsidRDefault="00E2005A">
      <w:pPr>
        <w:pStyle w:val="TOC3"/>
        <w:tabs>
          <w:tab w:val="left" w:pos="1320"/>
          <w:tab w:val="right" w:leader="dot" w:pos="8777"/>
        </w:tabs>
        <w:rPr>
          <w:del w:id="941" w:author="John Tran" w:date="2015-12-27T11:52:00Z"/>
          <w:rFonts w:asciiTheme="minorHAnsi" w:eastAsiaTheme="minorEastAsia" w:hAnsiTheme="minorHAnsi"/>
          <w:noProof/>
          <w:sz w:val="22"/>
          <w:lang w:val="en-US"/>
        </w:rPr>
      </w:pPr>
      <w:del w:id="942" w:author="John Tran" w:date="2015-12-27T11:52:00Z">
        <w:r w:rsidRPr="00DA1DAB" w:rsidDel="00DA1DAB">
          <w:rPr>
            <w:noProof/>
            <w:rPrChange w:id="943" w:author="John Tran" w:date="2015-12-27T11:52:00Z">
              <w:rPr>
                <w:rStyle w:val="Hyperlink"/>
                <w:noProof/>
              </w:rPr>
            </w:rPrChange>
          </w:rPr>
          <w:delText>2.1.2</w:delText>
        </w:r>
        <w:r w:rsidDel="00DA1DAB">
          <w:rPr>
            <w:rFonts w:asciiTheme="minorHAnsi" w:eastAsiaTheme="minorEastAsia" w:hAnsiTheme="minorHAnsi"/>
            <w:noProof/>
            <w:sz w:val="22"/>
            <w:lang w:val="en-US"/>
          </w:rPr>
          <w:tab/>
        </w:r>
        <w:r w:rsidRPr="00DA1DAB" w:rsidDel="00DA1DAB">
          <w:rPr>
            <w:noProof/>
            <w:rPrChange w:id="944" w:author="John Tran" w:date="2015-12-27T11:52:00Z">
              <w:rPr>
                <w:rStyle w:val="Hyperlink"/>
                <w:noProof/>
              </w:rPr>
            </w:rPrChange>
          </w:rPr>
          <w:delText>Bài toán phân tích cảm xúc</w:delText>
        </w:r>
        <w:r w:rsidDel="00DA1DAB">
          <w:rPr>
            <w:noProof/>
            <w:webHidden/>
          </w:rPr>
          <w:tab/>
          <w:delText>7</w:delText>
        </w:r>
      </w:del>
    </w:p>
    <w:p w14:paraId="72CCE77F" w14:textId="208D562A" w:rsidR="00E2005A" w:rsidDel="00DA1DAB" w:rsidRDefault="00E2005A">
      <w:pPr>
        <w:pStyle w:val="TOC3"/>
        <w:tabs>
          <w:tab w:val="left" w:pos="1320"/>
          <w:tab w:val="right" w:leader="dot" w:pos="8777"/>
        </w:tabs>
        <w:rPr>
          <w:del w:id="945" w:author="John Tran" w:date="2015-12-27T11:52:00Z"/>
          <w:rFonts w:asciiTheme="minorHAnsi" w:eastAsiaTheme="minorEastAsia" w:hAnsiTheme="minorHAnsi"/>
          <w:noProof/>
          <w:sz w:val="22"/>
          <w:lang w:val="en-US"/>
        </w:rPr>
      </w:pPr>
      <w:del w:id="946" w:author="John Tran" w:date="2015-12-27T11:52:00Z">
        <w:r w:rsidRPr="00DA1DAB" w:rsidDel="00DA1DAB">
          <w:rPr>
            <w:noProof/>
            <w:rPrChange w:id="947" w:author="John Tran" w:date="2015-12-27T11:52:00Z">
              <w:rPr>
                <w:rStyle w:val="Hyperlink"/>
                <w:noProof/>
              </w:rPr>
            </w:rPrChange>
          </w:rPr>
          <w:delText>2.1.3</w:delText>
        </w:r>
        <w:r w:rsidDel="00DA1DAB">
          <w:rPr>
            <w:rFonts w:asciiTheme="minorHAnsi" w:eastAsiaTheme="minorEastAsia" w:hAnsiTheme="minorHAnsi"/>
            <w:noProof/>
            <w:sz w:val="22"/>
            <w:lang w:val="en-US"/>
          </w:rPr>
          <w:tab/>
        </w:r>
        <w:r w:rsidRPr="00DA1DAB" w:rsidDel="00DA1DAB">
          <w:rPr>
            <w:noProof/>
            <w:rPrChange w:id="948" w:author="John Tran" w:date="2015-12-27T11:52:00Z">
              <w:rPr>
                <w:rStyle w:val="Hyperlink"/>
                <w:noProof/>
              </w:rPr>
            </w:rPrChange>
          </w:rPr>
          <w:delText>Đánh giá cảm xúc dựa vào từ vựng (Lexicon) và vấn đề gặp phải</w:delText>
        </w:r>
        <w:r w:rsidDel="00DA1DAB">
          <w:rPr>
            <w:noProof/>
            <w:webHidden/>
          </w:rPr>
          <w:tab/>
          <w:delText>10</w:delText>
        </w:r>
      </w:del>
    </w:p>
    <w:p w14:paraId="39D9E481" w14:textId="692F5802" w:rsidR="00E2005A" w:rsidDel="00DA1DAB" w:rsidRDefault="00E2005A">
      <w:pPr>
        <w:pStyle w:val="TOC3"/>
        <w:tabs>
          <w:tab w:val="left" w:pos="1320"/>
          <w:tab w:val="right" w:leader="dot" w:pos="8777"/>
        </w:tabs>
        <w:rPr>
          <w:del w:id="949" w:author="John Tran" w:date="2015-12-27T11:52:00Z"/>
          <w:rFonts w:asciiTheme="minorHAnsi" w:eastAsiaTheme="minorEastAsia" w:hAnsiTheme="minorHAnsi"/>
          <w:noProof/>
          <w:sz w:val="22"/>
          <w:lang w:val="en-US"/>
        </w:rPr>
      </w:pPr>
      <w:del w:id="950" w:author="John Tran" w:date="2015-12-27T11:52:00Z">
        <w:r w:rsidRPr="00DA1DAB" w:rsidDel="00DA1DAB">
          <w:rPr>
            <w:noProof/>
            <w:rPrChange w:id="951" w:author="John Tran" w:date="2015-12-27T11:52:00Z">
              <w:rPr>
                <w:rStyle w:val="Hyperlink"/>
                <w:noProof/>
              </w:rPr>
            </w:rPrChange>
          </w:rPr>
          <w:delText>2.1.4</w:delText>
        </w:r>
        <w:r w:rsidDel="00DA1DAB">
          <w:rPr>
            <w:rFonts w:asciiTheme="minorHAnsi" w:eastAsiaTheme="minorEastAsia" w:hAnsiTheme="minorHAnsi"/>
            <w:noProof/>
            <w:sz w:val="22"/>
            <w:lang w:val="en-US"/>
          </w:rPr>
          <w:tab/>
        </w:r>
        <w:r w:rsidRPr="00DA1DAB" w:rsidDel="00DA1DAB">
          <w:rPr>
            <w:noProof/>
            <w:rPrChange w:id="952" w:author="John Tran" w:date="2015-12-27T11:52:00Z">
              <w:rPr>
                <w:rStyle w:val="Hyperlink"/>
                <w:noProof/>
              </w:rPr>
            </w:rPrChange>
          </w:rPr>
          <w:delText>Các nghiên cứu về và công cụ cho việc phân tích cảm xúc đã có</w:delText>
        </w:r>
        <w:r w:rsidDel="00DA1DAB">
          <w:rPr>
            <w:noProof/>
            <w:webHidden/>
          </w:rPr>
          <w:tab/>
          <w:delText>11</w:delText>
        </w:r>
      </w:del>
    </w:p>
    <w:p w14:paraId="771FFBF5" w14:textId="585031E5" w:rsidR="00E2005A" w:rsidDel="00DA1DAB" w:rsidRDefault="00E2005A">
      <w:pPr>
        <w:pStyle w:val="TOC3"/>
        <w:tabs>
          <w:tab w:val="left" w:pos="1320"/>
          <w:tab w:val="right" w:leader="dot" w:pos="8777"/>
        </w:tabs>
        <w:rPr>
          <w:del w:id="953" w:author="John Tran" w:date="2015-12-27T11:52:00Z"/>
          <w:rFonts w:asciiTheme="minorHAnsi" w:eastAsiaTheme="minorEastAsia" w:hAnsiTheme="minorHAnsi"/>
          <w:noProof/>
          <w:sz w:val="22"/>
          <w:lang w:val="en-US"/>
        </w:rPr>
      </w:pPr>
      <w:del w:id="954" w:author="John Tran" w:date="2015-12-27T11:52:00Z">
        <w:r w:rsidRPr="00DA1DAB" w:rsidDel="00DA1DAB">
          <w:rPr>
            <w:noProof/>
            <w:rPrChange w:id="955" w:author="John Tran" w:date="2015-12-27T11:52:00Z">
              <w:rPr>
                <w:rStyle w:val="Hyperlink"/>
                <w:noProof/>
              </w:rPr>
            </w:rPrChange>
          </w:rPr>
          <w:delText>2.1.5</w:delText>
        </w:r>
        <w:r w:rsidDel="00DA1DAB">
          <w:rPr>
            <w:rFonts w:asciiTheme="minorHAnsi" w:eastAsiaTheme="minorEastAsia" w:hAnsiTheme="minorHAnsi"/>
            <w:noProof/>
            <w:sz w:val="22"/>
            <w:lang w:val="en-US"/>
          </w:rPr>
          <w:tab/>
        </w:r>
        <w:r w:rsidRPr="00DA1DAB" w:rsidDel="00DA1DAB">
          <w:rPr>
            <w:noProof/>
            <w:rPrChange w:id="956" w:author="John Tran" w:date="2015-12-27T11:52:00Z">
              <w:rPr>
                <w:rStyle w:val="Hyperlink"/>
                <w:noProof/>
              </w:rPr>
            </w:rPrChange>
          </w:rPr>
          <w:delText>Các phương pháp tiếp cận cho việc phân tích cảm xúc</w:delText>
        </w:r>
        <w:r w:rsidDel="00DA1DAB">
          <w:rPr>
            <w:noProof/>
            <w:webHidden/>
          </w:rPr>
          <w:tab/>
          <w:delText>13</w:delText>
        </w:r>
      </w:del>
    </w:p>
    <w:p w14:paraId="2111D0B4" w14:textId="179710FC" w:rsidR="00E2005A" w:rsidDel="00DA1DAB" w:rsidRDefault="00E2005A">
      <w:pPr>
        <w:pStyle w:val="TOC3"/>
        <w:tabs>
          <w:tab w:val="left" w:pos="1320"/>
          <w:tab w:val="right" w:leader="dot" w:pos="8777"/>
        </w:tabs>
        <w:rPr>
          <w:del w:id="957" w:author="John Tran" w:date="2015-12-27T11:52:00Z"/>
          <w:rFonts w:asciiTheme="minorHAnsi" w:eastAsiaTheme="minorEastAsia" w:hAnsiTheme="minorHAnsi"/>
          <w:noProof/>
          <w:sz w:val="22"/>
          <w:lang w:val="en-US"/>
        </w:rPr>
      </w:pPr>
      <w:del w:id="958" w:author="John Tran" w:date="2015-12-27T11:52:00Z">
        <w:r w:rsidRPr="00DA1DAB" w:rsidDel="00DA1DAB">
          <w:rPr>
            <w:noProof/>
            <w:rPrChange w:id="959" w:author="John Tran" w:date="2015-12-27T11:52:00Z">
              <w:rPr>
                <w:rStyle w:val="Hyperlink"/>
                <w:noProof/>
              </w:rPr>
            </w:rPrChange>
          </w:rPr>
          <w:delText>2.1.6</w:delText>
        </w:r>
        <w:r w:rsidDel="00DA1DAB">
          <w:rPr>
            <w:rFonts w:asciiTheme="minorHAnsi" w:eastAsiaTheme="minorEastAsia" w:hAnsiTheme="minorHAnsi"/>
            <w:noProof/>
            <w:sz w:val="22"/>
            <w:lang w:val="en-US"/>
          </w:rPr>
          <w:tab/>
        </w:r>
        <w:r w:rsidRPr="00DA1DAB" w:rsidDel="00DA1DAB">
          <w:rPr>
            <w:noProof/>
            <w:rPrChange w:id="960" w:author="John Tran" w:date="2015-12-27T11:52:00Z">
              <w:rPr>
                <w:rStyle w:val="Hyperlink"/>
                <w:noProof/>
              </w:rPr>
            </w:rPrChange>
          </w:rPr>
          <w:delText>Đề xuất về mô hình phân tích cảm xúc của nhóm</w:delText>
        </w:r>
        <w:r w:rsidDel="00DA1DAB">
          <w:rPr>
            <w:noProof/>
            <w:webHidden/>
          </w:rPr>
          <w:tab/>
          <w:delText>14</w:delText>
        </w:r>
      </w:del>
    </w:p>
    <w:p w14:paraId="4380560B" w14:textId="19735184" w:rsidR="00E2005A" w:rsidDel="00DA1DAB" w:rsidRDefault="00E2005A">
      <w:pPr>
        <w:pStyle w:val="TOC2"/>
        <w:tabs>
          <w:tab w:val="left" w:pos="880"/>
          <w:tab w:val="right" w:leader="dot" w:pos="8777"/>
        </w:tabs>
        <w:rPr>
          <w:del w:id="961" w:author="John Tran" w:date="2015-12-27T11:52:00Z"/>
          <w:rFonts w:asciiTheme="minorHAnsi" w:eastAsiaTheme="minorEastAsia" w:hAnsiTheme="minorHAnsi"/>
          <w:noProof/>
          <w:sz w:val="22"/>
          <w:lang w:val="en-US"/>
        </w:rPr>
      </w:pPr>
      <w:del w:id="962" w:author="John Tran" w:date="2015-12-27T11:52:00Z">
        <w:r w:rsidRPr="00DA1DAB" w:rsidDel="00DA1DAB">
          <w:rPr>
            <w:noProof/>
            <w:rPrChange w:id="963" w:author="John Tran" w:date="2015-12-27T11:52:00Z">
              <w:rPr>
                <w:rStyle w:val="Hyperlink"/>
                <w:noProof/>
              </w:rPr>
            </w:rPrChange>
          </w:rPr>
          <w:delText>2.2</w:delText>
        </w:r>
        <w:r w:rsidDel="00DA1DAB">
          <w:rPr>
            <w:rFonts w:asciiTheme="minorHAnsi" w:eastAsiaTheme="minorEastAsia" w:hAnsiTheme="minorHAnsi"/>
            <w:noProof/>
            <w:sz w:val="22"/>
            <w:lang w:val="en-US"/>
          </w:rPr>
          <w:tab/>
        </w:r>
        <w:r w:rsidRPr="00DA1DAB" w:rsidDel="00DA1DAB">
          <w:rPr>
            <w:noProof/>
            <w:rPrChange w:id="964" w:author="John Tran" w:date="2015-12-27T11:52:00Z">
              <w:rPr>
                <w:rStyle w:val="Hyperlink"/>
                <w:noProof/>
              </w:rPr>
            </w:rPrChange>
          </w:rPr>
          <w:delText>Giới thiệu về kho ngữ liệu WordNet</w:delText>
        </w:r>
        <w:r w:rsidDel="00DA1DAB">
          <w:rPr>
            <w:noProof/>
            <w:webHidden/>
          </w:rPr>
          <w:tab/>
          <w:delText>15</w:delText>
        </w:r>
      </w:del>
    </w:p>
    <w:p w14:paraId="2D71B6DE" w14:textId="780AF0BE" w:rsidR="00E2005A" w:rsidDel="00DA1DAB" w:rsidRDefault="00E2005A">
      <w:pPr>
        <w:pStyle w:val="TOC3"/>
        <w:tabs>
          <w:tab w:val="left" w:pos="1320"/>
          <w:tab w:val="right" w:leader="dot" w:pos="8777"/>
        </w:tabs>
        <w:rPr>
          <w:del w:id="965" w:author="John Tran" w:date="2015-12-27T11:52:00Z"/>
          <w:rFonts w:asciiTheme="minorHAnsi" w:eastAsiaTheme="minorEastAsia" w:hAnsiTheme="minorHAnsi"/>
          <w:noProof/>
          <w:sz w:val="22"/>
          <w:lang w:val="en-US"/>
        </w:rPr>
      </w:pPr>
      <w:del w:id="966" w:author="John Tran" w:date="2015-12-27T11:52:00Z">
        <w:r w:rsidRPr="00DA1DAB" w:rsidDel="00DA1DAB">
          <w:rPr>
            <w:noProof/>
            <w:rPrChange w:id="967" w:author="John Tran" w:date="2015-12-27T11:52:00Z">
              <w:rPr>
                <w:rStyle w:val="Hyperlink"/>
                <w:noProof/>
              </w:rPr>
            </w:rPrChange>
          </w:rPr>
          <w:delText>2.2.1</w:delText>
        </w:r>
        <w:r w:rsidDel="00DA1DAB">
          <w:rPr>
            <w:rFonts w:asciiTheme="minorHAnsi" w:eastAsiaTheme="minorEastAsia" w:hAnsiTheme="minorHAnsi"/>
            <w:noProof/>
            <w:sz w:val="22"/>
            <w:lang w:val="en-US"/>
          </w:rPr>
          <w:tab/>
        </w:r>
        <w:r w:rsidRPr="00DA1DAB" w:rsidDel="00DA1DAB">
          <w:rPr>
            <w:noProof/>
            <w:rPrChange w:id="968" w:author="John Tran" w:date="2015-12-27T11:52:00Z">
              <w:rPr>
                <w:rStyle w:val="Hyperlink"/>
                <w:noProof/>
              </w:rPr>
            </w:rPrChange>
          </w:rPr>
          <w:delText>Giới thiệu về kho ngữ liệu SentiWordNet và VietSentiWordNet</w:delText>
        </w:r>
        <w:r w:rsidDel="00DA1DAB">
          <w:rPr>
            <w:noProof/>
            <w:webHidden/>
          </w:rPr>
          <w:tab/>
          <w:delText>15</w:delText>
        </w:r>
      </w:del>
    </w:p>
    <w:p w14:paraId="7E813870" w14:textId="56C2A747" w:rsidR="00E2005A" w:rsidDel="00DA1DAB" w:rsidRDefault="00E2005A">
      <w:pPr>
        <w:pStyle w:val="TOC3"/>
        <w:tabs>
          <w:tab w:val="left" w:pos="1320"/>
          <w:tab w:val="right" w:leader="dot" w:pos="8777"/>
        </w:tabs>
        <w:rPr>
          <w:del w:id="969" w:author="John Tran" w:date="2015-12-27T11:52:00Z"/>
          <w:rFonts w:asciiTheme="minorHAnsi" w:eastAsiaTheme="minorEastAsia" w:hAnsiTheme="minorHAnsi"/>
          <w:noProof/>
          <w:sz w:val="22"/>
          <w:lang w:val="en-US"/>
        </w:rPr>
      </w:pPr>
      <w:del w:id="970" w:author="John Tran" w:date="2015-12-27T11:52:00Z">
        <w:r w:rsidRPr="00DA1DAB" w:rsidDel="00DA1DAB">
          <w:rPr>
            <w:noProof/>
            <w:rPrChange w:id="971" w:author="John Tran" w:date="2015-12-27T11:52:00Z">
              <w:rPr>
                <w:rStyle w:val="Hyperlink"/>
                <w:noProof/>
              </w:rPr>
            </w:rPrChange>
          </w:rPr>
          <w:delText>2.2.2</w:delText>
        </w:r>
        <w:r w:rsidDel="00DA1DAB">
          <w:rPr>
            <w:rFonts w:asciiTheme="minorHAnsi" w:eastAsiaTheme="minorEastAsia" w:hAnsiTheme="minorHAnsi"/>
            <w:noProof/>
            <w:sz w:val="22"/>
            <w:lang w:val="en-US"/>
          </w:rPr>
          <w:tab/>
        </w:r>
        <w:r w:rsidRPr="00DA1DAB" w:rsidDel="00DA1DAB">
          <w:rPr>
            <w:noProof/>
            <w:rPrChange w:id="972" w:author="John Tran" w:date="2015-12-27T11:52:00Z">
              <w:rPr>
                <w:rStyle w:val="Hyperlink"/>
                <w:noProof/>
              </w:rPr>
            </w:rPrChange>
          </w:rPr>
          <w:delText>Một số khái niệm được sử dụng về WordNet</w:delText>
        </w:r>
        <w:r w:rsidDel="00DA1DAB">
          <w:rPr>
            <w:noProof/>
            <w:webHidden/>
          </w:rPr>
          <w:tab/>
          <w:delText>16</w:delText>
        </w:r>
      </w:del>
    </w:p>
    <w:p w14:paraId="3E5F2011" w14:textId="04982B2F" w:rsidR="00E2005A" w:rsidDel="00DA1DAB" w:rsidRDefault="00E2005A">
      <w:pPr>
        <w:pStyle w:val="TOC2"/>
        <w:tabs>
          <w:tab w:val="left" w:pos="880"/>
          <w:tab w:val="right" w:leader="dot" w:pos="8777"/>
        </w:tabs>
        <w:rPr>
          <w:del w:id="973" w:author="John Tran" w:date="2015-12-27T11:52:00Z"/>
          <w:rFonts w:asciiTheme="minorHAnsi" w:eastAsiaTheme="minorEastAsia" w:hAnsiTheme="minorHAnsi"/>
          <w:noProof/>
          <w:sz w:val="22"/>
          <w:lang w:val="en-US"/>
        </w:rPr>
      </w:pPr>
      <w:del w:id="974" w:author="John Tran" w:date="2015-12-27T11:52:00Z">
        <w:r w:rsidRPr="00DA1DAB" w:rsidDel="00DA1DAB">
          <w:rPr>
            <w:noProof/>
            <w:rPrChange w:id="975" w:author="John Tran" w:date="2015-12-27T11:52:00Z">
              <w:rPr>
                <w:rStyle w:val="Hyperlink"/>
                <w:noProof/>
              </w:rPr>
            </w:rPrChange>
          </w:rPr>
          <w:delText>2.3</w:delText>
        </w:r>
        <w:r w:rsidDel="00DA1DAB">
          <w:rPr>
            <w:rFonts w:asciiTheme="minorHAnsi" w:eastAsiaTheme="minorEastAsia" w:hAnsiTheme="minorHAnsi"/>
            <w:noProof/>
            <w:sz w:val="22"/>
            <w:lang w:val="en-US"/>
          </w:rPr>
          <w:tab/>
        </w:r>
        <w:r w:rsidRPr="00DA1DAB" w:rsidDel="00DA1DAB">
          <w:rPr>
            <w:noProof/>
            <w:rPrChange w:id="976" w:author="John Tran" w:date="2015-12-27T11:52:00Z">
              <w:rPr>
                <w:rStyle w:val="Hyperlink"/>
                <w:noProof/>
              </w:rPr>
            </w:rPrChange>
          </w:rPr>
          <w:delText>Mô hình chủ đề ẩn (LDA)</w:delText>
        </w:r>
        <w:r w:rsidDel="00DA1DAB">
          <w:rPr>
            <w:noProof/>
            <w:webHidden/>
          </w:rPr>
          <w:tab/>
          <w:delText>17</w:delText>
        </w:r>
      </w:del>
    </w:p>
    <w:p w14:paraId="625DFDEC" w14:textId="5CBD5C20" w:rsidR="00E2005A" w:rsidDel="00DA1DAB" w:rsidRDefault="00E2005A">
      <w:pPr>
        <w:pStyle w:val="TOC3"/>
        <w:tabs>
          <w:tab w:val="left" w:pos="1320"/>
          <w:tab w:val="right" w:leader="dot" w:pos="8777"/>
        </w:tabs>
        <w:rPr>
          <w:del w:id="977" w:author="John Tran" w:date="2015-12-27T11:52:00Z"/>
          <w:rFonts w:asciiTheme="minorHAnsi" w:eastAsiaTheme="minorEastAsia" w:hAnsiTheme="minorHAnsi"/>
          <w:noProof/>
          <w:sz w:val="22"/>
          <w:lang w:val="en-US"/>
        </w:rPr>
      </w:pPr>
      <w:del w:id="978" w:author="John Tran" w:date="2015-12-27T11:52:00Z">
        <w:r w:rsidRPr="00DA1DAB" w:rsidDel="00DA1DAB">
          <w:rPr>
            <w:noProof/>
            <w:rPrChange w:id="979" w:author="John Tran" w:date="2015-12-27T11:52:00Z">
              <w:rPr>
                <w:rStyle w:val="Hyperlink"/>
                <w:noProof/>
              </w:rPr>
            </w:rPrChange>
          </w:rPr>
          <w:delText>2.3.1</w:delText>
        </w:r>
        <w:r w:rsidDel="00DA1DAB">
          <w:rPr>
            <w:rFonts w:asciiTheme="minorHAnsi" w:eastAsiaTheme="minorEastAsia" w:hAnsiTheme="minorHAnsi"/>
            <w:noProof/>
            <w:sz w:val="22"/>
            <w:lang w:val="en-US"/>
          </w:rPr>
          <w:tab/>
        </w:r>
        <w:r w:rsidRPr="00DA1DAB" w:rsidDel="00DA1DAB">
          <w:rPr>
            <w:noProof/>
            <w:rPrChange w:id="980" w:author="John Tran" w:date="2015-12-27T11:52:00Z">
              <w:rPr>
                <w:rStyle w:val="Hyperlink"/>
                <w:noProof/>
              </w:rPr>
            </w:rPrChange>
          </w:rPr>
          <w:delText>Giới thiệu</w:delText>
        </w:r>
        <w:r w:rsidDel="00DA1DAB">
          <w:rPr>
            <w:noProof/>
            <w:webHidden/>
          </w:rPr>
          <w:tab/>
          <w:delText>17</w:delText>
        </w:r>
      </w:del>
    </w:p>
    <w:p w14:paraId="4AE32718" w14:textId="67841E59" w:rsidR="00E2005A" w:rsidDel="00DA1DAB" w:rsidRDefault="00E2005A">
      <w:pPr>
        <w:pStyle w:val="TOC3"/>
        <w:tabs>
          <w:tab w:val="left" w:pos="1320"/>
          <w:tab w:val="right" w:leader="dot" w:pos="8777"/>
        </w:tabs>
        <w:rPr>
          <w:del w:id="981" w:author="John Tran" w:date="2015-12-27T11:52:00Z"/>
          <w:rFonts w:asciiTheme="minorHAnsi" w:eastAsiaTheme="minorEastAsia" w:hAnsiTheme="minorHAnsi"/>
          <w:noProof/>
          <w:sz w:val="22"/>
          <w:lang w:val="en-US"/>
        </w:rPr>
      </w:pPr>
      <w:del w:id="982" w:author="John Tran" w:date="2015-12-27T11:52:00Z">
        <w:r w:rsidRPr="00DA1DAB" w:rsidDel="00DA1DAB">
          <w:rPr>
            <w:noProof/>
            <w:rPrChange w:id="983" w:author="John Tran" w:date="2015-12-27T11:52:00Z">
              <w:rPr>
                <w:rStyle w:val="Hyperlink"/>
                <w:noProof/>
              </w:rPr>
            </w:rPrChange>
          </w:rPr>
          <w:delText>2.3.2</w:delText>
        </w:r>
        <w:r w:rsidDel="00DA1DAB">
          <w:rPr>
            <w:rFonts w:asciiTheme="minorHAnsi" w:eastAsiaTheme="minorEastAsia" w:hAnsiTheme="minorHAnsi"/>
            <w:noProof/>
            <w:sz w:val="22"/>
            <w:lang w:val="en-US"/>
          </w:rPr>
          <w:tab/>
        </w:r>
        <w:r w:rsidRPr="00DA1DAB" w:rsidDel="00DA1DAB">
          <w:rPr>
            <w:noProof/>
            <w:rPrChange w:id="984" w:author="John Tran" w:date="2015-12-27T11:52:00Z">
              <w:rPr>
                <w:rStyle w:val="Hyperlink"/>
                <w:noProof/>
              </w:rPr>
            </w:rPrChange>
          </w:rPr>
          <w:delText>Đặc điểm</w:delText>
        </w:r>
        <w:r w:rsidDel="00DA1DAB">
          <w:rPr>
            <w:noProof/>
            <w:webHidden/>
          </w:rPr>
          <w:tab/>
          <w:delText>19</w:delText>
        </w:r>
      </w:del>
    </w:p>
    <w:p w14:paraId="075F8DD4" w14:textId="528D3DA8" w:rsidR="00E2005A" w:rsidDel="00DA1DAB" w:rsidRDefault="00E2005A">
      <w:pPr>
        <w:pStyle w:val="TOC3"/>
        <w:tabs>
          <w:tab w:val="left" w:pos="1320"/>
          <w:tab w:val="right" w:leader="dot" w:pos="8777"/>
        </w:tabs>
        <w:rPr>
          <w:del w:id="985" w:author="John Tran" w:date="2015-12-27T11:52:00Z"/>
          <w:rFonts w:asciiTheme="minorHAnsi" w:eastAsiaTheme="minorEastAsia" w:hAnsiTheme="minorHAnsi"/>
          <w:noProof/>
          <w:sz w:val="22"/>
          <w:lang w:val="en-US"/>
        </w:rPr>
      </w:pPr>
      <w:del w:id="986" w:author="John Tran" w:date="2015-12-27T11:52:00Z">
        <w:r w:rsidRPr="00DA1DAB" w:rsidDel="00DA1DAB">
          <w:rPr>
            <w:noProof/>
            <w:rPrChange w:id="987" w:author="John Tran" w:date="2015-12-27T11:52:00Z">
              <w:rPr>
                <w:rStyle w:val="Hyperlink"/>
                <w:noProof/>
              </w:rPr>
            </w:rPrChange>
          </w:rPr>
          <w:delText>2.3.3</w:delText>
        </w:r>
        <w:r w:rsidDel="00DA1DAB">
          <w:rPr>
            <w:rFonts w:asciiTheme="minorHAnsi" w:eastAsiaTheme="minorEastAsia" w:hAnsiTheme="minorHAnsi"/>
            <w:noProof/>
            <w:sz w:val="22"/>
            <w:lang w:val="en-US"/>
          </w:rPr>
          <w:tab/>
        </w:r>
        <w:r w:rsidRPr="00DA1DAB" w:rsidDel="00DA1DAB">
          <w:rPr>
            <w:noProof/>
            <w:rPrChange w:id="988" w:author="John Tran" w:date="2015-12-27T11:52:00Z">
              <w:rPr>
                <w:rStyle w:val="Hyperlink"/>
                <w:noProof/>
              </w:rPr>
            </w:rPrChange>
          </w:rPr>
          <w:delText>Mô hình sinh trong LDA</w:delText>
        </w:r>
        <w:r w:rsidDel="00DA1DAB">
          <w:rPr>
            <w:noProof/>
            <w:webHidden/>
          </w:rPr>
          <w:tab/>
          <w:delText>19</w:delText>
        </w:r>
      </w:del>
    </w:p>
    <w:p w14:paraId="77D0A3C7" w14:textId="0F834381" w:rsidR="00E2005A" w:rsidDel="00DA1DAB" w:rsidRDefault="00E2005A">
      <w:pPr>
        <w:pStyle w:val="TOC3"/>
        <w:tabs>
          <w:tab w:val="left" w:pos="1320"/>
          <w:tab w:val="right" w:leader="dot" w:pos="8777"/>
        </w:tabs>
        <w:rPr>
          <w:del w:id="989" w:author="John Tran" w:date="2015-12-27T11:52:00Z"/>
          <w:rFonts w:asciiTheme="minorHAnsi" w:eastAsiaTheme="minorEastAsia" w:hAnsiTheme="minorHAnsi"/>
          <w:noProof/>
          <w:sz w:val="22"/>
          <w:lang w:val="en-US"/>
        </w:rPr>
      </w:pPr>
      <w:del w:id="990" w:author="John Tran" w:date="2015-12-27T11:52:00Z">
        <w:r w:rsidRPr="00DA1DAB" w:rsidDel="00DA1DAB">
          <w:rPr>
            <w:noProof/>
            <w:rPrChange w:id="991" w:author="John Tran" w:date="2015-12-27T11:52:00Z">
              <w:rPr>
                <w:rStyle w:val="Hyperlink"/>
                <w:noProof/>
              </w:rPr>
            </w:rPrChange>
          </w:rPr>
          <w:delText>2.3.4</w:delText>
        </w:r>
        <w:r w:rsidDel="00DA1DAB">
          <w:rPr>
            <w:rFonts w:asciiTheme="minorHAnsi" w:eastAsiaTheme="minorEastAsia" w:hAnsiTheme="minorHAnsi"/>
            <w:noProof/>
            <w:sz w:val="22"/>
            <w:lang w:val="en-US"/>
          </w:rPr>
          <w:tab/>
        </w:r>
        <w:r w:rsidRPr="00DA1DAB" w:rsidDel="00DA1DAB">
          <w:rPr>
            <w:noProof/>
            <w:rPrChange w:id="992" w:author="John Tran" w:date="2015-12-27T11:52:00Z">
              <w:rPr>
                <w:rStyle w:val="Hyperlink"/>
                <w:noProof/>
              </w:rPr>
            </w:rPrChange>
          </w:rPr>
          <w:delText>Ước lượng tham số và suy luận</w:delText>
        </w:r>
        <w:r w:rsidDel="00DA1DAB">
          <w:rPr>
            <w:noProof/>
            <w:webHidden/>
          </w:rPr>
          <w:tab/>
          <w:delText>21</w:delText>
        </w:r>
      </w:del>
    </w:p>
    <w:p w14:paraId="1A27F81D" w14:textId="39C16DCD" w:rsidR="00E2005A" w:rsidDel="00DA1DAB" w:rsidRDefault="00E2005A">
      <w:pPr>
        <w:pStyle w:val="TOC3"/>
        <w:tabs>
          <w:tab w:val="left" w:pos="1320"/>
          <w:tab w:val="right" w:leader="dot" w:pos="8777"/>
        </w:tabs>
        <w:rPr>
          <w:del w:id="993" w:author="John Tran" w:date="2015-12-27T11:52:00Z"/>
          <w:rFonts w:asciiTheme="minorHAnsi" w:eastAsiaTheme="minorEastAsia" w:hAnsiTheme="minorHAnsi"/>
          <w:noProof/>
          <w:sz w:val="22"/>
          <w:lang w:val="en-US"/>
        </w:rPr>
      </w:pPr>
      <w:del w:id="994" w:author="John Tran" w:date="2015-12-27T11:52:00Z">
        <w:r w:rsidRPr="00DA1DAB" w:rsidDel="00DA1DAB">
          <w:rPr>
            <w:noProof/>
            <w:rPrChange w:id="995" w:author="John Tran" w:date="2015-12-27T11:52:00Z">
              <w:rPr>
                <w:rStyle w:val="Hyperlink"/>
                <w:noProof/>
              </w:rPr>
            </w:rPrChange>
          </w:rPr>
          <w:delText>2.3.5</w:delText>
        </w:r>
        <w:r w:rsidDel="00DA1DAB">
          <w:rPr>
            <w:rFonts w:asciiTheme="minorHAnsi" w:eastAsiaTheme="minorEastAsia" w:hAnsiTheme="minorHAnsi"/>
            <w:noProof/>
            <w:sz w:val="22"/>
            <w:lang w:val="en-US"/>
          </w:rPr>
          <w:tab/>
        </w:r>
        <w:r w:rsidRPr="00DA1DAB" w:rsidDel="00DA1DAB">
          <w:rPr>
            <w:noProof/>
            <w:rPrChange w:id="996" w:author="John Tran" w:date="2015-12-27T11:52:00Z">
              <w:rPr>
                <w:rStyle w:val="Hyperlink"/>
                <w:noProof/>
              </w:rPr>
            </w:rPrChange>
          </w:rPr>
          <w:delText>Mối quan hệ của LDA với các mô hình biến ẩn khác</w:delText>
        </w:r>
        <w:r w:rsidDel="00DA1DAB">
          <w:rPr>
            <w:noProof/>
            <w:webHidden/>
          </w:rPr>
          <w:tab/>
          <w:delText>23</w:delText>
        </w:r>
      </w:del>
    </w:p>
    <w:p w14:paraId="0A663CE4" w14:textId="4C9E2551" w:rsidR="00E2005A" w:rsidDel="00DA1DAB" w:rsidRDefault="00E2005A">
      <w:pPr>
        <w:pStyle w:val="TOC2"/>
        <w:tabs>
          <w:tab w:val="left" w:pos="880"/>
          <w:tab w:val="right" w:leader="dot" w:pos="8777"/>
        </w:tabs>
        <w:rPr>
          <w:del w:id="997" w:author="John Tran" w:date="2015-12-27T11:52:00Z"/>
          <w:rFonts w:asciiTheme="minorHAnsi" w:eastAsiaTheme="minorEastAsia" w:hAnsiTheme="minorHAnsi"/>
          <w:noProof/>
          <w:sz w:val="22"/>
          <w:lang w:val="en-US"/>
        </w:rPr>
      </w:pPr>
      <w:del w:id="998" w:author="John Tran" w:date="2015-12-27T11:52:00Z">
        <w:r w:rsidRPr="00DA1DAB" w:rsidDel="00DA1DAB">
          <w:rPr>
            <w:noProof/>
            <w:rPrChange w:id="999" w:author="John Tran" w:date="2015-12-27T11:52:00Z">
              <w:rPr>
                <w:rStyle w:val="Hyperlink"/>
                <w:noProof/>
              </w:rPr>
            </w:rPrChange>
          </w:rPr>
          <w:delText>2.4</w:delText>
        </w:r>
        <w:r w:rsidDel="00DA1DAB">
          <w:rPr>
            <w:rFonts w:asciiTheme="minorHAnsi" w:eastAsiaTheme="minorEastAsia" w:hAnsiTheme="minorHAnsi"/>
            <w:noProof/>
            <w:sz w:val="22"/>
            <w:lang w:val="en-US"/>
          </w:rPr>
          <w:tab/>
        </w:r>
        <w:r w:rsidRPr="00DA1DAB" w:rsidDel="00DA1DAB">
          <w:rPr>
            <w:noProof/>
            <w:rPrChange w:id="1000" w:author="John Tran" w:date="2015-12-27T11:52:00Z">
              <w:rPr>
                <w:rStyle w:val="Hyperlink"/>
                <w:noProof/>
              </w:rPr>
            </w:rPrChange>
          </w:rPr>
          <w:delText>Xây dựng vector đặc trưng (TF-IDF):</w:delText>
        </w:r>
        <w:r w:rsidDel="00DA1DAB">
          <w:rPr>
            <w:noProof/>
            <w:webHidden/>
          </w:rPr>
          <w:tab/>
          <w:delText>28</w:delText>
        </w:r>
      </w:del>
    </w:p>
    <w:p w14:paraId="0F3AADD4" w14:textId="6A0A7814" w:rsidR="00E2005A" w:rsidDel="00DA1DAB" w:rsidRDefault="00E2005A">
      <w:pPr>
        <w:pStyle w:val="TOC2"/>
        <w:tabs>
          <w:tab w:val="left" w:pos="880"/>
          <w:tab w:val="right" w:leader="dot" w:pos="8777"/>
        </w:tabs>
        <w:rPr>
          <w:del w:id="1001" w:author="John Tran" w:date="2015-12-27T11:52:00Z"/>
          <w:rFonts w:asciiTheme="minorHAnsi" w:eastAsiaTheme="minorEastAsia" w:hAnsiTheme="minorHAnsi"/>
          <w:noProof/>
          <w:sz w:val="22"/>
          <w:lang w:val="en-US"/>
        </w:rPr>
      </w:pPr>
      <w:del w:id="1002" w:author="John Tran" w:date="2015-12-27T11:52:00Z">
        <w:r w:rsidRPr="00DA1DAB" w:rsidDel="00DA1DAB">
          <w:rPr>
            <w:noProof/>
            <w:rPrChange w:id="1003" w:author="John Tran" w:date="2015-12-27T11:52:00Z">
              <w:rPr>
                <w:rStyle w:val="Hyperlink"/>
                <w:noProof/>
              </w:rPr>
            </w:rPrChange>
          </w:rPr>
          <w:delText>2.5</w:delText>
        </w:r>
        <w:r w:rsidDel="00DA1DAB">
          <w:rPr>
            <w:rFonts w:asciiTheme="minorHAnsi" w:eastAsiaTheme="minorEastAsia" w:hAnsiTheme="minorHAnsi"/>
            <w:noProof/>
            <w:sz w:val="22"/>
            <w:lang w:val="en-US"/>
          </w:rPr>
          <w:tab/>
        </w:r>
        <w:r w:rsidRPr="00DA1DAB" w:rsidDel="00DA1DAB">
          <w:rPr>
            <w:noProof/>
            <w:rPrChange w:id="1004" w:author="John Tran" w:date="2015-12-27T11:52:00Z">
              <w:rPr>
                <w:rStyle w:val="Hyperlink"/>
                <w:noProof/>
              </w:rPr>
            </w:rPrChange>
          </w:rPr>
          <w:delText>Giới thiệu công cụ tách từ Tiếng Việt – vnTokenizer</w:delText>
        </w:r>
        <w:r w:rsidDel="00DA1DAB">
          <w:rPr>
            <w:noProof/>
            <w:webHidden/>
          </w:rPr>
          <w:tab/>
          <w:delText>29</w:delText>
        </w:r>
      </w:del>
    </w:p>
    <w:p w14:paraId="592B5DEE" w14:textId="2EAD876F" w:rsidR="00E2005A" w:rsidDel="00DA1DAB" w:rsidRDefault="00E2005A">
      <w:pPr>
        <w:pStyle w:val="TOC2"/>
        <w:tabs>
          <w:tab w:val="left" w:pos="880"/>
          <w:tab w:val="right" w:leader="dot" w:pos="8777"/>
        </w:tabs>
        <w:rPr>
          <w:del w:id="1005" w:author="John Tran" w:date="2015-12-27T11:52:00Z"/>
          <w:rFonts w:asciiTheme="minorHAnsi" w:eastAsiaTheme="minorEastAsia" w:hAnsiTheme="minorHAnsi"/>
          <w:noProof/>
          <w:sz w:val="22"/>
          <w:lang w:val="en-US"/>
        </w:rPr>
      </w:pPr>
      <w:del w:id="1006" w:author="John Tran" w:date="2015-12-27T11:52:00Z">
        <w:r w:rsidRPr="00DA1DAB" w:rsidDel="00DA1DAB">
          <w:rPr>
            <w:noProof/>
            <w:rPrChange w:id="1007" w:author="John Tran" w:date="2015-12-27T11:52:00Z">
              <w:rPr>
                <w:rStyle w:val="Hyperlink"/>
                <w:noProof/>
              </w:rPr>
            </w:rPrChange>
          </w:rPr>
          <w:delText>2.6</w:delText>
        </w:r>
        <w:r w:rsidDel="00DA1DAB">
          <w:rPr>
            <w:rFonts w:asciiTheme="minorHAnsi" w:eastAsiaTheme="minorEastAsia" w:hAnsiTheme="minorHAnsi"/>
            <w:noProof/>
            <w:sz w:val="22"/>
            <w:lang w:val="en-US"/>
          </w:rPr>
          <w:tab/>
        </w:r>
        <w:r w:rsidRPr="00DA1DAB" w:rsidDel="00DA1DAB">
          <w:rPr>
            <w:noProof/>
            <w:rPrChange w:id="1008" w:author="John Tran" w:date="2015-12-27T11:52:00Z">
              <w:rPr>
                <w:rStyle w:val="Hyperlink"/>
                <w:noProof/>
              </w:rPr>
            </w:rPrChange>
          </w:rPr>
          <w:delText>Giới thiệu về phương pháp phân lớp SVM</w:delText>
        </w:r>
        <w:r w:rsidDel="00DA1DAB">
          <w:rPr>
            <w:noProof/>
            <w:webHidden/>
          </w:rPr>
          <w:tab/>
          <w:delText>30</w:delText>
        </w:r>
      </w:del>
    </w:p>
    <w:p w14:paraId="6FBF4AF9" w14:textId="523183F1" w:rsidR="00E2005A" w:rsidDel="00DA1DAB" w:rsidRDefault="00E2005A">
      <w:pPr>
        <w:pStyle w:val="TOC3"/>
        <w:tabs>
          <w:tab w:val="left" w:pos="1320"/>
          <w:tab w:val="right" w:leader="dot" w:pos="8777"/>
        </w:tabs>
        <w:rPr>
          <w:del w:id="1009" w:author="John Tran" w:date="2015-12-27T11:52:00Z"/>
          <w:rFonts w:asciiTheme="minorHAnsi" w:eastAsiaTheme="minorEastAsia" w:hAnsiTheme="minorHAnsi"/>
          <w:noProof/>
          <w:sz w:val="22"/>
          <w:lang w:val="en-US"/>
        </w:rPr>
      </w:pPr>
      <w:del w:id="1010" w:author="John Tran" w:date="2015-12-27T11:52:00Z">
        <w:r w:rsidRPr="00DA1DAB" w:rsidDel="00DA1DAB">
          <w:rPr>
            <w:noProof/>
            <w:rPrChange w:id="1011" w:author="John Tran" w:date="2015-12-27T11:52:00Z">
              <w:rPr>
                <w:rStyle w:val="Hyperlink"/>
                <w:noProof/>
                <w:lang w:val="en-US"/>
              </w:rPr>
            </w:rPrChange>
          </w:rPr>
          <w:delText>2.6.1</w:delText>
        </w:r>
        <w:r w:rsidDel="00DA1DAB">
          <w:rPr>
            <w:rFonts w:asciiTheme="minorHAnsi" w:eastAsiaTheme="minorEastAsia" w:hAnsiTheme="minorHAnsi"/>
            <w:noProof/>
            <w:sz w:val="22"/>
            <w:lang w:val="en-US"/>
          </w:rPr>
          <w:tab/>
        </w:r>
        <w:r w:rsidRPr="00DA1DAB" w:rsidDel="00DA1DAB">
          <w:rPr>
            <w:noProof/>
            <w:rPrChange w:id="1012" w:author="John Tran" w:date="2015-12-27T11:52:00Z">
              <w:rPr>
                <w:rStyle w:val="Hyperlink"/>
                <w:noProof/>
                <w:lang w:val="en-US"/>
              </w:rPr>
            </w:rPrChange>
          </w:rPr>
          <w:delText>Ý tưởng của phương pháp</w:delText>
        </w:r>
        <w:r w:rsidDel="00DA1DAB">
          <w:rPr>
            <w:noProof/>
            <w:webHidden/>
          </w:rPr>
          <w:tab/>
          <w:delText>30</w:delText>
        </w:r>
      </w:del>
    </w:p>
    <w:p w14:paraId="18AC38A8" w14:textId="509F8D7D" w:rsidR="00E2005A" w:rsidDel="00DA1DAB" w:rsidRDefault="00E2005A">
      <w:pPr>
        <w:pStyle w:val="TOC3"/>
        <w:tabs>
          <w:tab w:val="left" w:pos="1320"/>
          <w:tab w:val="right" w:leader="dot" w:pos="8777"/>
        </w:tabs>
        <w:rPr>
          <w:del w:id="1013" w:author="John Tran" w:date="2015-12-27T11:52:00Z"/>
          <w:rFonts w:asciiTheme="minorHAnsi" w:eastAsiaTheme="minorEastAsia" w:hAnsiTheme="minorHAnsi"/>
          <w:noProof/>
          <w:sz w:val="22"/>
          <w:lang w:val="en-US"/>
        </w:rPr>
      </w:pPr>
      <w:del w:id="1014" w:author="John Tran" w:date="2015-12-27T11:52:00Z">
        <w:r w:rsidRPr="00DA1DAB" w:rsidDel="00DA1DAB">
          <w:rPr>
            <w:noProof/>
            <w:rPrChange w:id="1015" w:author="John Tran" w:date="2015-12-27T11:52:00Z">
              <w:rPr>
                <w:rStyle w:val="Hyperlink"/>
                <w:noProof/>
                <w:lang w:val="en-US"/>
              </w:rPr>
            </w:rPrChange>
          </w:rPr>
          <w:delText>2.6.2</w:delText>
        </w:r>
        <w:r w:rsidDel="00DA1DAB">
          <w:rPr>
            <w:rFonts w:asciiTheme="minorHAnsi" w:eastAsiaTheme="minorEastAsia" w:hAnsiTheme="minorHAnsi"/>
            <w:noProof/>
            <w:sz w:val="22"/>
            <w:lang w:val="en-US"/>
          </w:rPr>
          <w:tab/>
        </w:r>
        <w:r w:rsidRPr="00DA1DAB" w:rsidDel="00DA1DAB">
          <w:rPr>
            <w:noProof/>
            <w:rPrChange w:id="1016" w:author="John Tran" w:date="2015-12-27T11:52:00Z">
              <w:rPr>
                <w:rStyle w:val="Hyperlink"/>
                <w:noProof/>
                <w:lang w:val="en-US"/>
              </w:rPr>
            </w:rPrChange>
          </w:rPr>
          <w:delText>Không gian đặc trưng</w:delText>
        </w:r>
        <w:r w:rsidDel="00DA1DAB">
          <w:rPr>
            <w:noProof/>
            <w:webHidden/>
          </w:rPr>
          <w:tab/>
          <w:delText>31</w:delText>
        </w:r>
      </w:del>
    </w:p>
    <w:p w14:paraId="220644CC" w14:textId="1403E58E" w:rsidR="00E2005A" w:rsidDel="00DA1DAB" w:rsidRDefault="00E2005A">
      <w:pPr>
        <w:pStyle w:val="TOC3"/>
        <w:tabs>
          <w:tab w:val="left" w:pos="1320"/>
          <w:tab w:val="right" w:leader="dot" w:pos="8777"/>
        </w:tabs>
        <w:rPr>
          <w:del w:id="1017" w:author="John Tran" w:date="2015-12-27T11:52:00Z"/>
          <w:rFonts w:asciiTheme="minorHAnsi" w:eastAsiaTheme="minorEastAsia" w:hAnsiTheme="minorHAnsi"/>
          <w:noProof/>
          <w:sz w:val="22"/>
          <w:lang w:val="en-US"/>
        </w:rPr>
      </w:pPr>
      <w:del w:id="1018" w:author="John Tran" w:date="2015-12-27T11:52:00Z">
        <w:r w:rsidRPr="00DA1DAB" w:rsidDel="00DA1DAB">
          <w:rPr>
            <w:noProof/>
            <w:rPrChange w:id="1019" w:author="John Tran" w:date="2015-12-27T11:52:00Z">
              <w:rPr>
                <w:rStyle w:val="Hyperlink"/>
                <w:noProof/>
                <w:lang w:val="en-US"/>
              </w:rPr>
            </w:rPrChange>
          </w:rPr>
          <w:delText>2.6.3</w:delText>
        </w:r>
        <w:r w:rsidDel="00DA1DAB">
          <w:rPr>
            <w:rFonts w:asciiTheme="minorHAnsi" w:eastAsiaTheme="minorEastAsia" w:hAnsiTheme="minorHAnsi"/>
            <w:noProof/>
            <w:sz w:val="22"/>
            <w:lang w:val="en-US"/>
          </w:rPr>
          <w:tab/>
        </w:r>
        <w:r w:rsidRPr="00DA1DAB" w:rsidDel="00DA1DAB">
          <w:rPr>
            <w:noProof/>
            <w:rPrChange w:id="1020" w:author="John Tran" w:date="2015-12-27T11:52:00Z">
              <w:rPr>
                <w:rStyle w:val="Hyperlink"/>
                <w:noProof/>
                <w:lang w:val="en-US"/>
              </w:rPr>
            </w:rPrChange>
          </w:rPr>
          <w:delText>Cơ sở lý thuyết</w:delText>
        </w:r>
        <w:r w:rsidDel="00DA1DAB">
          <w:rPr>
            <w:noProof/>
            <w:webHidden/>
          </w:rPr>
          <w:tab/>
          <w:delText>32</w:delText>
        </w:r>
      </w:del>
    </w:p>
    <w:p w14:paraId="658A0FB0" w14:textId="748A36B3" w:rsidR="00E2005A" w:rsidDel="00DA1DAB" w:rsidRDefault="00E2005A">
      <w:pPr>
        <w:pStyle w:val="TOC3"/>
        <w:tabs>
          <w:tab w:val="left" w:pos="1320"/>
          <w:tab w:val="right" w:leader="dot" w:pos="8777"/>
        </w:tabs>
        <w:rPr>
          <w:del w:id="1021" w:author="John Tran" w:date="2015-12-27T11:52:00Z"/>
          <w:rFonts w:asciiTheme="minorHAnsi" w:eastAsiaTheme="minorEastAsia" w:hAnsiTheme="minorHAnsi"/>
          <w:noProof/>
          <w:sz w:val="22"/>
          <w:lang w:val="en-US"/>
        </w:rPr>
      </w:pPr>
      <w:del w:id="1022" w:author="John Tran" w:date="2015-12-27T11:52:00Z">
        <w:r w:rsidRPr="00DA1DAB" w:rsidDel="00DA1DAB">
          <w:rPr>
            <w:noProof/>
            <w:rPrChange w:id="1023" w:author="John Tran" w:date="2015-12-27T11:52:00Z">
              <w:rPr>
                <w:rStyle w:val="Hyperlink"/>
                <w:noProof/>
              </w:rPr>
            </w:rPrChange>
          </w:rPr>
          <w:delText>2.6.4</w:delText>
        </w:r>
        <w:r w:rsidDel="00DA1DAB">
          <w:rPr>
            <w:rFonts w:asciiTheme="minorHAnsi" w:eastAsiaTheme="minorEastAsia" w:hAnsiTheme="minorHAnsi"/>
            <w:noProof/>
            <w:sz w:val="22"/>
            <w:lang w:val="en-US"/>
          </w:rPr>
          <w:tab/>
        </w:r>
        <w:r w:rsidRPr="00DA1DAB" w:rsidDel="00DA1DAB">
          <w:rPr>
            <w:noProof/>
            <w:rPrChange w:id="1024" w:author="John Tran" w:date="2015-12-27T11:52:00Z">
              <w:rPr>
                <w:rStyle w:val="Hyperlink"/>
                <w:noProof/>
              </w:rPr>
            </w:rPrChange>
          </w:rPr>
          <w:delText>Các bước chính của phương pháp SVM</w:delText>
        </w:r>
        <w:r w:rsidDel="00DA1DAB">
          <w:rPr>
            <w:noProof/>
            <w:webHidden/>
          </w:rPr>
          <w:tab/>
          <w:delText>32</w:delText>
        </w:r>
      </w:del>
    </w:p>
    <w:p w14:paraId="7C88BB02" w14:textId="7561611E" w:rsidR="00E2005A" w:rsidDel="00DA1DAB" w:rsidRDefault="00E2005A">
      <w:pPr>
        <w:pStyle w:val="TOC2"/>
        <w:tabs>
          <w:tab w:val="left" w:pos="880"/>
          <w:tab w:val="right" w:leader="dot" w:pos="8777"/>
        </w:tabs>
        <w:rPr>
          <w:del w:id="1025" w:author="John Tran" w:date="2015-12-27T11:52:00Z"/>
          <w:rFonts w:asciiTheme="minorHAnsi" w:eastAsiaTheme="minorEastAsia" w:hAnsiTheme="minorHAnsi"/>
          <w:noProof/>
          <w:sz w:val="22"/>
          <w:lang w:val="en-US"/>
        </w:rPr>
      </w:pPr>
      <w:del w:id="1026" w:author="John Tran" w:date="2015-12-27T11:52:00Z">
        <w:r w:rsidRPr="00DA1DAB" w:rsidDel="00DA1DAB">
          <w:rPr>
            <w:noProof/>
            <w:rPrChange w:id="1027" w:author="John Tran" w:date="2015-12-27T11:52:00Z">
              <w:rPr>
                <w:rStyle w:val="Hyperlink"/>
                <w:noProof/>
              </w:rPr>
            </w:rPrChange>
          </w:rPr>
          <w:delText>2.7</w:delText>
        </w:r>
        <w:r w:rsidDel="00DA1DAB">
          <w:rPr>
            <w:rFonts w:asciiTheme="minorHAnsi" w:eastAsiaTheme="minorEastAsia" w:hAnsiTheme="minorHAnsi"/>
            <w:noProof/>
            <w:sz w:val="22"/>
            <w:lang w:val="en-US"/>
          </w:rPr>
          <w:tab/>
        </w:r>
        <w:r w:rsidRPr="00DA1DAB" w:rsidDel="00DA1DAB">
          <w:rPr>
            <w:noProof/>
            <w:rPrChange w:id="1028" w:author="John Tran" w:date="2015-12-27T11:52:00Z">
              <w:rPr>
                <w:rStyle w:val="Hyperlink"/>
                <w:noProof/>
              </w:rPr>
            </w:rPrChange>
          </w:rPr>
          <w:delText>Đánh giá độ chính xác của hệ thống</w:delText>
        </w:r>
        <w:r w:rsidDel="00DA1DAB">
          <w:rPr>
            <w:noProof/>
            <w:webHidden/>
          </w:rPr>
          <w:tab/>
          <w:delText>33</w:delText>
        </w:r>
      </w:del>
    </w:p>
    <w:p w14:paraId="247B4765" w14:textId="33D7B1E9" w:rsidR="00E2005A" w:rsidDel="00DA1DAB" w:rsidRDefault="00E2005A">
      <w:pPr>
        <w:pStyle w:val="TOC2"/>
        <w:tabs>
          <w:tab w:val="left" w:pos="880"/>
          <w:tab w:val="right" w:leader="dot" w:pos="8777"/>
        </w:tabs>
        <w:rPr>
          <w:del w:id="1029" w:author="John Tran" w:date="2015-12-27T11:52:00Z"/>
          <w:rFonts w:asciiTheme="minorHAnsi" w:eastAsiaTheme="minorEastAsia" w:hAnsiTheme="minorHAnsi"/>
          <w:noProof/>
          <w:sz w:val="22"/>
          <w:lang w:val="en-US"/>
        </w:rPr>
      </w:pPr>
      <w:del w:id="1030" w:author="John Tran" w:date="2015-12-27T11:52:00Z">
        <w:r w:rsidRPr="00DA1DAB" w:rsidDel="00DA1DAB">
          <w:rPr>
            <w:noProof/>
            <w:rPrChange w:id="1031" w:author="John Tran" w:date="2015-12-27T11:52:00Z">
              <w:rPr>
                <w:rStyle w:val="Hyperlink"/>
                <w:noProof/>
              </w:rPr>
            </w:rPrChange>
          </w:rPr>
          <w:delText>2.8</w:delText>
        </w:r>
        <w:r w:rsidDel="00DA1DAB">
          <w:rPr>
            <w:rFonts w:asciiTheme="minorHAnsi" w:eastAsiaTheme="minorEastAsia" w:hAnsiTheme="minorHAnsi"/>
            <w:noProof/>
            <w:sz w:val="22"/>
            <w:lang w:val="en-US"/>
          </w:rPr>
          <w:tab/>
        </w:r>
        <w:r w:rsidRPr="00DA1DAB" w:rsidDel="00DA1DAB">
          <w:rPr>
            <w:noProof/>
            <w:rPrChange w:id="1032" w:author="John Tran" w:date="2015-12-27T11:52:00Z">
              <w:rPr>
                <w:rStyle w:val="Hyperlink"/>
                <w:noProof/>
              </w:rPr>
            </w:rPrChange>
          </w:rPr>
          <w:delText>Giới thiệu về Apache Spark</w:delText>
        </w:r>
        <w:r w:rsidDel="00DA1DAB">
          <w:rPr>
            <w:noProof/>
            <w:webHidden/>
          </w:rPr>
          <w:tab/>
          <w:delText>34</w:delText>
        </w:r>
      </w:del>
    </w:p>
    <w:p w14:paraId="286EB759" w14:textId="74D114C7" w:rsidR="00E2005A" w:rsidDel="00DA1DAB" w:rsidRDefault="00E2005A">
      <w:pPr>
        <w:pStyle w:val="TOC3"/>
        <w:tabs>
          <w:tab w:val="left" w:pos="1320"/>
          <w:tab w:val="right" w:leader="dot" w:pos="8777"/>
        </w:tabs>
        <w:rPr>
          <w:del w:id="1033" w:author="John Tran" w:date="2015-12-27T11:52:00Z"/>
          <w:rFonts w:asciiTheme="minorHAnsi" w:eastAsiaTheme="minorEastAsia" w:hAnsiTheme="minorHAnsi"/>
          <w:noProof/>
          <w:sz w:val="22"/>
          <w:lang w:val="en-US"/>
        </w:rPr>
      </w:pPr>
      <w:del w:id="1034" w:author="John Tran" w:date="2015-12-27T11:52:00Z">
        <w:r w:rsidRPr="00DA1DAB" w:rsidDel="00DA1DAB">
          <w:rPr>
            <w:noProof/>
            <w:rPrChange w:id="1035" w:author="John Tran" w:date="2015-12-27T11:52:00Z">
              <w:rPr>
                <w:rStyle w:val="Hyperlink"/>
                <w:noProof/>
              </w:rPr>
            </w:rPrChange>
          </w:rPr>
          <w:delText>2.8.1</w:delText>
        </w:r>
        <w:r w:rsidDel="00DA1DAB">
          <w:rPr>
            <w:rFonts w:asciiTheme="minorHAnsi" w:eastAsiaTheme="minorEastAsia" w:hAnsiTheme="minorHAnsi"/>
            <w:noProof/>
            <w:sz w:val="22"/>
            <w:lang w:val="en-US"/>
          </w:rPr>
          <w:tab/>
        </w:r>
        <w:r w:rsidRPr="00DA1DAB" w:rsidDel="00DA1DAB">
          <w:rPr>
            <w:noProof/>
            <w:rPrChange w:id="1036" w:author="John Tran" w:date="2015-12-27T11:52:00Z">
              <w:rPr>
                <w:rStyle w:val="Hyperlink"/>
                <w:noProof/>
              </w:rPr>
            </w:rPrChange>
          </w:rPr>
          <w:delText>Tổng quan</w:delText>
        </w:r>
        <w:r w:rsidDel="00DA1DAB">
          <w:rPr>
            <w:noProof/>
            <w:webHidden/>
          </w:rPr>
          <w:tab/>
          <w:delText>34</w:delText>
        </w:r>
      </w:del>
    </w:p>
    <w:p w14:paraId="3A7C9A03" w14:textId="14170E08" w:rsidR="00E2005A" w:rsidDel="00DA1DAB" w:rsidRDefault="00E2005A">
      <w:pPr>
        <w:pStyle w:val="TOC3"/>
        <w:tabs>
          <w:tab w:val="left" w:pos="1320"/>
          <w:tab w:val="right" w:leader="dot" w:pos="8777"/>
        </w:tabs>
        <w:rPr>
          <w:del w:id="1037" w:author="John Tran" w:date="2015-12-27T11:52:00Z"/>
          <w:rFonts w:asciiTheme="minorHAnsi" w:eastAsiaTheme="minorEastAsia" w:hAnsiTheme="minorHAnsi"/>
          <w:noProof/>
          <w:sz w:val="22"/>
          <w:lang w:val="en-US"/>
        </w:rPr>
      </w:pPr>
      <w:del w:id="1038" w:author="John Tran" w:date="2015-12-27T11:52:00Z">
        <w:r w:rsidRPr="00DA1DAB" w:rsidDel="00DA1DAB">
          <w:rPr>
            <w:noProof/>
            <w:rPrChange w:id="1039" w:author="John Tran" w:date="2015-12-27T11:52:00Z">
              <w:rPr>
                <w:rStyle w:val="Hyperlink"/>
                <w:noProof/>
              </w:rPr>
            </w:rPrChange>
          </w:rPr>
          <w:delText>2.8.2</w:delText>
        </w:r>
        <w:r w:rsidDel="00DA1DAB">
          <w:rPr>
            <w:rFonts w:asciiTheme="minorHAnsi" w:eastAsiaTheme="minorEastAsia" w:hAnsiTheme="minorHAnsi"/>
            <w:noProof/>
            <w:sz w:val="22"/>
            <w:lang w:val="en-US"/>
          </w:rPr>
          <w:tab/>
        </w:r>
        <w:r w:rsidRPr="00DA1DAB" w:rsidDel="00DA1DAB">
          <w:rPr>
            <w:noProof/>
            <w:rPrChange w:id="1040" w:author="John Tran" w:date="2015-12-27T11:52:00Z">
              <w:rPr>
                <w:rStyle w:val="Hyperlink"/>
                <w:noProof/>
              </w:rPr>
            </w:rPrChange>
          </w:rPr>
          <w:delText>Hadoop và Spark</w:delText>
        </w:r>
        <w:r w:rsidDel="00DA1DAB">
          <w:rPr>
            <w:noProof/>
            <w:webHidden/>
          </w:rPr>
          <w:tab/>
          <w:delText>35</w:delText>
        </w:r>
      </w:del>
    </w:p>
    <w:p w14:paraId="592D4645" w14:textId="53820692" w:rsidR="00E2005A" w:rsidDel="00DA1DAB" w:rsidRDefault="00E2005A">
      <w:pPr>
        <w:pStyle w:val="TOC3"/>
        <w:tabs>
          <w:tab w:val="left" w:pos="1320"/>
          <w:tab w:val="right" w:leader="dot" w:pos="8777"/>
        </w:tabs>
        <w:rPr>
          <w:del w:id="1041" w:author="John Tran" w:date="2015-12-27T11:52:00Z"/>
          <w:rFonts w:asciiTheme="minorHAnsi" w:eastAsiaTheme="minorEastAsia" w:hAnsiTheme="minorHAnsi"/>
          <w:noProof/>
          <w:sz w:val="22"/>
          <w:lang w:val="en-US"/>
        </w:rPr>
      </w:pPr>
      <w:del w:id="1042" w:author="John Tran" w:date="2015-12-27T11:52:00Z">
        <w:r w:rsidRPr="00DA1DAB" w:rsidDel="00DA1DAB">
          <w:rPr>
            <w:noProof/>
            <w:rPrChange w:id="1043" w:author="John Tran" w:date="2015-12-27T11:52:00Z">
              <w:rPr>
                <w:rStyle w:val="Hyperlink"/>
                <w:noProof/>
              </w:rPr>
            </w:rPrChange>
          </w:rPr>
          <w:delText>2.8.3</w:delText>
        </w:r>
        <w:r w:rsidDel="00DA1DAB">
          <w:rPr>
            <w:rFonts w:asciiTheme="minorHAnsi" w:eastAsiaTheme="minorEastAsia" w:hAnsiTheme="minorHAnsi"/>
            <w:noProof/>
            <w:sz w:val="22"/>
            <w:lang w:val="en-US"/>
          </w:rPr>
          <w:tab/>
        </w:r>
        <w:r w:rsidRPr="00DA1DAB" w:rsidDel="00DA1DAB">
          <w:rPr>
            <w:noProof/>
            <w:rPrChange w:id="1044" w:author="John Tran" w:date="2015-12-27T11:52:00Z">
              <w:rPr>
                <w:rStyle w:val="Hyperlink"/>
                <w:noProof/>
              </w:rPr>
            </w:rPrChange>
          </w:rPr>
          <w:delText>Những tính năng nổi bật của Spark</w:delText>
        </w:r>
        <w:r w:rsidDel="00DA1DAB">
          <w:rPr>
            <w:noProof/>
            <w:webHidden/>
          </w:rPr>
          <w:tab/>
          <w:delText>37</w:delText>
        </w:r>
      </w:del>
    </w:p>
    <w:p w14:paraId="38EDB576" w14:textId="3E42FBAF" w:rsidR="00E2005A" w:rsidDel="00DA1DAB" w:rsidRDefault="00E2005A">
      <w:pPr>
        <w:pStyle w:val="TOC3"/>
        <w:tabs>
          <w:tab w:val="left" w:pos="1320"/>
          <w:tab w:val="right" w:leader="dot" w:pos="8777"/>
        </w:tabs>
        <w:rPr>
          <w:del w:id="1045" w:author="John Tran" w:date="2015-12-27T11:52:00Z"/>
          <w:rFonts w:asciiTheme="minorHAnsi" w:eastAsiaTheme="minorEastAsia" w:hAnsiTheme="minorHAnsi"/>
          <w:noProof/>
          <w:sz w:val="22"/>
          <w:lang w:val="en-US"/>
        </w:rPr>
      </w:pPr>
      <w:del w:id="1046" w:author="John Tran" w:date="2015-12-27T11:52:00Z">
        <w:r w:rsidRPr="00DA1DAB" w:rsidDel="00DA1DAB">
          <w:rPr>
            <w:noProof/>
            <w:rPrChange w:id="1047" w:author="John Tran" w:date="2015-12-27T11:52:00Z">
              <w:rPr>
                <w:rStyle w:val="Hyperlink"/>
                <w:noProof/>
              </w:rPr>
            </w:rPrChange>
          </w:rPr>
          <w:delText>2.8.4</w:delText>
        </w:r>
        <w:r w:rsidDel="00DA1DAB">
          <w:rPr>
            <w:rFonts w:asciiTheme="minorHAnsi" w:eastAsiaTheme="minorEastAsia" w:hAnsiTheme="minorHAnsi"/>
            <w:noProof/>
            <w:sz w:val="22"/>
            <w:lang w:val="en-US"/>
          </w:rPr>
          <w:tab/>
        </w:r>
        <w:r w:rsidRPr="00DA1DAB" w:rsidDel="00DA1DAB">
          <w:rPr>
            <w:noProof/>
            <w:rPrChange w:id="1048" w:author="John Tran" w:date="2015-12-27T11:52:00Z">
              <w:rPr>
                <w:rStyle w:val="Hyperlink"/>
                <w:noProof/>
              </w:rPr>
            </w:rPrChange>
          </w:rPr>
          <w:delText>Hệ sinh thái của Apache Spark</w:delText>
        </w:r>
        <w:r w:rsidDel="00DA1DAB">
          <w:rPr>
            <w:noProof/>
            <w:webHidden/>
          </w:rPr>
          <w:tab/>
          <w:delText>37</w:delText>
        </w:r>
      </w:del>
    </w:p>
    <w:p w14:paraId="12573507" w14:textId="2ABE50F3" w:rsidR="00E2005A" w:rsidDel="00DA1DAB" w:rsidRDefault="00E2005A">
      <w:pPr>
        <w:pStyle w:val="TOC1"/>
        <w:tabs>
          <w:tab w:val="left" w:pos="1760"/>
        </w:tabs>
        <w:rPr>
          <w:del w:id="1049" w:author="John Tran" w:date="2015-12-27T11:52:00Z"/>
          <w:rFonts w:asciiTheme="minorHAnsi" w:eastAsiaTheme="minorEastAsia" w:hAnsiTheme="minorHAnsi"/>
          <w:noProof/>
          <w:sz w:val="22"/>
          <w:lang w:val="en-US"/>
        </w:rPr>
      </w:pPr>
      <w:del w:id="1050" w:author="John Tran" w:date="2015-12-27T11:52:00Z">
        <w:r w:rsidRPr="00DA1DAB" w:rsidDel="00DA1DAB">
          <w:rPr>
            <w:noProof/>
            <w:rPrChange w:id="1051" w:author="John Tran" w:date="2015-12-27T11:52:00Z">
              <w:rPr>
                <w:rStyle w:val="Hyperlink"/>
                <w:noProof/>
              </w:rPr>
            </w:rPrChange>
          </w:rPr>
          <w:delText>CHƯƠNG 3.</w:delText>
        </w:r>
        <w:r w:rsidDel="00DA1DAB">
          <w:rPr>
            <w:rFonts w:asciiTheme="minorHAnsi" w:eastAsiaTheme="minorEastAsia" w:hAnsiTheme="minorHAnsi"/>
            <w:noProof/>
            <w:sz w:val="22"/>
            <w:lang w:val="en-US"/>
          </w:rPr>
          <w:tab/>
        </w:r>
        <w:r w:rsidRPr="00DA1DAB" w:rsidDel="00DA1DAB">
          <w:rPr>
            <w:noProof/>
            <w:rPrChange w:id="1052" w:author="John Tran" w:date="2015-12-27T11:52:00Z">
              <w:rPr>
                <w:rStyle w:val="Hyperlink"/>
                <w:noProof/>
              </w:rPr>
            </w:rPrChange>
          </w:rPr>
          <w:delText>ỨNG DỤNG MÔ PHỎNG</w:delText>
        </w:r>
        <w:r w:rsidDel="00DA1DAB">
          <w:rPr>
            <w:noProof/>
            <w:webHidden/>
          </w:rPr>
          <w:tab/>
          <w:delText>40</w:delText>
        </w:r>
      </w:del>
    </w:p>
    <w:p w14:paraId="369A1A1F" w14:textId="62345517" w:rsidR="00E2005A" w:rsidDel="00DA1DAB" w:rsidRDefault="00E2005A">
      <w:pPr>
        <w:pStyle w:val="TOC2"/>
        <w:tabs>
          <w:tab w:val="left" w:pos="880"/>
          <w:tab w:val="right" w:leader="dot" w:pos="8777"/>
        </w:tabs>
        <w:rPr>
          <w:del w:id="1053" w:author="John Tran" w:date="2015-12-27T11:52:00Z"/>
          <w:rFonts w:asciiTheme="minorHAnsi" w:eastAsiaTheme="minorEastAsia" w:hAnsiTheme="minorHAnsi"/>
          <w:noProof/>
          <w:sz w:val="22"/>
          <w:lang w:val="en-US"/>
        </w:rPr>
      </w:pPr>
      <w:del w:id="1054" w:author="John Tran" w:date="2015-12-27T11:52:00Z">
        <w:r w:rsidRPr="00DA1DAB" w:rsidDel="00DA1DAB">
          <w:rPr>
            <w:noProof/>
            <w:rPrChange w:id="1055" w:author="John Tran" w:date="2015-12-27T11:52:00Z">
              <w:rPr>
                <w:rStyle w:val="Hyperlink"/>
                <w:noProof/>
              </w:rPr>
            </w:rPrChange>
          </w:rPr>
          <w:delText>3.1</w:delText>
        </w:r>
        <w:r w:rsidDel="00DA1DAB">
          <w:rPr>
            <w:rFonts w:asciiTheme="minorHAnsi" w:eastAsiaTheme="minorEastAsia" w:hAnsiTheme="minorHAnsi"/>
            <w:noProof/>
            <w:sz w:val="22"/>
            <w:lang w:val="en-US"/>
          </w:rPr>
          <w:tab/>
        </w:r>
        <w:r w:rsidRPr="00DA1DAB" w:rsidDel="00DA1DAB">
          <w:rPr>
            <w:noProof/>
            <w:rPrChange w:id="1056" w:author="John Tran" w:date="2015-12-27T11:52:00Z">
              <w:rPr>
                <w:rStyle w:val="Hyperlink"/>
                <w:noProof/>
              </w:rPr>
            </w:rPrChange>
          </w:rPr>
          <w:delText>Xác định yêu cầu</w:delText>
        </w:r>
        <w:r w:rsidDel="00DA1DAB">
          <w:rPr>
            <w:noProof/>
            <w:webHidden/>
          </w:rPr>
          <w:tab/>
          <w:delText>40</w:delText>
        </w:r>
      </w:del>
    </w:p>
    <w:p w14:paraId="50E8E32A" w14:textId="0CB132E4" w:rsidR="00E2005A" w:rsidDel="00DA1DAB" w:rsidRDefault="00E2005A">
      <w:pPr>
        <w:pStyle w:val="TOC2"/>
        <w:tabs>
          <w:tab w:val="left" w:pos="880"/>
          <w:tab w:val="right" w:leader="dot" w:pos="8777"/>
        </w:tabs>
        <w:rPr>
          <w:del w:id="1057" w:author="John Tran" w:date="2015-12-27T11:52:00Z"/>
          <w:rFonts w:asciiTheme="minorHAnsi" w:eastAsiaTheme="minorEastAsia" w:hAnsiTheme="minorHAnsi"/>
          <w:noProof/>
          <w:sz w:val="22"/>
          <w:lang w:val="en-US"/>
        </w:rPr>
      </w:pPr>
      <w:del w:id="1058" w:author="John Tran" w:date="2015-12-27T11:52:00Z">
        <w:r w:rsidRPr="00DA1DAB" w:rsidDel="00DA1DAB">
          <w:rPr>
            <w:noProof/>
            <w:rPrChange w:id="1059" w:author="John Tran" w:date="2015-12-27T11:52:00Z">
              <w:rPr>
                <w:rStyle w:val="Hyperlink"/>
                <w:noProof/>
              </w:rPr>
            </w:rPrChange>
          </w:rPr>
          <w:delText>3.2</w:delText>
        </w:r>
        <w:r w:rsidDel="00DA1DAB">
          <w:rPr>
            <w:rFonts w:asciiTheme="minorHAnsi" w:eastAsiaTheme="minorEastAsia" w:hAnsiTheme="minorHAnsi"/>
            <w:noProof/>
            <w:sz w:val="22"/>
            <w:lang w:val="en-US"/>
          </w:rPr>
          <w:tab/>
        </w:r>
        <w:r w:rsidRPr="00DA1DAB" w:rsidDel="00DA1DAB">
          <w:rPr>
            <w:noProof/>
            <w:rPrChange w:id="1060" w:author="John Tran" w:date="2015-12-27T11:52:00Z">
              <w:rPr>
                <w:rStyle w:val="Hyperlink"/>
                <w:noProof/>
                <w:shd w:val="clear" w:color="auto" w:fill="FFFFFF"/>
                <w:lang w:val="en-US"/>
              </w:rPr>
            </w:rPrChange>
          </w:rPr>
          <w:delText>Kiến trúc hệ thống</w:delText>
        </w:r>
        <w:r w:rsidDel="00DA1DAB">
          <w:rPr>
            <w:noProof/>
            <w:webHidden/>
          </w:rPr>
          <w:tab/>
          <w:delText>40</w:delText>
        </w:r>
      </w:del>
    </w:p>
    <w:p w14:paraId="115F9C2D" w14:textId="04FA1F03" w:rsidR="00E2005A" w:rsidDel="00DA1DAB" w:rsidRDefault="00E2005A">
      <w:pPr>
        <w:pStyle w:val="TOC2"/>
        <w:tabs>
          <w:tab w:val="left" w:pos="880"/>
          <w:tab w:val="right" w:leader="dot" w:pos="8777"/>
        </w:tabs>
        <w:rPr>
          <w:del w:id="1061" w:author="John Tran" w:date="2015-12-27T11:52:00Z"/>
          <w:rFonts w:asciiTheme="minorHAnsi" w:eastAsiaTheme="minorEastAsia" w:hAnsiTheme="minorHAnsi"/>
          <w:noProof/>
          <w:sz w:val="22"/>
          <w:lang w:val="en-US"/>
        </w:rPr>
      </w:pPr>
      <w:del w:id="1062" w:author="John Tran" w:date="2015-12-27T11:52:00Z">
        <w:r w:rsidRPr="00DA1DAB" w:rsidDel="00DA1DAB">
          <w:rPr>
            <w:noProof/>
            <w:rPrChange w:id="1063" w:author="John Tran" w:date="2015-12-27T11:52:00Z">
              <w:rPr>
                <w:rStyle w:val="Hyperlink"/>
                <w:noProof/>
              </w:rPr>
            </w:rPrChange>
          </w:rPr>
          <w:delText>3.3</w:delText>
        </w:r>
        <w:r w:rsidDel="00DA1DAB">
          <w:rPr>
            <w:rFonts w:asciiTheme="minorHAnsi" w:eastAsiaTheme="minorEastAsia" w:hAnsiTheme="minorHAnsi"/>
            <w:noProof/>
            <w:sz w:val="22"/>
            <w:lang w:val="en-US"/>
          </w:rPr>
          <w:tab/>
        </w:r>
        <w:r w:rsidRPr="00DA1DAB" w:rsidDel="00DA1DAB">
          <w:rPr>
            <w:noProof/>
            <w:rPrChange w:id="1064" w:author="John Tran" w:date="2015-12-27T11:52:00Z">
              <w:rPr>
                <w:rStyle w:val="Hyperlink"/>
                <w:noProof/>
                <w:shd w:val="clear" w:color="auto" w:fill="FFFFFF"/>
              </w:rPr>
            </w:rPrChange>
          </w:rPr>
          <w:delText xml:space="preserve">Khái quát các </w:delText>
        </w:r>
        <w:r w:rsidRPr="00DA1DAB" w:rsidDel="00DA1DAB">
          <w:rPr>
            <w:noProof/>
            <w:rPrChange w:id="1065" w:author="John Tran" w:date="2015-12-27T11:52:00Z">
              <w:rPr>
                <w:rStyle w:val="Hyperlink"/>
                <w:noProof/>
              </w:rPr>
            </w:rPrChange>
          </w:rPr>
          <w:delText>chức năng</w:delText>
        </w:r>
        <w:r w:rsidDel="00DA1DAB">
          <w:rPr>
            <w:noProof/>
            <w:webHidden/>
          </w:rPr>
          <w:tab/>
          <w:delText>40</w:delText>
        </w:r>
      </w:del>
    </w:p>
    <w:p w14:paraId="1BF71CA1" w14:textId="0A8462D3" w:rsidR="00E2005A" w:rsidDel="00DA1DAB" w:rsidRDefault="00E2005A">
      <w:pPr>
        <w:pStyle w:val="TOC3"/>
        <w:tabs>
          <w:tab w:val="left" w:pos="1320"/>
          <w:tab w:val="right" w:leader="dot" w:pos="8777"/>
        </w:tabs>
        <w:rPr>
          <w:del w:id="1066" w:author="John Tran" w:date="2015-12-27T11:52:00Z"/>
          <w:rFonts w:asciiTheme="minorHAnsi" w:eastAsiaTheme="minorEastAsia" w:hAnsiTheme="minorHAnsi"/>
          <w:noProof/>
          <w:sz w:val="22"/>
          <w:lang w:val="en-US"/>
        </w:rPr>
      </w:pPr>
      <w:del w:id="1067" w:author="John Tran" w:date="2015-12-27T11:52:00Z">
        <w:r w:rsidRPr="00DA1DAB" w:rsidDel="00DA1DAB">
          <w:rPr>
            <w:noProof/>
            <w:rPrChange w:id="1068" w:author="John Tran" w:date="2015-12-27T11:52:00Z">
              <w:rPr>
                <w:rStyle w:val="Hyperlink"/>
                <w:noProof/>
              </w:rPr>
            </w:rPrChange>
          </w:rPr>
          <w:delText>3.3.1</w:delText>
        </w:r>
        <w:r w:rsidDel="00DA1DAB">
          <w:rPr>
            <w:rFonts w:asciiTheme="minorHAnsi" w:eastAsiaTheme="minorEastAsia" w:hAnsiTheme="minorHAnsi"/>
            <w:noProof/>
            <w:sz w:val="22"/>
            <w:lang w:val="en-US"/>
          </w:rPr>
          <w:tab/>
        </w:r>
        <w:r w:rsidRPr="00DA1DAB" w:rsidDel="00DA1DAB">
          <w:rPr>
            <w:noProof/>
            <w:rPrChange w:id="1069" w:author="John Tran" w:date="2015-12-27T11:52:00Z">
              <w:rPr>
                <w:rStyle w:val="Hyperlink"/>
                <w:noProof/>
              </w:rPr>
            </w:rPrChange>
          </w:rPr>
          <w:delText>Chức năng lấy thông tin từ Facebook</w:delText>
        </w:r>
        <w:r w:rsidDel="00DA1DAB">
          <w:rPr>
            <w:noProof/>
            <w:webHidden/>
          </w:rPr>
          <w:tab/>
          <w:delText>40</w:delText>
        </w:r>
      </w:del>
    </w:p>
    <w:p w14:paraId="7211FB64" w14:textId="13CFFCFD" w:rsidR="00E2005A" w:rsidDel="00DA1DAB" w:rsidRDefault="00E2005A">
      <w:pPr>
        <w:pStyle w:val="TOC3"/>
        <w:tabs>
          <w:tab w:val="left" w:pos="1320"/>
          <w:tab w:val="right" w:leader="dot" w:pos="8777"/>
        </w:tabs>
        <w:rPr>
          <w:del w:id="1070" w:author="John Tran" w:date="2015-12-27T11:52:00Z"/>
          <w:rFonts w:asciiTheme="minorHAnsi" w:eastAsiaTheme="minorEastAsia" w:hAnsiTheme="minorHAnsi"/>
          <w:noProof/>
          <w:sz w:val="22"/>
          <w:lang w:val="en-US"/>
        </w:rPr>
      </w:pPr>
      <w:del w:id="1071" w:author="John Tran" w:date="2015-12-27T11:52:00Z">
        <w:r w:rsidRPr="00DA1DAB" w:rsidDel="00DA1DAB">
          <w:rPr>
            <w:noProof/>
            <w:rPrChange w:id="1072" w:author="John Tran" w:date="2015-12-27T11:52:00Z">
              <w:rPr>
                <w:rStyle w:val="Hyperlink"/>
                <w:noProof/>
              </w:rPr>
            </w:rPrChange>
          </w:rPr>
          <w:delText>3.3.2</w:delText>
        </w:r>
        <w:r w:rsidDel="00DA1DAB">
          <w:rPr>
            <w:rFonts w:asciiTheme="minorHAnsi" w:eastAsiaTheme="minorEastAsia" w:hAnsiTheme="minorHAnsi"/>
            <w:noProof/>
            <w:sz w:val="22"/>
            <w:lang w:val="en-US"/>
          </w:rPr>
          <w:tab/>
        </w:r>
        <w:r w:rsidRPr="00DA1DAB" w:rsidDel="00DA1DAB">
          <w:rPr>
            <w:noProof/>
            <w:rPrChange w:id="1073" w:author="John Tran" w:date="2015-12-27T11:52:00Z">
              <w:rPr>
                <w:rStyle w:val="Hyperlink"/>
                <w:noProof/>
              </w:rPr>
            </w:rPrChange>
          </w:rPr>
          <w:delText>Chức năng chuẩn hóa các văn bản lấy từ Facebook</w:delText>
        </w:r>
        <w:r w:rsidDel="00DA1DAB">
          <w:rPr>
            <w:noProof/>
            <w:webHidden/>
          </w:rPr>
          <w:tab/>
          <w:delText>40</w:delText>
        </w:r>
      </w:del>
    </w:p>
    <w:p w14:paraId="36E6204B" w14:textId="2D294290" w:rsidR="00E2005A" w:rsidDel="00DA1DAB" w:rsidRDefault="00E2005A">
      <w:pPr>
        <w:pStyle w:val="TOC3"/>
        <w:tabs>
          <w:tab w:val="left" w:pos="1320"/>
          <w:tab w:val="right" w:leader="dot" w:pos="8777"/>
        </w:tabs>
        <w:rPr>
          <w:del w:id="1074" w:author="John Tran" w:date="2015-12-27T11:52:00Z"/>
          <w:rFonts w:asciiTheme="minorHAnsi" w:eastAsiaTheme="minorEastAsia" w:hAnsiTheme="minorHAnsi"/>
          <w:noProof/>
          <w:sz w:val="22"/>
          <w:lang w:val="en-US"/>
        </w:rPr>
      </w:pPr>
      <w:del w:id="1075" w:author="John Tran" w:date="2015-12-27T11:52:00Z">
        <w:r w:rsidRPr="00DA1DAB" w:rsidDel="00DA1DAB">
          <w:rPr>
            <w:noProof/>
            <w:rPrChange w:id="1076" w:author="John Tran" w:date="2015-12-27T11:52:00Z">
              <w:rPr>
                <w:rStyle w:val="Hyperlink"/>
                <w:noProof/>
              </w:rPr>
            </w:rPrChange>
          </w:rPr>
          <w:delText>3.3.3</w:delText>
        </w:r>
        <w:r w:rsidDel="00DA1DAB">
          <w:rPr>
            <w:rFonts w:asciiTheme="minorHAnsi" w:eastAsiaTheme="minorEastAsia" w:hAnsiTheme="minorHAnsi"/>
            <w:noProof/>
            <w:sz w:val="22"/>
            <w:lang w:val="en-US"/>
          </w:rPr>
          <w:tab/>
        </w:r>
        <w:r w:rsidRPr="00DA1DAB" w:rsidDel="00DA1DAB">
          <w:rPr>
            <w:noProof/>
            <w:rPrChange w:id="1077" w:author="John Tran" w:date="2015-12-27T11:52:00Z">
              <w:rPr>
                <w:rStyle w:val="Hyperlink"/>
                <w:noProof/>
              </w:rPr>
            </w:rPrChange>
          </w:rPr>
          <w:delText>Chức năng tìm chủ đề ẩn, phân cụm theo chủ đề</w:delText>
        </w:r>
        <w:r w:rsidDel="00DA1DAB">
          <w:rPr>
            <w:noProof/>
            <w:webHidden/>
          </w:rPr>
          <w:tab/>
          <w:delText>41</w:delText>
        </w:r>
      </w:del>
    </w:p>
    <w:p w14:paraId="3571A58E" w14:textId="22EB612F" w:rsidR="00E2005A" w:rsidDel="00DA1DAB" w:rsidRDefault="00E2005A">
      <w:pPr>
        <w:pStyle w:val="TOC3"/>
        <w:tabs>
          <w:tab w:val="left" w:pos="1320"/>
          <w:tab w:val="right" w:leader="dot" w:pos="8777"/>
        </w:tabs>
        <w:rPr>
          <w:del w:id="1078" w:author="John Tran" w:date="2015-12-27T11:52:00Z"/>
          <w:rFonts w:asciiTheme="minorHAnsi" w:eastAsiaTheme="minorEastAsia" w:hAnsiTheme="minorHAnsi"/>
          <w:noProof/>
          <w:sz w:val="22"/>
          <w:lang w:val="en-US"/>
        </w:rPr>
      </w:pPr>
      <w:del w:id="1079" w:author="John Tran" w:date="2015-12-27T11:52:00Z">
        <w:r w:rsidRPr="00DA1DAB" w:rsidDel="00DA1DAB">
          <w:rPr>
            <w:noProof/>
            <w:rPrChange w:id="1080" w:author="John Tran" w:date="2015-12-27T11:52:00Z">
              <w:rPr>
                <w:rStyle w:val="Hyperlink"/>
                <w:noProof/>
              </w:rPr>
            </w:rPrChange>
          </w:rPr>
          <w:delText>3.3.4</w:delText>
        </w:r>
        <w:r w:rsidDel="00DA1DAB">
          <w:rPr>
            <w:rFonts w:asciiTheme="minorHAnsi" w:eastAsiaTheme="minorEastAsia" w:hAnsiTheme="minorHAnsi"/>
            <w:noProof/>
            <w:sz w:val="22"/>
            <w:lang w:val="en-US"/>
          </w:rPr>
          <w:tab/>
        </w:r>
        <w:r w:rsidRPr="00DA1DAB" w:rsidDel="00DA1DAB">
          <w:rPr>
            <w:noProof/>
            <w:rPrChange w:id="1081" w:author="John Tran" w:date="2015-12-27T11:52:00Z">
              <w:rPr>
                <w:rStyle w:val="Hyperlink"/>
                <w:noProof/>
              </w:rPr>
            </w:rPrChange>
          </w:rPr>
          <w:delText>Chức năng phân lớp cảm xúc</w:delText>
        </w:r>
        <w:r w:rsidDel="00DA1DAB">
          <w:rPr>
            <w:noProof/>
            <w:webHidden/>
          </w:rPr>
          <w:tab/>
          <w:delText>41</w:delText>
        </w:r>
      </w:del>
    </w:p>
    <w:p w14:paraId="63E8F6ED" w14:textId="3AFC1DDE" w:rsidR="00E2005A" w:rsidDel="00DA1DAB" w:rsidRDefault="00E2005A">
      <w:pPr>
        <w:pStyle w:val="TOC3"/>
        <w:tabs>
          <w:tab w:val="left" w:pos="1320"/>
          <w:tab w:val="right" w:leader="dot" w:pos="8777"/>
        </w:tabs>
        <w:rPr>
          <w:del w:id="1082" w:author="John Tran" w:date="2015-12-27T11:52:00Z"/>
          <w:rFonts w:asciiTheme="minorHAnsi" w:eastAsiaTheme="minorEastAsia" w:hAnsiTheme="minorHAnsi"/>
          <w:noProof/>
          <w:sz w:val="22"/>
          <w:lang w:val="en-US"/>
        </w:rPr>
      </w:pPr>
      <w:del w:id="1083" w:author="John Tran" w:date="2015-12-27T11:52:00Z">
        <w:r w:rsidRPr="00DA1DAB" w:rsidDel="00DA1DAB">
          <w:rPr>
            <w:noProof/>
            <w:rPrChange w:id="1084" w:author="John Tran" w:date="2015-12-27T11:52:00Z">
              <w:rPr>
                <w:rStyle w:val="Hyperlink"/>
                <w:noProof/>
              </w:rPr>
            </w:rPrChange>
          </w:rPr>
          <w:delText>3.3.5</w:delText>
        </w:r>
        <w:r w:rsidDel="00DA1DAB">
          <w:rPr>
            <w:rFonts w:asciiTheme="minorHAnsi" w:eastAsiaTheme="minorEastAsia" w:hAnsiTheme="minorHAnsi"/>
            <w:noProof/>
            <w:sz w:val="22"/>
            <w:lang w:val="en-US"/>
          </w:rPr>
          <w:tab/>
        </w:r>
        <w:r w:rsidRPr="00DA1DAB" w:rsidDel="00DA1DAB">
          <w:rPr>
            <w:noProof/>
            <w:rPrChange w:id="1085" w:author="John Tran" w:date="2015-12-27T11:52:00Z">
              <w:rPr>
                <w:rStyle w:val="Hyperlink"/>
                <w:noProof/>
              </w:rPr>
            </w:rPrChange>
          </w:rPr>
          <w:delText>Chức năng hiển thị thông tin thống kê trực quan</w:delText>
        </w:r>
        <w:r w:rsidDel="00DA1DAB">
          <w:rPr>
            <w:noProof/>
            <w:webHidden/>
          </w:rPr>
          <w:tab/>
          <w:delText>41</w:delText>
        </w:r>
      </w:del>
    </w:p>
    <w:p w14:paraId="7B55C0BB" w14:textId="7512A6A9" w:rsidR="00E2005A" w:rsidDel="00DA1DAB" w:rsidRDefault="00E2005A">
      <w:pPr>
        <w:pStyle w:val="TOC2"/>
        <w:tabs>
          <w:tab w:val="left" w:pos="880"/>
          <w:tab w:val="right" w:leader="dot" w:pos="8777"/>
        </w:tabs>
        <w:rPr>
          <w:del w:id="1086" w:author="John Tran" w:date="2015-12-27T11:52:00Z"/>
          <w:rFonts w:asciiTheme="minorHAnsi" w:eastAsiaTheme="minorEastAsia" w:hAnsiTheme="minorHAnsi"/>
          <w:noProof/>
          <w:sz w:val="22"/>
          <w:lang w:val="en-US"/>
        </w:rPr>
      </w:pPr>
      <w:del w:id="1087" w:author="John Tran" w:date="2015-12-27T11:52:00Z">
        <w:r w:rsidRPr="00DA1DAB" w:rsidDel="00DA1DAB">
          <w:rPr>
            <w:noProof/>
            <w:rPrChange w:id="1088" w:author="John Tran" w:date="2015-12-27T11:52:00Z">
              <w:rPr>
                <w:rStyle w:val="Hyperlink"/>
                <w:noProof/>
              </w:rPr>
            </w:rPrChange>
          </w:rPr>
          <w:delText>3.4</w:delText>
        </w:r>
        <w:r w:rsidDel="00DA1DAB">
          <w:rPr>
            <w:rFonts w:asciiTheme="minorHAnsi" w:eastAsiaTheme="minorEastAsia" w:hAnsiTheme="minorHAnsi"/>
            <w:noProof/>
            <w:sz w:val="22"/>
            <w:lang w:val="en-US"/>
          </w:rPr>
          <w:tab/>
        </w:r>
        <w:r w:rsidRPr="00DA1DAB" w:rsidDel="00DA1DAB">
          <w:rPr>
            <w:noProof/>
            <w:rPrChange w:id="1089" w:author="John Tran" w:date="2015-12-27T11:52:00Z">
              <w:rPr>
                <w:rStyle w:val="Hyperlink"/>
                <w:noProof/>
                <w:shd w:val="clear" w:color="auto" w:fill="FFFFFF"/>
              </w:rPr>
            </w:rPrChange>
          </w:rPr>
          <w:delText>Phân tích</w:delText>
        </w:r>
        <w:r w:rsidDel="00DA1DAB">
          <w:rPr>
            <w:noProof/>
            <w:webHidden/>
          </w:rPr>
          <w:tab/>
          <w:delText>42</w:delText>
        </w:r>
      </w:del>
    </w:p>
    <w:p w14:paraId="23CFAF96" w14:textId="67909981" w:rsidR="00E2005A" w:rsidDel="00DA1DAB" w:rsidRDefault="00E2005A">
      <w:pPr>
        <w:pStyle w:val="TOC3"/>
        <w:tabs>
          <w:tab w:val="left" w:pos="1320"/>
          <w:tab w:val="right" w:leader="dot" w:pos="8777"/>
        </w:tabs>
        <w:rPr>
          <w:del w:id="1090" w:author="John Tran" w:date="2015-12-27T11:52:00Z"/>
          <w:rFonts w:asciiTheme="minorHAnsi" w:eastAsiaTheme="minorEastAsia" w:hAnsiTheme="minorHAnsi"/>
          <w:noProof/>
          <w:sz w:val="22"/>
          <w:lang w:val="en-US"/>
        </w:rPr>
      </w:pPr>
      <w:del w:id="1091" w:author="John Tran" w:date="2015-12-27T11:52:00Z">
        <w:r w:rsidRPr="00DA1DAB" w:rsidDel="00DA1DAB">
          <w:rPr>
            <w:noProof/>
            <w:rPrChange w:id="1092" w:author="John Tran" w:date="2015-12-27T11:52:00Z">
              <w:rPr>
                <w:rStyle w:val="Hyperlink"/>
                <w:noProof/>
              </w:rPr>
            </w:rPrChange>
          </w:rPr>
          <w:delText>3.4.1</w:delText>
        </w:r>
        <w:r w:rsidDel="00DA1DAB">
          <w:rPr>
            <w:rFonts w:asciiTheme="minorHAnsi" w:eastAsiaTheme="minorEastAsia" w:hAnsiTheme="minorHAnsi"/>
            <w:noProof/>
            <w:sz w:val="22"/>
            <w:lang w:val="en-US"/>
          </w:rPr>
          <w:tab/>
        </w:r>
        <w:r w:rsidRPr="00DA1DAB" w:rsidDel="00DA1DAB">
          <w:rPr>
            <w:noProof/>
            <w:rPrChange w:id="1093" w:author="John Tran" w:date="2015-12-27T11:52:00Z">
              <w:rPr>
                <w:rStyle w:val="Hyperlink"/>
                <w:noProof/>
              </w:rPr>
            </w:rPrChange>
          </w:rPr>
          <w:delText>Lược đồ use case</w:delText>
        </w:r>
        <w:r w:rsidDel="00DA1DAB">
          <w:rPr>
            <w:noProof/>
            <w:webHidden/>
          </w:rPr>
          <w:tab/>
          <w:delText>42</w:delText>
        </w:r>
      </w:del>
    </w:p>
    <w:p w14:paraId="718FC576" w14:textId="315DCA4C" w:rsidR="00E2005A" w:rsidDel="00DA1DAB" w:rsidRDefault="00E2005A">
      <w:pPr>
        <w:pStyle w:val="TOC3"/>
        <w:tabs>
          <w:tab w:val="left" w:pos="1320"/>
          <w:tab w:val="right" w:leader="dot" w:pos="8777"/>
        </w:tabs>
        <w:rPr>
          <w:del w:id="1094" w:author="John Tran" w:date="2015-12-27T11:52:00Z"/>
          <w:rFonts w:asciiTheme="minorHAnsi" w:eastAsiaTheme="minorEastAsia" w:hAnsiTheme="minorHAnsi"/>
          <w:noProof/>
          <w:sz w:val="22"/>
          <w:lang w:val="en-US"/>
        </w:rPr>
      </w:pPr>
      <w:del w:id="1095" w:author="John Tran" w:date="2015-12-27T11:52:00Z">
        <w:r w:rsidRPr="00DA1DAB" w:rsidDel="00DA1DAB">
          <w:rPr>
            <w:noProof/>
            <w:rPrChange w:id="1096" w:author="John Tran" w:date="2015-12-27T11:52:00Z">
              <w:rPr>
                <w:rStyle w:val="Hyperlink"/>
                <w:noProof/>
              </w:rPr>
            </w:rPrChange>
          </w:rPr>
          <w:delText>3.4.2</w:delText>
        </w:r>
        <w:r w:rsidDel="00DA1DAB">
          <w:rPr>
            <w:rFonts w:asciiTheme="minorHAnsi" w:eastAsiaTheme="minorEastAsia" w:hAnsiTheme="minorHAnsi"/>
            <w:noProof/>
            <w:sz w:val="22"/>
            <w:lang w:val="en-US"/>
          </w:rPr>
          <w:tab/>
        </w:r>
        <w:r w:rsidRPr="00DA1DAB" w:rsidDel="00DA1DAB">
          <w:rPr>
            <w:noProof/>
            <w:rPrChange w:id="1097" w:author="John Tran" w:date="2015-12-27T11:52:00Z">
              <w:rPr>
                <w:rStyle w:val="Hyperlink"/>
                <w:noProof/>
              </w:rPr>
            </w:rPrChange>
          </w:rPr>
          <w:delText>Mô tả lược đồ use case</w:delText>
        </w:r>
        <w:r w:rsidDel="00DA1DAB">
          <w:rPr>
            <w:noProof/>
            <w:webHidden/>
          </w:rPr>
          <w:tab/>
          <w:delText>42</w:delText>
        </w:r>
      </w:del>
    </w:p>
    <w:p w14:paraId="33973402" w14:textId="762696AE" w:rsidR="00E2005A" w:rsidDel="00DA1DAB" w:rsidRDefault="00E2005A">
      <w:pPr>
        <w:pStyle w:val="TOC3"/>
        <w:tabs>
          <w:tab w:val="left" w:pos="1320"/>
          <w:tab w:val="right" w:leader="dot" w:pos="8777"/>
        </w:tabs>
        <w:rPr>
          <w:del w:id="1098" w:author="John Tran" w:date="2015-12-27T11:52:00Z"/>
          <w:rFonts w:asciiTheme="minorHAnsi" w:eastAsiaTheme="minorEastAsia" w:hAnsiTheme="minorHAnsi"/>
          <w:noProof/>
          <w:sz w:val="22"/>
          <w:lang w:val="en-US"/>
        </w:rPr>
      </w:pPr>
      <w:del w:id="1099" w:author="John Tran" w:date="2015-12-27T11:52:00Z">
        <w:r w:rsidRPr="00DA1DAB" w:rsidDel="00DA1DAB">
          <w:rPr>
            <w:noProof/>
            <w:rPrChange w:id="1100" w:author="John Tran" w:date="2015-12-27T11:52:00Z">
              <w:rPr>
                <w:rStyle w:val="Hyperlink"/>
                <w:noProof/>
              </w:rPr>
            </w:rPrChange>
          </w:rPr>
          <w:delText>3.4.3</w:delText>
        </w:r>
        <w:r w:rsidDel="00DA1DAB">
          <w:rPr>
            <w:rFonts w:asciiTheme="minorHAnsi" w:eastAsiaTheme="minorEastAsia" w:hAnsiTheme="minorHAnsi"/>
            <w:noProof/>
            <w:sz w:val="22"/>
            <w:lang w:val="en-US"/>
          </w:rPr>
          <w:tab/>
        </w:r>
        <w:r w:rsidRPr="00DA1DAB" w:rsidDel="00DA1DAB">
          <w:rPr>
            <w:noProof/>
            <w:rPrChange w:id="1101" w:author="John Tran" w:date="2015-12-27T11:52:00Z">
              <w:rPr>
                <w:rStyle w:val="Hyperlink"/>
                <w:noProof/>
              </w:rPr>
            </w:rPrChange>
          </w:rPr>
          <w:delText xml:space="preserve">Sơ đồ </w:delText>
        </w:r>
        <w:r w:rsidRPr="00DA1DAB" w:rsidDel="00DA1DAB">
          <w:rPr>
            <w:noProof/>
            <w:rPrChange w:id="1102" w:author="John Tran" w:date="2015-12-27T11:52:00Z">
              <w:rPr>
                <w:rStyle w:val="Hyperlink"/>
                <w:noProof/>
                <w:lang w:val="en-US"/>
              </w:rPr>
            </w:rPrChange>
          </w:rPr>
          <w:delText>xử lý</w:delText>
        </w:r>
        <w:r w:rsidDel="00DA1DAB">
          <w:rPr>
            <w:noProof/>
            <w:webHidden/>
          </w:rPr>
          <w:tab/>
          <w:delText>44</w:delText>
        </w:r>
      </w:del>
    </w:p>
    <w:p w14:paraId="4AB2F92F" w14:textId="416F7F95" w:rsidR="00E2005A" w:rsidDel="00DA1DAB" w:rsidRDefault="00E2005A">
      <w:pPr>
        <w:pStyle w:val="TOC2"/>
        <w:tabs>
          <w:tab w:val="left" w:pos="880"/>
          <w:tab w:val="right" w:leader="dot" w:pos="8777"/>
        </w:tabs>
        <w:rPr>
          <w:del w:id="1103" w:author="John Tran" w:date="2015-12-27T11:52:00Z"/>
          <w:rFonts w:asciiTheme="minorHAnsi" w:eastAsiaTheme="minorEastAsia" w:hAnsiTheme="minorHAnsi"/>
          <w:noProof/>
          <w:sz w:val="22"/>
          <w:lang w:val="en-US"/>
        </w:rPr>
      </w:pPr>
      <w:del w:id="1104" w:author="John Tran" w:date="2015-12-27T11:52:00Z">
        <w:r w:rsidRPr="00DA1DAB" w:rsidDel="00DA1DAB">
          <w:rPr>
            <w:noProof/>
            <w:rPrChange w:id="1105" w:author="John Tran" w:date="2015-12-27T11:52:00Z">
              <w:rPr>
                <w:rStyle w:val="Hyperlink"/>
                <w:noProof/>
                <w:lang w:val="en-US"/>
              </w:rPr>
            </w:rPrChange>
          </w:rPr>
          <w:delText>3.5</w:delText>
        </w:r>
        <w:r w:rsidDel="00DA1DAB">
          <w:rPr>
            <w:rFonts w:asciiTheme="minorHAnsi" w:eastAsiaTheme="minorEastAsia" w:hAnsiTheme="minorHAnsi"/>
            <w:noProof/>
            <w:sz w:val="22"/>
            <w:lang w:val="en-US"/>
          </w:rPr>
          <w:tab/>
        </w:r>
        <w:r w:rsidRPr="00DA1DAB" w:rsidDel="00DA1DAB">
          <w:rPr>
            <w:noProof/>
            <w:rPrChange w:id="1106" w:author="John Tran" w:date="2015-12-27T11:52:00Z">
              <w:rPr>
                <w:rStyle w:val="Hyperlink"/>
                <w:noProof/>
              </w:rPr>
            </w:rPrChange>
          </w:rPr>
          <w:delText>Thiết</w:delText>
        </w:r>
        <w:r w:rsidRPr="00DA1DAB" w:rsidDel="00DA1DAB">
          <w:rPr>
            <w:noProof/>
            <w:rPrChange w:id="1107" w:author="John Tran" w:date="2015-12-27T11:52:00Z">
              <w:rPr>
                <w:rStyle w:val="Hyperlink"/>
                <w:noProof/>
                <w:shd w:val="clear" w:color="auto" w:fill="FFFFFF"/>
              </w:rPr>
            </w:rPrChange>
          </w:rPr>
          <w:delText xml:space="preserve"> kế</w:delText>
        </w:r>
        <w:r w:rsidRPr="00DA1DAB" w:rsidDel="00DA1DAB">
          <w:rPr>
            <w:noProof/>
            <w:rPrChange w:id="1108" w:author="John Tran" w:date="2015-12-27T11:52:00Z">
              <w:rPr>
                <w:rStyle w:val="Hyperlink"/>
                <w:noProof/>
                <w:shd w:val="clear" w:color="auto" w:fill="FFFFFF"/>
                <w:lang w:val="en-US"/>
              </w:rPr>
            </w:rPrChange>
          </w:rPr>
          <w:delText xml:space="preserve"> màn hình</w:delText>
        </w:r>
        <w:r w:rsidDel="00DA1DAB">
          <w:rPr>
            <w:noProof/>
            <w:webHidden/>
          </w:rPr>
          <w:tab/>
          <w:delText>45</w:delText>
        </w:r>
      </w:del>
    </w:p>
    <w:p w14:paraId="4F0E4C5A" w14:textId="6D7E4008" w:rsidR="00E2005A" w:rsidDel="00DA1DAB" w:rsidRDefault="00E2005A">
      <w:pPr>
        <w:pStyle w:val="TOC2"/>
        <w:tabs>
          <w:tab w:val="left" w:pos="880"/>
          <w:tab w:val="right" w:leader="dot" w:pos="8777"/>
        </w:tabs>
        <w:rPr>
          <w:del w:id="1109" w:author="John Tran" w:date="2015-12-27T11:52:00Z"/>
          <w:rFonts w:asciiTheme="minorHAnsi" w:eastAsiaTheme="minorEastAsia" w:hAnsiTheme="minorHAnsi"/>
          <w:noProof/>
          <w:sz w:val="22"/>
          <w:lang w:val="en-US"/>
        </w:rPr>
      </w:pPr>
      <w:del w:id="1110" w:author="John Tran" w:date="2015-12-27T11:52:00Z">
        <w:r w:rsidRPr="00DA1DAB" w:rsidDel="00DA1DAB">
          <w:rPr>
            <w:noProof/>
            <w:rPrChange w:id="1111" w:author="John Tran" w:date="2015-12-27T11:52:00Z">
              <w:rPr>
                <w:rStyle w:val="Hyperlink"/>
                <w:noProof/>
                <w:lang w:val="en-US"/>
              </w:rPr>
            </w:rPrChange>
          </w:rPr>
          <w:delText>3.6</w:delText>
        </w:r>
        <w:r w:rsidDel="00DA1DAB">
          <w:rPr>
            <w:rFonts w:asciiTheme="minorHAnsi" w:eastAsiaTheme="minorEastAsia" w:hAnsiTheme="minorHAnsi"/>
            <w:noProof/>
            <w:sz w:val="22"/>
            <w:lang w:val="en-US"/>
          </w:rPr>
          <w:tab/>
        </w:r>
        <w:r w:rsidRPr="00DA1DAB" w:rsidDel="00DA1DAB">
          <w:rPr>
            <w:noProof/>
            <w:rPrChange w:id="1112" w:author="John Tran" w:date="2015-12-27T11:52:00Z">
              <w:rPr>
                <w:rStyle w:val="Hyperlink"/>
                <w:noProof/>
                <w:lang w:val="en-US"/>
              </w:rPr>
            </w:rPrChange>
          </w:rPr>
          <w:delText>Thực nghiệm và đánh giá</w:delText>
        </w:r>
        <w:r w:rsidDel="00DA1DAB">
          <w:rPr>
            <w:noProof/>
            <w:webHidden/>
          </w:rPr>
          <w:tab/>
          <w:delText>45</w:delText>
        </w:r>
      </w:del>
    </w:p>
    <w:p w14:paraId="7293EF16" w14:textId="1F6B68FF" w:rsidR="00E2005A" w:rsidDel="00DA1DAB" w:rsidRDefault="00E2005A">
      <w:pPr>
        <w:pStyle w:val="TOC3"/>
        <w:tabs>
          <w:tab w:val="left" w:pos="1320"/>
          <w:tab w:val="right" w:leader="dot" w:pos="8777"/>
        </w:tabs>
        <w:rPr>
          <w:del w:id="1113" w:author="John Tran" w:date="2015-12-27T11:52:00Z"/>
          <w:rFonts w:asciiTheme="minorHAnsi" w:eastAsiaTheme="minorEastAsia" w:hAnsiTheme="minorHAnsi"/>
          <w:noProof/>
          <w:sz w:val="22"/>
          <w:lang w:val="en-US"/>
        </w:rPr>
      </w:pPr>
      <w:del w:id="1114" w:author="John Tran" w:date="2015-12-27T11:52:00Z">
        <w:r w:rsidRPr="00DA1DAB" w:rsidDel="00DA1DAB">
          <w:rPr>
            <w:noProof/>
            <w:rPrChange w:id="1115" w:author="John Tran" w:date="2015-12-27T11:52:00Z">
              <w:rPr>
                <w:rStyle w:val="Hyperlink"/>
                <w:noProof/>
                <w:lang w:val="en-US"/>
              </w:rPr>
            </w:rPrChange>
          </w:rPr>
          <w:delText>3.6.1</w:delText>
        </w:r>
        <w:r w:rsidDel="00DA1DAB">
          <w:rPr>
            <w:rFonts w:asciiTheme="minorHAnsi" w:eastAsiaTheme="minorEastAsia" w:hAnsiTheme="minorHAnsi"/>
            <w:noProof/>
            <w:sz w:val="22"/>
            <w:lang w:val="en-US"/>
          </w:rPr>
          <w:tab/>
        </w:r>
        <w:r w:rsidRPr="00DA1DAB" w:rsidDel="00DA1DAB">
          <w:rPr>
            <w:noProof/>
            <w:rPrChange w:id="1116" w:author="John Tran" w:date="2015-12-27T11:52:00Z">
              <w:rPr>
                <w:rStyle w:val="Hyperlink"/>
                <w:noProof/>
                <w:lang w:val="en-US"/>
              </w:rPr>
            </w:rPrChange>
          </w:rPr>
          <w:delText>Môi trường thực nghiệm</w:delText>
        </w:r>
        <w:r w:rsidDel="00DA1DAB">
          <w:rPr>
            <w:noProof/>
            <w:webHidden/>
          </w:rPr>
          <w:tab/>
          <w:delText>45</w:delText>
        </w:r>
      </w:del>
    </w:p>
    <w:p w14:paraId="30480964" w14:textId="76A7BC4D" w:rsidR="00E2005A" w:rsidDel="00DA1DAB" w:rsidRDefault="00E2005A">
      <w:pPr>
        <w:pStyle w:val="TOC3"/>
        <w:tabs>
          <w:tab w:val="left" w:pos="1320"/>
          <w:tab w:val="right" w:leader="dot" w:pos="8777"/>
        </w:tabs>
        <w:rPr>
          <w:del w:id="1117" w:author="John Tran" w:date="2015-12-27T11:52:00Z"/>
          <w:rFonts w:asciiTheme="minorHAnsi" w:eastAsiaTheme="minorEastAsia" w:hAnsiTheme="minorHAnsi"/>
          <w:noProof/>
          <w:sz w:val="22"/>
          <w:lang w:val="en-US"/>
        </w:rPr>
      </w:pPr>
      <w:del w:id="1118" w:author="John Tran" w:date="2015-12-27T11:52:00Z">
        <w:r w:rsidRPr="00DA1DAB" w:rsidDel="00DA1DAB">
          <w:rPr>
            <w:noProof/>
            <w:rPrChange w:id="1119" w:author="John Tran" w:date="2015-12-27T11:52:00Z">
              <w:rPr>
                <w:rStyle w:val="Hyperlink"/>
                <w:noProof/>
                <w:lang w:val="en-US"/>
              </w:rPr>
            </w:rPrChange>
          </w:rPr>
          <w:delText>3.6.2</w:delText>
        </w:r>
        <w:r w:rsidDel="00DA1DAB">
          <w:rPr>
            <w:rFonts w:asciiTheme="minorHAnsi" w:eastAsiaTheme="minorEastAsia" w:hAnsiTheme="minorHAnsi"/>
            <w:noProof/>
            <w:sz w:val="22"/>
            <w:lang w:val="en-US"/>
          </w:rPr>
          <w:tab/>
        </w:r>
        <w:r w:rsidRPr="00DA1DAB" w:rsidDel="00DA1DAB">
          <w:rPr>
            <w:noProof/>
            <w:rPrChange w:id="1120" w:author="John Tran" w:date="2015-12-27T11:52:00Z">
              <w:rPr>
                <w:rStyle w:val="Hyperlink"/>
                <w:noProof/>
                <w:lang w:val="en-US"/>
              </w:rPr>
            </w:rPrChange>
          </w:rPr>
          <w:delText>Chuẩn bị dữ liệu</w:delText>
        </w:r>
        <w:r w:rsidDel="00DA1DAB">
          <w:rPr>
            <w:noProof/>
            <w:webHidden/>
          </w:rPr>
          <w:tab/>
          <w:delText>46</w:delText>
        </w:r>
      </w:del>
    </w:p>
    <w:p w14:paraId="569D1878" w14:textId="1BEFC29F" w:rsidR="00E2005A" w:rsidDel="00DA1DAB" w:rsidRDefault="00E2005A">
      <w:pPr>
        <w:pStyle w:val="TOC3"/>
        <w:tabs>
          <w:tab w:val="left" w:pos="1320"/>
          <w:tab w:val="right" w:leader="dot" w:pos="8777"/>
        </w:tabs>
        <w:rPr>
          <w:del w:id="1121" w:author="John Tran" w:date="2015-12-27T11:52:00Z"/>
          <w:rFonts w:asciiTheme="minorHAnsi" w:eastAsiaTheme="minorEastAsia" w:hAnsiTheme="minorHAnsi"/>
          <w:noProof/>
          <w:sz w:val="22"/>
          <w:lang w:val="en-US"/>
        </w:rPr>
      </w:pPr>
      <w:del w:id="1122" w:author="John Tran" w:date="2015-12-27T11:52:00Z">
        <w:r w:rsidRPr="00DA1DAB" w:rsidDel="00DA1DAB">
          <w:rPr>
            <w:noProof/>
            <w:rPrChange w:id="1123" w:author="John Tran" w:date="2015-12-27T11:52:00Z">
              <w:rPr>
                <w:rStyle w:val="Hyperlink"/>
                <w:noProof/>
                <w:lang w:val="en-US"/>
              </w:rPr>
            </w:rPrChange>
          </w:rPr>
          <w:delText>3.6.3</w:delText>
        </w:r>
        <w:r w:rsidDel="00DA1DAB">
          <w:rPr>
            <w:rFonts w:asciiTheme="minorHAnsi" w:eastAsiaTheme="minorEastAsia" w:hAnsiTheme="minorHAnsi"/>
            <w:noProof/>
            <w:sz w:val="22"/>
            <w:lang w:val="en-US"/>
          </w:rPr>
          <w:tab/>
        </w:r>
        <w:r w:rsidRPr="00DA1DAB" w:rsidDel="00DA1DAB">
          <w:rPr>
            <w:noProof/>
            <w:rPrChange w:id="1124" w:author="John Tran" w:date="2015-12-27T11:52:00Z">
              <w:rPr>
                <w:rStyle w:val="Hyperlink"/>
                <w:noProof/>
                <w:lang w:val="en-US"/>
              </w:rPr>
            </w:rPrChange>
          </w:rPr>
          <w:delText>Kết quả thực nghiệm</w:delText>
        </w:r>
        <w:r w:rsidDel="00DA1DAB">
          <w:rPr>
            <w:noProof/>
            <w:webHidden/>
          </w:rPr>
          <w:tab/>
          <w:delText>46</w:delText>
        </w:r>
      </w:del>
    </w:p>
    <w:p w14:paraId="63C096F2" w14:textId="580A0FEC" w:rsidR="00E2005A" w:rsidDel="00DA1DAB" w:rsidRDefault="00E2005A">
      <w:pPr>
        <w:pStyle w:val="TOC1"/>
        <w:tabs>
          <w:tab w:val="left" w:pos="1760"/>
        </w:tabs>
        <w:rPr>
          <w:del w:id="1125" w:author="John Tran" w:date="2015-12-27T11:52:00Z"/>
          <w:rFonts w:asciiTheme="minorHAnsi" w:eastAsiaTheme="minorEastAsia" w:hAnsiTheme="minorHAnsi"/>
          <w:noProof/>
          <w:sz w:val="22"/>
          <w:lang w:val="en-US"/>
        </w:rPr>
      </w:pPr>
      <w:del w:id="1126" w:author="John Tran" w:date="2015-12-27T11:52:00Z">
        <w:r w:rsidRPr="00DA1DAB" w:rsidDel="00DA1DAB">
          <w:rPr>
            <w:noProof/>
            <w:rPrChange w:id="1127" w:author="John Tran" w:date="2015-12-27T11:52:00Z">
              <w:rPr>
                <w:rStyle w:val="Hyperlink"/>
                <w:noProof/>
              </w:rPr>
            </w:rPrChange>
          </w:rPr>
          <w:delText>CHƯƠNG 4.</w:delText>
        </w:r>
        <w:r w:rsidDel="00DA1DAB">
          <w:rPr>
            <w:rFonts w:asciiTheme="minorHAnsi" w:eastAsiaTheme="minorEastAsia" w:hAnsiTheme="minorHAnsi"/>
            <w:noProof/>
            <w:sz w:val="22"/>
            <w:lang w:val="en-US"/>
          </w:rPr>
          <w:tab/>
        </w:r>
        <w:r w:rsidRPr="00DA1DAB" w:rsidDel="00DA1DAB">
          <w:rPr>
            <w:noProof/>
            <w:rPrChange w:id="1128" w:author="John Tran" w:date="2015-12-27T11:52:00Z">
              <w:rPr>
                <w:rStyle w:val="Hyperlink"/>
                <w:noProof/>
              </w:rPr>
            </w:rPrChange>
          </w:rPr>
          <w:delText>KẾT LUẬN</w:delText>
        </w:r>
        <w:r w:rsidDel="00DA1DAB">
          <w:rPr>
            <w:noProof/>
            <w:webHidden/>
          </w:rPr>
          <w:tab/>
          <w:delText>48</w:delText>
        </w:r>
      </w:del>
    </w:p>
    <w:p w14:paraId="6E6BBC92" w14:textId="1511B97D" w:rsidR="00E2005A" w:rsidDel="00DA1DAB" w:rsidRDefault="00E2005A">
      <w:pPr>
        <w:pStyle w:val="TOC2"/>
        <w:tabs>
          <w:tab w:val="left" w:pos="880"/>
          <w:tab w:val="right" w:leader="dot" w:pos="8777"/>
        </w:tabs>
        <w:rPr>
          <w:del w:id="1129" w:author="John Tran" w:date="2015-12-27T11:52:00Z"/>
          <w:rFonts w:asciiTheme="minorHAnsi" w:eastAsiaTheme="minorEastAsia" w:hAnsiTheme="minorHAnsi"/>
          <w:noProof/>
          <w:sz w:val="22"/>
          <w:lang w:val="en-US"/>
        </w:rPr>
      </w:pPr>
      <w:del w:id="1130" w:author="John Tran" w:date="2015-12-27T11:52:00Z">
        <w:r w:rsidRPr="00DA1DAB" w:rsidDel="00DA1DAB">
          <w:rPr>
            <w:noProof/>
            <w:rPrChange w:id="1131" w:author="John Tran" w:date="2015-12-27T11:52:00Z">
              <w:rPr>
                <w:rStyle w:val="Hyperlink"/>
                <w:noProof/>
                <w:lang w:val="en-US"/>
              </w:rPr>
            </w:rPrChange>
          </w:rPr>
          <w:delText>4.1</w:delText>
        </w:r>
        <w:r w:rsidDel="00DA1DAB">
          <w:rPr>
            <w:rFonts w:asciiTheme="minorHAnsi" w:eastAsiaTheme="minorEastAsia" w:hAnsiTheme="minorHAnsi"/>
            <w:noProof/>
            <w:sz w:val="22"/>
            <w:lang w:val="en-US"/>
          </w:rPr>
          <w:tab/>
        </w:r>
        <w:r w:rsidRPr="00DA1DAB" w:rsidDel="00DA1DAB">
          <w:rPr>
            <w:noProof/>
            <w:rPrChange w:id="1132" w:author="John Tran" w:date="2015-12-27T11:52:00Z">
              <w:rPr>
                <w:rStyle w:val="Hyperlink"/>
                <w:noProof/>
                <w:lang w:val="en-US"/>
              </w:rPr>
            </w:rPrChange>
          </w:rPr>
          <w:delText>Kết quả đạt được</w:delText>
        </w:r>
        <w:r w:rsidDel="00DA1DAB">
          <w:rPr>
            <w:noProof/>
            <w:webHidden/>
          </w:rPr>
          <w:tab/>
          <w:delText>48</w:delText>
        </w:r>
      </w:del>
    </w:p>
    <w:p w14:paraId="362E1424" w14:textId="6405A156" w:rsidR="00E2005A" w:rsidDel="00DA1DAB" w:rsidRDefault="00E2005A">
      <w:pPr>
        <w:pStyle w:val="TOC2"/>
        <w:tabs>
          <w:tab w:val="left" w:pos="880"/>
          <w:tab w:val="right" w:leader="dot" w:pos="8777"/>
        </w:tabs>
        <w:rPr>
          <w:del w:id="1133" w:author="John Tran" w:date="2015-12-27T11:52:00Z"/>
          <w:rFonts w:asciiTheme="minorHAnsi" w:eastAsiaTheme="minorEastAsia" w:hAnsiTheme="minorHAnsi"/>
          <w:noProof/>
          <w:sz w:val="22"/>
          <w:lang w:val="en-US"/>
        </w:rPr>
      </w:pPr>
      <w:del w:id="1134" w:author="John Tran" w:date="2015-12-27T11:52:00Z">
        <w:r w:rsidRPr="00DA1DAB" w:rsidDel="00DA1DAB">
          <w:rPr>
            <w:noProof/>
            <w:rPrChange w:id="1135" w:author="John Tran" w:date="2015-12-27T11:52:00Z">
              <w:rPr>
                <w:rStyle w:val="Hyperlink"/>
                <w:noProof/>
              </w:rPr>
            </w:rPrChange>
          </w:rPr>
          <w:delText>4.2</w:delText>
        </w:r>
        <w:r w:rsidDel="00DA1DAB">
          <w:rPr>
            <w:rFonts w:asciiTheme="minorHAnsi" w:eastAsiaTheme="minorEastAsia" w:hAnsiTheme="minorHAnsi"/>
            <w:noProof/>
            <w:sz w:val="22"/>
            <w:lang w:val="en-US"/>
          </w:rPr>
          <w:tab/>
        </w:r>
        <w:r w:rsidRPr="00DA1DAB" w:rsidDel="00DA1DAB">
          <w:rPr>
            <w:noProof/>
            <w:rPrChange w:id="1136" w:author="John Tran" w:date="2015-12-27T11:52:00Z">
              <w:rPr>
                <w:rStyle w:val="Hyperlink"/>
                <w:noProof/>
              </w:rPr>
            </w:rPrChange>
          </w:rPr>
          <w:delText>Một số vấn đề cần nghiên cứu và giải quyết</w:delText>
        </w:r>
        <w:r w:rsidDel="00DA1DAB">
          <w:rPr>
            <w:noProof/>
            <w:webHidden/>
          </w:rPr>
          <w:tab/>
          <w:delText>49</w:delText>
        </w:r>
      </w:del>
    </w:p>
    <w:p w14:paraId="20C78086" w14:textId="470B5189" w:rsidR="00E2005A" w:rsidDel="00DA1DAB" w:rsidRDefault="00E2005A">
      <w:pPr>
        <w:pStyle w:val="TOC2"/>
        <w:tabs>
          <w:tab w:val="left" w:pos="880"/>
          <w:tab w:val="right" w:leader="dot" w:pos="8777"/>
        </w:tabs>
        <w:rPr>
          <w:del w:id="1137" w:author="John Tran" w:date="2015-12-27T11:52:00Z"/>
          <w:rFonts w:asciiTheme="minorHAnsi" w:eastAsiaTheme="minorEastAsia" w:hAnsiTheme="minorHAnsi"/>
          <w:noProof/>
          <w:sz w:val="22"/>
          <w:lang w:val="en-US"/>
        </w:rPr>
      </w:pPr>
      <w:del w:id="1138" w:author="John Tran" w:date="2015-12-27T11:52:00Z">
        <w:r w:rsidRPr="00DA1DAB" w:rsidDel="00DA1DAB">
          <w:rPr>
            <w:noProof/>
            <w:rPrChange w:id="1139" w:author="John Tran" w:date="2015-12-27T11:52:00Z">
              <w:rPr>
                <w:rStyle w:val="Hyperlink"/>
                <w:noProof/>
                <w:lang w:val="en-US"/>
              </w:rPr>
            </w:rPrChange>
          </w:rPr>
          <w:delText>4.3</w:delText>
        </w:r>
        <w:r w:rsidDel="00DA1DAB">
          <w:rPr>
            <w:rFonts w:asciiTheme="minorHAnsi" w:eastAsiaTheme="minorEastAsia" w:hAnsiTheme="minorHAnsi"/>
            <w:noProof/>
            <w:sz w:val="22"/>
            <w:lang w:val="en-US"/>
          </w:rPr>
          <w:tab/>
        </w:r>
        <w:r w:rsidRPr="00DA1DAB" w:rsidDel="00DA1DAB">
          <w:rPr>
            <w:noProof/>
            <w:rPrChange w:id="1140" w:author="John Tran" w:date="2015-12-27T11:52:00Z">
              <w:rPr>
                <w:rStyle w:val="Hyperlink"/>
                <w:noProof/>
                <w:lang w:val="en-US"/>
              </w:rPr>
            </w:rPrChange>
          </w:rPr>
          <w:delText>Hướng phát triển</w:delText>
        </w:r>
        <w:r w:rsidDel="00DA1DAB">
          <w:rPr>
            <w:noProof/>
            <w:webHidden/>
          </w:rPr>
          <w:tab/>
          <w:delText>49</w:delText>
        </w:r>
      </w:del>
    </w:p>
    <w:p w14:paraId="048B8395" w14:textId="1BFAE2DB" w:rsidR="001F7810" w:rsidRPr="00CB7B88" w:rsidRDefault="00CC7E56" w:rsidP="00C54582">
      <w:pPr>
        <w:rPr>
          <w:rFonts w:cs="Times New Roman"/>
          <w:b/>
          <w:noProof/>
          <w:sz w:val="28"/>
          <w:szCs w:val="26"/>
        </w:rPr>
      </w:pPr>
      <w:r>
        <w:rPr>
          <w:rFonts w:cs="Times New Roman"/>
          <w:b/>
          <w:noProof/>
          <w:sz w:val="28"/>
          <w:szCs w:val="26"/>
        </w:rPr>
        <w:fldChar w:fldCharType="end"/>
      </w:r>
    </w:p>
    <w:p w14:paraId="7743A352" w14:textId="77777777" w:rsidR="001F7810" w:rsidRPr="00CB7B88" w:rsidRDefault="001F7810" w:rsidP="00C54582">
      <w:pPr>
        <w:rPr>
          <w:rFonts w:cs="Times New Roman"/>
          <w:b/>
          <w:noProof/>
          <w:sz w:val="28"/>
          <w:szCs w:val="26"/>
        </w:rPr>
      </w:pPr>
    </w:p>
    <w:p w14:paraId="78DD89D4" w14:textId="77777777" w:rsidR="001F7810" w:rsidRPr="00CB7B88" w:rsidRDefault="001F7810" w:rsidP="00C54582">
      <w:pPr>
        <w:rPr>
          <w:rFonts w:cs="Times New Roman"/>
          <w:b/>
          <w:noProof/>
          <w:sz w:val="28"/>
          <w:szCs w:val="26"/>
        </w:rPr>
        <w:sectPr w:rsidR="001F7810" w:rsidRPr="00CB7B88" w:rsidSect="00FD1DDE">
          <w:pgSz w:w="11906" w:h="16838" w:code="9"/>
          <w:pgMar w:top="1701" w:right="1134" w:bottom="1985" w:left="1985" w:header="708" w:footer="708" w:gutter="0"/>
          <w:cols w:space="708"/>
          <w:docGrid w:linePitch="360"/>
        </w:sectPr>
      </w:pPr>
      <w:bookmarkStart w:id="1141" w:name="_GoBack"/>
      <w:bookmarkEnd w:id="1141"/>
    </w:p>
    <w:p w14:paraId="65FD92C2" w14:textId="77777777" w:rsidR="0045053A" w:rsidRDefault="001F7810" w:rsidP="00781E95">
      <w:pPr>
        <w:pStyle w:val="Title"/>
        <w:rPr>
          <w:ins w:id="1142" w:author="John Tran" w:date="2015-12-31T00:11:00Z"/>
          <w:rFonts w:cs="Times New Roman"/>
          <w:noProof/>
        </w:rPr>
      </w:pPr>
      <w:r w:rsidRPr="00CB7B88">
        <w:rPr>
          <w:rFonts w:cs="Times New Roman"/>
          <w:noProof/>
        </w:rPr>
        <w:t>DANH MỤC HÌNH VẼ</w:t>
      </w:r>
    </w:p>
    <w:p w14:paraId="721C4E0C" w14:textId="6AEAB13F" w:rsidR="00084EB1" w:rsidRPr="00084EB1" w:rsidDel="00084EB1" w:rsidRDefault="00084EB1">
      <w:pPr>
        <w:rPr>
          <w:del w:id="1143" w:author="John Tran" w:date="2015-12-31T00:11:00Z"/>
          <w:rPrChange w:id="1144" w:author="John Tran" w:date="2015-12-31T00:11:00Z">
            <w:rPr>
              <w:del w:id="1145" w:author="John Tran" w:date="2015-12-31T00:11:00Z"/>
              <w:rFonts w:cs="Times New Roman"/>
              <w:noProof/>
            </w:rPr>
          </w:rPrChange>
        </w:rPr>
        <w:pPrChange w:id="1146" w:author="John Tran" w:date="2015-12-31T00:11:00Z">
          <w:pPr>
            <w:pStyle w:val="Title"/>
          </w:pPr>
        </w:pPrChange>
      </w:pPr>
    </w:p>
    <w:p w14:paraId="476B8413" w14:textId="77777777" w:rsidR="00BC3000" w:rsidRPr="00BC3000" w:rsidRDefault="00BC3000">
      <w:pPr>
        <w:pStyle w:val="Title"/>
        <w:tabs>
          <w:tab w:val="left" w:leader="dot" w:pos="8460"/>
        </w:tabs>
        <w:spacing w:line="360" w:lineRule="auto"/>
        <w:jc w:val="left"/>
        <w:rPr>
          <w:ins w:id="1147" w:author="John Tran" w:date="2015-12-31T00:08:00Z"/>
          <w:rFonts w:eastAsiaTheme="minorHAnsi" w:cstheme="minorBidi"/>
          <w:b w:val="0"/>
          <w:spacing w:val="0"/>
          <w:kern w:val="0"/>
          <w:sz w:val="26"/>
          <w:szCs w:val="22"/>
        </w:rPr>
        <w:pPrChange w:id="1148" w:author="John Tran" w:date="2015-12-31T00:11:00Z">
          <w:pPr>
            <w:pStyle w:val="Title"/>
          </w:pPr>
        </w:pPrChange>
      </w:pPr>
      <w:ins w:id="1149" w:author="John Tran" w:date="2015-12-31T00:08:00Z">
        <w:r w:rsidRPr="00BC3000">
          <w:rPr>
            <w:rFonts w:eastAsiaTheme="minorHAnsi" w:cstheme="minorBidi"/>
            <w:b w:val="0"/>
            <w:spacing w:val="0"/>
            <w:kern w:val="0"/>
            <w:sz w:val="26"/>
            <w:szCs w:val="22"/>
          </w:rPr>
          <w:t>Hình 2.1: Giới thiệu về LDA</w:t>
        </w:r>
        <w:r w:rsidRPr="00BC3000">
          <w:rPr>
            <w:rFonts w:eastAsiaTheme="minorHAnsi" w:cstheme="minorBidi"/>
            <w:b w:val="0"/>
            <w:spacing w:val="0"/>
            <w:kern w:val="0"/>
            <w:sz w:val="26"/>
            <w:szCs w:val="22"/>
          </w:rPr>
          <w:tab/>
          <w:t>7</w:t>
        </w:r>
      </w:ins>
    </w:p>
    <w:p w14:paraId="02B6AB9E" w14:textId="77777777" w:rsidR="00BC3000" w:rsidRPr="00BC3000" w:rsidRDefault="00BC3000">
      <w:pPr>
        <w:pStyle w:val="Title"/>
        <w:tabs>
          <w:tab w:val="left" w:leader="dot" w:pos="8460"/>
        </w:tabs>
        <w:spacing w:line="360" w:lineRule="auto"/>
        <w:jc w:val="left"/>
        <w:rPr>
          <w:ins w:id="1150" w:author="John Tran" w:date="2015-12-31T00:08:00Z"/>
          <w:rFonts w:eastAsiaTheme="minorHAnsi" w:cstheme="minorBidi"/>
          <w:b w:val="0"/>
          <w:spacing w:val="0"/>
          <w:kern w:val="0"/>
          <w:sz w:val="26"/>
          <w:szCs w:val="22"/>
        </w:rPr>
        <w:pPrChange w:id="1151" w:author="John Tran" w:date="2015-12-31T00:11:00Z">
          <w:pPr>
            <w:pStyle w:val="Title"/>
          </w:pPr>
        </w:pPrChange>
      </w:pPr>
      <w:ins w:id="1152" w:author="John Tran" w:date="2015-12-31T00:08:00Z">
        <w:r w:rsidRPr="00BC3000">
          <w:rPr>
            <w:rFonts w:eastAsiaTheme="minorHAnsi" w:cstheme="minorBidi"/>
            <w:b w:val="0"/>
            <w:spacing w:val="0"/>
            <w:kern w:val="0"/>
            <w:sz w:val="26"/>
            <w:szCs w:val="22"/>
          </w:rPr>
          <w:t>Hình 2.2: Mô hình sinh của LDA</w:t>
        </w:r>
        <w:r w:rsidRPr="00BC3000">
          <w:rPr>
            <w:rFonts w:eastAsiaTheme="minorHAnsi" w:cstheme="minorBidi"/>
            <w:b w:val="0"/>
            <w:spacing w:val="0"/>
            <w:kern w:val="0"/>
            <w:sz w:val="26"/>
            <w:szCs w:val="22"/>
          </w:rPr>
          <w:tab/>
          <w:t>9</w:t>
        </w:r>
      </w:ins>
    </w:p>
    <w:p w14:paraId="34E2704A" w14:textId="77777777" w:rsidR="00BC3000" w:rsidRPr="00BC3000" w:rsidRDefault="00BC3000">
      <w:pPr>
        <w:pStyle w:val="Title"/>
        <w:tabs>
          <w:tab w:val="left" w:leader="dot" w:pos="8460"/>
        </w:tabs>
        <w:spacing w:line="360" w:lineRule="auto"/>
        <w:jc w:val="left"/>
        <w:rPr>
          <w:ins w:id="1153" w:author="John Tran" w:date="2015-12-31T00:08:00Z"/>
          <w:rFonts w:eastAsiaTheme="minorHAnsi" w:cstheme="minorBidi"/>
          <w:b w:val="0"/>
          <w:spacing w:val="0"/>
          <w:kern w:val="0"/>
          <w:sz w:val="26"/>
          <w:szCs w:val="22"/>
        </w:rPr>
        <w:pPrChange w:id="1154" w:author="John Tran" w:date="2015-12-31T00:11:00Z">
          <w:pPr>
            <w:pStyle w:val="Title"/>
          </w:pPr>
        </w:pPrChange>
      </w:pPr>
      <w:ins w:id="1155" w:author="John Tran" w:date="2015-12-31T00:08:00Z">
        <w:r w:rsidRPr="00BC3000">
          <w:rPr>
            <w:rFonts w:eastAsiaTheme="minorHAnsi" w:cstheme="minorBidi"/>
            <w:b w:val="0"/>
            <w:spacing w:val="0"/>
            <w:kern w:val="0"/>
            <w:sz w:val="26"/>
            <w:szCs w:val="22"/>
          </w:rPr>
          <w:t>Hình 2.3: Trang web Twitter Sentiment</w:t>
        </w:r>
        <w:r w:rsidRPr="00BC3000">
          <w:rPr>
            <w:rFonts w:eastAsiaTheme="minorHAnsi" w:cstheme="minorBidi"/>
            <w:b w:val="0"/>
            <w:spacing w:val="0"/>
            <w:kern w:val="0"/>
            <w:sz w:val="26"/>
            <w:szCs w:val="22"/>
          </w:rPr>
          <w:tab/>
          <w:t>18</w:t>
        </w:r>
      </w:ins>
    </w:p>
    <w:p w14:paraId="6DFAA0F2" w14:textId="77777777" w:rsidR="00BC3000" w:rsidRPr="00BC3000" w:rsidRDefault="00BC3000">
      <w:pPr>
        <w:pStyle w:val="Title"/>
        <w:tabs>
          <w:tab w:val="left" w:leader="dot" w:pos="8460"/>
        </w:tabs>
        <w:spacing w:line="360" w:lineRule="auto"/>
        <w:jc w:val="left"/>
        <w:rPr>
          <w:ins w:id="1156" w:author="John Tran" w:date="2015-12-31T00:08:00Z"/>
          <w:rFonts w:eastAsiaTheme="minorHAnsi" w:cstheme="minorBidi"/>
          <w:b w:val="0"/>
          <w:spacing w:val="0"/>
          <w:kern w:val="0"/>
          <w:sz w:val="26"/>
          <w:szCs w:val="22"/>
        </w:rPr>
        <w:pPrChange w:id="1157" w:author="John Tran" w:date="2015-12-31T00:11:00Z">
          <w:pPr>
            <w:pStyle w:val="Title"/>
          </w:pPr>
        </w:pPrChange>
      </w:pPr>
      <w:ins w:id="1158" w:author="John Tran" w:date="2015-12-31T00:08:00Z">
        <w:r w:rsidRPr="00BC3000">
          <w:rPr>
            <w:rFonts w:eastAsiaTheme="minorHAnsi" w:cstheme="minorBidi"/>
            <w:b w:val="0"/>
            <w:spacing w:val="0"/>
            <w:kern w:val="0"/>
            <w:sz w:val="26"/>
            <w:szCs w:val="22"/>
          </w:rPr>
          <w:t>Hình 2.4: Mô hình phân lớp cảm xúc đề xuất</w:t>
        </w:r>
        <w:r w:rsidRPr="00BC3000">
          <w:rPr>
            <w:rFonts w:eastAsiaTheme="minorHAnsi" w:cstheme="minorBidi"/>
            <w:b w:val="0"/>
            <w:spacing w:val="0"/>
            <w:kern w:val="0"/>
            <w:sz w:val="26"/>
            <w:szCs w:val="22"/>
          </w:rPr>
          <w:tab/>
          <w:t>23</w:t>
        </w:r>
      </w:ins>
    </w:p>
    <w:p w14:paraId="42FD617E" w14:textId="77777777" w:rsidR="00BC3000" w:rsidRPr="00BC3000" w:rsidRDefault="00BC3000">
      <w:pPr>
        <w:pStyle w:val="Title"/>
        <w:tabs>
          <w:tab w:val="left" w:leader="dot" w:pos="8460"/>
        </w:tabs>
        <w:spacing w:line="360" w:lineRule="auto"/>
        <w:jc w:val="left"/>
        <w:rPr>
          <w:ins w:id="1159" w:author="John Tran" w:date="2015-12-31T00:08:00Z"/>
          <w:rFonts w:eastAsiaTheme="minorHAnsi" w:cstheme="minorBidi"/>
          <w:b w:val="0"/>
          <w:spacing w:val="0"/>
          <w:kern w:val="0"/>
          <w:sz w:val="26"/>
          <w:szCs w:val="22"/>
        </w:rPr>
        <w:pPrChange w:id="1160" w:author="John Tran" w:date="2015-12-31T00:11:00Z">
          <w:pPr>
            <w:pStyle w:val="Title"/>
          </w:pPr>
        </w:pPrChange>
      </w:pPr>
      <w:ins w:id="1161" w:author="John Tran" w:date="2015-12-31T00:08:00Z">
        <w:r w:rsidRPr="00BC3000">
          <w:rPr>
            <w:rFonts w:eastAsiaTheme="minorHAnsi" w:cstheme="minorBidi"/>
            <w:b w:val="0"/>
            <w:spacing w:val="0"/>
            <w:kern w:val="0"/>
            <w:sz w:val="26"/>
            <w:szCs w:val="22"/>
          </w:rPr>
          <w:t>Hình 2.5 : Mô tả Social Graph</w:t>
        </w:r>
        <w:r w:rsidRPr="00BC3000">
          <w:rPr>
            <w:rFonts w:eastAsiaTheme="minorHAnsi" w:cstheme="minorBidi"/>
            <w:b w:val="0"/>
            <w:spacing w:val="0"/>
            <w:kern w:val="0"/>
            <w:sz w:val="26"/>
            <w:szCs w:val="22"/>
          </w:rPr>
          <w:tab/>
          <w:t>25</w:t>
        </w:r>
      </w:ins>
    </w:p>
    <w:p w14:paraId="3673D442" w14:textId="3CF9AB9C" w:rsidR="00BC3000" w:rsidRPr="00BC3000" w:rsidRDefault="00BC3000">
      <w:pPr>
        <w:pStyle w:val="Title"/>
        <w:tabs>
          <w:tab w:val="left" w:leader="dot" w:pos="8460"/>
        </w:tabs>
        <w:spacing w:line="360" w:lineRule="auto"/>
        <w:jc w:val="left"/>
        <w:rPr>
          <w:ins w:id="1162" w:author="John Tran" w:date="2015-12-31T00:08:00Z"/>
          <w:rFonts w:eastAsiaTheme="minorHAnsi" w:cstheme="minorBidi"/>
          <w:b w:val="0"/>
          <w:spacing w:val="0"/>
          <w:kern w:val="0"/>
          <w:sz w:val="26"/>
          <w:szCs w:val="22"/>
        </w:rPr>
        <w:pPrChange w:id="1163" w:author="John Tran" w:date="2015-12-31T00:11:00Z">
          <w:pPr>
            <w:pStyle w:val="Title"/>
          </w:pPr>
        </w:pPrChange>
      </w:pPr>
      <w:ins w:id="1164" w:author="John Tran" w:date="2015-12-31T00:08:00Z">
        <w:r w:rsidRPr="00BC3000">
          <w:rPr>
            <w:rFonts w:eastAsiaTheme="minorHAnsi" w:cstheme="minorBidi"/>
            <w:b w:val="0"/>
            <w:spacing w:val="0"/>
            <w:kern w:val="0"/>
            <w:sz w:val="26"/>
            <w:szCs w:val="22"/>
          </w:rPr>
          <w:t>Hình 2.6: Mô tả kết nối với cơ sở dữ liệu củ</w:t>
        </w:r>
        <w:r>
          <w:rPr>
            <w:rFonts w:eastAsiaTheme="minorHAnsi" w:cstheme="minorBidi"/>
            <w:b w:val="0"/>
            <w:spacing w:val="0"/>
            <w:kern w:val="0"/>
            <w:sz w:val="26"/>
            <w:szCs w:val="22"/>
          </w:rPr>
          <w:t>a Facebook</w:t>
        </w:r>
        <w:r>
          <w:rPr>
            <w:rFonts w:eastAsiaTheme="minorHAnsi" w:cstheme="minorBidi"/>
            <w:b w:val="0"/>
            <w:spacing w:val="0"/>
            <w:kern w:val="0"/>
            <w:sz w:val="26"/>
            <w:szCs w:val="22"/>
          </w:rPr>
          <w:tab/>
          <w:t>27</w:t>
        </w:r>
      </w:ins>
    </w:p>
    <w:p w14:paraId="14A2A918" w14:textId="77777777" w:rsidR="00BC3000" w:rsidRPr="00BC3000" w:rsidRDefault="00BC3000">
      <w:pPr>
        <w:pStyle w:val="Title"/>
        <w:tabs>
          <w:tab w:val="left" w:leader="dot" w:pos="8460"/>
        </w:tabs>
        <w:spacing w:line="360" w:lineRule="auto"/>
        <w:jc w:val="left"/>
        <w:rPr>
          <w:ins w:id="1165" w:author="John Tran" w:date="2015-12-31T00:08:00Z"/>
          <w:rFonts w:eastAsiaTheme="minorHAnsi" w:cstheme="minorBidi"/>
          <w:b w:val="0"/>
          <w:spacing w:val="0"/>
          <w:kern w:val="0"/>
          <w:sz w:val="26"/>
          <w:szCs w:val="22"/>
        </w:rPr>
        <w:pPrChange w:id="1166" w:author="John Tran" w:date="2015-12-31T00:11:00Z">
          <w:pPr>
            <w:pStyle w:val="Title"/>
          </w:pPr>
        </w:pPrChange>
      </w:pPr>
      <w:ins w:id="1167" w:author="John Tran" w:date="2015-12-31T00:08:00Z">
        <w:r w:rsidRPr="00BC3000">
          <w:rPr>
            <w:rFonts w:eastAsiaTheme="minorHAnsi" w:cstheme="minorBidi"/>
            <w:b w:val="0"/>
            <w:spacing w:val="0"/>
            <w:kern w:val="0"/>
            <w:sz w:val="26"/>
            <w:szCs w:val="22"/>
          </w:rPr>
          <w:t>Hình 2.7: Cấu trúc trong file SentiWordNet3.0</w:t>
        </w:r>
        <w:r w:rsidRPr="00BC3000">
          <w:rPr>
            <w:rFonts w:eastAsiaTheme="minorHAnsi" w:cstheme="minorBidi"/>
            <w:b w:val="0"/>
            <w:spacing w:val="0"/>
            <w:kern w:val="0"/>
            <w:sz w:val="26"/>
            <w:szCs w:val="22"/>
          </w:rPr>
          <w:tab/>
          <w:t>30</w:t>
        </w:r>
      </w:ins>
    </w:p>
    <w:p w14:paraId="3F3DAB47" w14:textId="77777777" w:rsidR="00BC3000" w:rsidRPr="00BC3000" w:rsidRDefault="00BC3000">
      <w:pPr>
        <w:pStyle w:val="Title"/>
        <w:tabs>
          <w:tab w:val="left" w:leader="dot" w:pos="8460"/>
        </w:tabs>
        <w:spacing w:line="360" w:lineRule="auto"/>
        <w:jc w:val="left"/>
        <w:rPr>
          <w:ins w:id="1168" w:author="John Tran" w:date="2015-12-31T00:08:00Z"/>
          <w:rFonts w:eastAsiaTheme="minorHAnsi" w:cstheme="minorBidi"/>
          <w:b w:val="0"/>
          <w:spacing w:val="0"/>
          <w:kern w:val="0"/>
          <w:sz w:val="26"/>
          <w:szCs w:val="22"/>
        </w:rPr>
        <w:pPrChange w:id="1169" w:author="John Tran" w:date="2015-12-31T00:11:00Z">
          <w:pPr>
            <w:pStyle w:val="Title"/>
          </w:pPr>
        </w:pPrChange>
      </w:pPr>
      <w:ins w:id="1170" w:author="John Tran" w:date="2015-12-31T00:08:00Z">
        <w:r w:rsidRPr="00BC3000">
          <w:rPr>
            <w:rFonts w:eastAsiaTheme="minorHAnsi" w:cstheme="minorBidi"/>
            <w:b w:val="0"/>
            <w:spacing w:val="0"/>
            <w:kern w:val="0"/>
            <w:sz w:val="26"/>
            <w:szCs w:val="22"/>
          </w:rPr>
          <w:t>Hình 2.8: Ánh xạ vào không gian đặc trưng</w:t>
        </w:r>
        <w:r w:rsidRPr="00BC3000">
          <w:rPr>
            <w:rFonts w:eastAsiaTheme="minorHAnsi" w:cstheme="minorBidi"/>
            <w:b w:val="0"/>
            <w:spacing w:val="0"/>
            <w:kern w:val="0"/>
            <w:sz w:val="26"/>
            <w:szCs w:val="22"/>
          </w:rPr>
          <w:tab/>
          <w:t>34</w:t>
        </w:r>
      </w:ins>
    </w:p>
    <w:p w14:paraId="2FA9E9C5" w14:textId="1F3A5321" w:rsidR="00BC3000" w:rsidRPr="00BC3000" w:rsidRDefault="00BC3000">
      <w:pPr>
        <w:pStyle w:val="Title"/>
        <w:tabs>
          <w:tab w:val="left" w:leader="dot" w:pos="8460"/>
        </w:tabs>
        <w:spacing w:line="360" w:lineRule="auto"/>
        <w:jc w:val="left"/>
        <w:rPr>
          <w:ins w:id="1171" w:author="John Tran" w:date="2015-12-31T00:08:00Z"/>
          <w:rFonts w:eastAsiaTheme="minorHAnsi" w:cstheme="minorBidi"/>
          <w:b w:val="0"/>
          <w:spacing w:val="0"/>
          <w:kern w:val="0"/>
          <w:sz w:val="26"/>
          <w:szCs w:val="22"/>
        </w:rPr>
        <w:pPrChange w:id="1172" w:author="John Tran" w:date="2015-12-31T00:11:00Z">
          <w:pPr>
            <w:pStyle w:val="Title"/>
          </w:pPr>
        </w:pPrChange>
      </w:pPr>
      <w:ins w:id="1173" w:author="John Tran" w:date="2015-12-31T00:08:00Z">
        <w:r w:rsidRPr="00BC3000">
          <w:rPr>
            <w:rFonts w:eastAsiaTheme="minorHAnsi" w:cstheme="minorBidi"/>
            <w:b w:val="0"/>
            <w:spacing w:val="0"/>
            <w:kern w:val="0"/>
            <w:sz w:val="26"/>
            <w:szCs w:val="22"/>
          </w:rPr>
          <w:t>Hình 2.9: Ba cách để cài đặt Spark trên nền tả</w:t>
        </w:r>
        <w:r>
          <w:rPr>
            <w:rFonts w:eastAsiaTheme="minorHAnsi" w:cstheme="minorBidi"/>
            <w:b w:val="0"/>
            <w:spacing w:val="0"/>
            <w:kern w:val="0"/>
            <w:sz w:val="26"/>
            <w:szCs w:val="22"/>
          </w:rPr>
          <w:t>ng Hadoop</w:t>
        </w:r>
        <w:r>
          <w:rPr>
            <w:rFonts w:eastAsiaTheme="minorHAnsi" w:cstheme="minorBidi"/>
            <w:b w:val="0"/>
            <w:spacing w:val="0"/>
            <w:kern w:val="0"/>
            <w:sz w:val="26"/>
            <w:szCs w:val="22"/>
          </w:rPr>
          <w:tab/>
          <w:t>39</w:t>
        </w:r>
      </w:ins>
    </w:p>
    <w:p w14:paraId="247A018F" w14:textId="77777777" w:rsidR="00BC3000" w:rsidRPr="00BC3000" w:rsidRDefault="00BC3000">
      <w:pPr>
        <w:pStyle w:val="Title"/>
        <w:tabs>
          <w:tab w:val="left" w:leader="dot" w:pos="8460"/>
        </w:tabs>
        <w:spacing w:line="360" w:lineRule="auto"/>
        <w:jc w:val="left"/>
        <w:rPr>
          <w:ins w:id="1174" w:author="John Tran" w:date="2015-12-31T00:08:00Z"/>
          <w:rFonts w:eastAsiaTheme="minorHAnsi" w:cstheme="minorBidi"/>
          <w:b w:val="0"/>
          <w:spacing w:val="0"/>
          <w:kern w:val="0"/>
          <w:sz w:val="26"/>
          <w:szCs w:val="22"/>
        </w:rPr>
        <w:pPrChange w:id="1175" w:author="John Tran" w:date="2015-12-31T00:11:00Z">
          <w:pPr>
            <w:pStyle w:val="Title"/>
          </w:pPr>
        </w:pPrChange>
      </w:pPr>
      <w:ins w:id="1176" w:author="John Tran" w:date="2015-12-31T00:08:00Z">
        <w:r w:rsidRPr="00BC3000">
          <w:rPr>
            <w:rFonts w:eastAsiaTheme="minorHAnsi" w:cstheme="minorBidi"/>
            <w:b w:val="0"/>
            <w:spacing w:val="0"/>
            <w:kern w:val="0"/>
            <w:sz w:val="26"/>
            <w:szCs w:val="22"/>
          </w:rPr>
          <w:t>Hình 2.10: Hệ sinh thái Spark</w:t>
        </w:r>
        <w:r w:rsidRPr="00BC3000">
          <w:rPr>
            <w:rFonts w:eastAsiaTheme="minorHAnsi" w:cstheme="minorBidi"/>
            <w:b w:val="0"/>
            <w:spacing w:val="0"/>
            <w:kern w:val="0"/>
            <w:sz w:val="26"/>
            <w:szCs w:val="22"/>
          </w:rPr>
          <w:tab/>
          <w:t>40</w:t>
        </w:r>
      </w:ins>
    </w:p>
    <w:p w14:paraId="6E1A63A9" w14:textId="421A264D" w:rsidR="0040109D" w:rsidRPr="0040109D" w:rsidRDefault="0040109D">
      <w:pPr>
        <w:pStyle w:val="Title"/>
        <w:tabs>
          <w:tab w:val="left" w:leader="dot" w:pos="8460"/>
        </w:tabs>
        <w:spacing w:line="360" w:lineRule="auto"/>
        <w:jc w:val="left"/>
        <w:rPr>
          <w:ins w:id="1177" w:author="John Tran" w:date="2016-01-13T21:10:00Z"/>
          <w:rFonts w:eastAsiaTheme="minorHAnsi" w:cstheme="minorBidi"/>
          <w:b w:val="0"/>
          <w:spacing w:val="0"/>
          <w:kern w:val="0"/>
          <w:sz w:val="26"/>
          <w:szCs w:val="22"/>
        </w:rPr>
        <w:pPrChange w:id="1178" w:author="John Tran" w:date="2015-12-31T00:11:00Z">
          <w:pPr>
            <w:pStyle w:val="Title"/>
          </w:pPr>
        </w:pPrChange>
      </w:pPr>
      <w:ins w:id="1179" w:author="John Tran" w:date="2016-01-13T21:10:00Z">
        <w:r w:rsidRPr="0040109D">
          <w:rPr>
            <w:rFonts w:eastAsiaTheme="minorHAnsi" w:cstheme="minorBidi"/>
            <w:b w:val="0"/>
            <w:spacing w:val="0"/>
            <w:kern w:val="0"/>
            <w:sz w:val="26"/>
            <w:szCs w:val="22"/>
            <w:rPrChange w:id="1180" w:author="John Tran" w:date="2016-01-13T21:10:00Z">
              <w:rPr>
                <w:rFonts w:eastAsiaTheme="minorHAnsi" w:cstheme="minorBidi"/>
                <w:b w:val="0"/>
                <w:spacing w:val="0"/>
                <w:kern w:val="0"/>
                <w:sz w:val="26"/>
                <w:szCs w:val="22"/>
                <w:lang w:val="en-US"/>
              </w:rPr>
            </w:rPrChange>
          </w:rPr>
          <w:t>Hình 3.1: Mô hình thác nước cải tiến</w:t>
        </w:r>
        <w:r>
          <w:rPr>
            <w:rFonts w:eastAsiaTheme="minorHAnsi" w:cstheme="minorBidi"/>
            <w:b w:val="0"/>
            <w:spacing w:val="0"/>
            <w:kern w:val="0"/>
            <w:sz w:val="26"/>
            <w:szCs w:val="22"/>
          </w:rPr>
          <w:tab/>
        </w:r>
      </w:ins>
      <w:ins w:id="1181" w:author="John Tran" w:date="2016-01-13T21:11:00Z">
        <w:r w:rsidRPr="0040109D">
          <w:rPr>
            <w:rFonts w:eastAsiaTheme="minorHAnsi" w:cstheme="minorBidi"/>
            <w:b w:val="0"/>
            <w:spacing w:val="0"/>
            <w:kern w:val="0"/>
            <w:sz w:val="26"/>
            <w:szCs w:val="22"/>
            <w:rPrChange w:id="1182" w:author="John Tran" w:date="2016-01-13T21:11:00Z">
              <w:rPr>
                <w:rFonts w:eastAsiaTheme="minorHAnsi" w:cstheme="minorBidi"/>
                <w:b w:val="0"/>
                <w:spacing w:val="0"/>
                <w:kern w:val="0"/>
                <w:sz w:val="26"/>
                <w:szCs w:val="22"/>
                <w:lang w:val="en-US"/>
              </w:rPr>
            </w:rPrChange>
          </w:rPr>
          <w:t>43</w:t>
        </w:r>
      </w:ins>
    </w:p>
    <w:p w14:paraId="020712B0" w14:textId="056E3B17" w:rsidR="00BC3000" w:rsidRPr="00BC3000" w:rsidRDefault="0040109D">
      <w:pPr>
        <w:pStyle w:val="Title"/>
        <w:tabs>
          <w:tab w:val="left" w:leader="dot" w:pos="8460"/>
        </w:tabs>
        <w:spacing w:line="360" w:lineRule="auto"/>
        <w:jc w:val="left"/>
        <w:rPr>
          <w:ins w:id="1183" w:author="John Tran" w:date="2015-12-31T00:08:00Z"/>
          <w:rFonts w:eastAsiaTheme="minorHAnsi" w:cstheme="minorBidi"/>
          <w:b w:val="0"/>
          <w:spacing w:val="0"/>
          <w:kern w:val="0"/>
          <w:sz w:val="26"/>
          <w:szCs w:val="22"/>
        </w:rPr>
        <w:pPrChange w:id="1184" w:author="John Tran" w:date="2015-12-31T00:11:00Z">
          <w:pPr>
            <w:pStyle w:val="Title"/>
          </w:pPr>
        </w:pPrChange>
      </w:pPr>
      <w:ins w:id="1185" w:author="John Tran" w:date="2015-12-31T00:08:00Z">
        <w:r>
          <w:rPr>
            <w:rFonts w:eastAsiaTheme="minorHAnsi" w:cstheme="minorBidi"/>
            <w:b w:val="0"/>
            <w:spacing w:val="0"/>
            <w:kern w:val="0"/>
            <w:sz w:val="26"/>
            <w:szCs w:val="22"/>
          </w:rPr>
          <w:t>Hình 3.</w:t>
        </w:r>
      </w:ins>
      <w:ins w:id="1186" w:author="John Tran" w:date="2016-01-13T21:09:00Z">
        <w:r w:rsidRPr="0040109D">
          <w:rPr>
            <w:rFonts w:eastAsiaTheme="minorHAnsi" w:cstheme="minorBidi"/>
            <w:b w:val="0"/>
            <w:spacing w:val="0"/>
            <w:kern w:val="0"/>
            <w:sz w:val="26"/>
            <w:szCs w:val="22"/>
            <w:rPrChange w:id="1187" w:author="John Tran" w:date="2016-01-13T21:09:00Z">
              <w:rPr>
                <w:rFonts w:eastAsiaTheme="minorHAnsi" w:cstheme="minorBidi"/>
                <w:b w:val="0"/>
                <w:spacing w:val="0"/>
                <w:kern w:val="0"/>
                <w:sz w:val="26"/>
                <w:szCs w:val="22"/>
                <w:lang w:val="en-US"/>
              </w:rPr>
            </w:rPrChange>
          </w:rPr>
          <w:t>2</w:t>
        </w:r>
      </w:ins>
      <w:ins w:id="1188" w:author="John Tran" w:date="2015-12-31T00:08:00Z">
        <w:r w:rsidR="00BC3000" w:rsidRPr="00BC3000">
          <w:rPr>
            <w:rFonts w:eastAsiaTheme="minorHAnsi" w:cstheme="minorBidi"/>
            <w:b w:val="0"/>
            <w:spacing w:val="0"/>
            <w:kern w:val="0"/>
            <w:sz w:val="26"/>
            <w:szCs w:val="22"/>
          </w:rPr>
          <w:t>: Kiến trúc hệ thố</w:t>
        </w:r>
        <w:r w:rsidR="008572C1">
          <w:rPr>
            <w:rFonts w:eastAsiaTheme="minorHAnsi" w:cstheme="minorBidi"/>
            <w:b w:val="0"/>
            <w:spacing w:val="0"/>
            <w:kern w:val="0"/>
            <w:sz w:val="26"/>
            <w:szCs w:val="22"/>
          </w:rPr>
          <w:t>ng</w:t>
        </w:r>
        <w:r w:rsidR="008572C1">
          <w:rPr>
            <w:rFonts w:eastAsiaTheme="minorHAnsi" w:cstheme="minorBidi"/>
            <w:b w:val="0"/>
            <w:spacing w:val="0"/>
            <w:kern w:val="0"/>
            <w:sz w:val="26"/>
            <w:szCs w:val="22"/>
          </w:rPr>
          <w:tab/>
        </w:r>
      </w:ins>
      <w:ins w:id="1189" w:author="John Tran" w:date="2016-01-13T20:54:00Z">
        <w:r w:rsidR="008572C1" w:rsidRPr="008572C1">
          <w:rPr>
            <w:rFonts w:eastAsiaTheme="minorHAnsi" w:cstheme="minorBidi"/>
            <w:b w:val="0"/>
            <w:spacing w:val="0"/>
            <w:kern w:val="0"/>
            <w:sz w:val="26"/>
            <w:szCs w:val="22"/>
            <w:rPrChange w:id="1190" w:author="John Tran" w:date="2016-01-13T20:54:00Z">
              <w:rPr>
                <w:rFonts w:eastAsiaTheme="minorHAnsi" w:cstheme="minorBidi"/>
                <w:b w:val="0"/>
                <w:spacing w:val="0"/>
                <w:kern w:val="0"/>
                <w:sz w:val="26"/>
                <w:szCs w:val="22"/>
                <w:lang w:val="en-US"/>
              </w:rPr>
            </w:rPrChange>
          </w:rPr>
          <w:t>44</w:t>
        </w:r>
      </w:ins>
    </w:p>
    <w:p w14:paraId="6464AA00" w14:textId="0333CE56" w:rsidR="00BC3000" w:rsidRPr="00BC3000" w:rsidRDefault="0040109D">
      <w:pPr>
        <w:pStyle w:val="Title"/>
        <w:tabs>
          <w:tab w:val="left" w:leader="dot" w:pos="8460"/>
        </w:tabs>
        <w:spacing w:line="360" w:lineRule="auto"/>
        <w:jc w:val="left"/>
        <w:rPr>
          <w:ins w:id="1191" w:author="John Tran" w:date="2015-12-31T00:08:00Z"/>
          <w:rFonts w:eastAsiaTheme="minorHAnsi" w:cstheme="minorBidi"/>
          <w:b w:val="0"/>
          <w:spacing w:val="0"/>
          <w:kern w:val="0"/>
          <w:sz w:val="26"/>
          <w:szCs w:val="22"/>
        </w:rPr>
        <w:pPrChange w:id="1192" w:author="John Tran" w:date="2015-12-31T00:11:00Z">
          <w:pPr>
            <w:pStyle w:val="Title"/>
          </w:pPr>
        </w:pPrChange>
      </w:pPr>
      <w:ins w:id="1193" w:author="John Tran" w:date="2015-12-31T00:08:00Z">
        <w:r>
          <w:rPr>
            <w:rFonts w:eastAsiaTheme="minorHAnsi" w:cstheme="minorBidi"/>
            <w:b w:val="0"/>
            <w:spacing w:val="0"/>
            <w:kern w:val="0"/>
            <w:sz w:val="26"/>
            <w:szCs w:val="22"/>
          </w:rPr>
          <w:t>Hình 3.</w:t>
        </w:r>
      </w:ins>
      <w:ins w:id="1194" w:author="John Tran" w:date="2016-01-13T21:09:00Z">
        <w:r>
          <w:rPr>
            <w:rFonts w:eastAsiaTheme="minorHAnsi" w:cstheme="minorBidi"/>
            <w:b w:val="0"/>
            <w:spacing w:val="0"/>
            <w:kern w:val="0"/>
            <w:sz w:val="26"/>
            <w:szCs w:val="22"/>
            <w:lang w:val="en-US"/>
          </w:rPr>
          <w:t>3</w:t>
        </w:r>
      </w:ins>
      <w:ins w:id="1195" w:author="John Tran" w:date="2015-12-31T00:08:00Z">
        <w:r w:rsidR="00BC3000" w:rsidRPr="00BC3000">
          <w:rPr>
            <w:rFonts w:eastAsiaTheme="minorHAnsi" w:cstheme="minorBidi"/>
            <w:b w:val="0"/>
            <w:spacing w:val="0"/>
            <w:kern w:val="0"/>
            <w:sz w:val="26"/>
            <w:szCs w:val="22"/>
          </w:rPr>
          <w:t>: Lược đồ</w:t>
        </w:r>
        <w:r w:rsidR="008572C1">
          <w:rPr>
            <w:rFonts w:eastAsiaTheme="minorHAnsi" w:cstheme="minorBidi"/>
            <w:b w:val="0"/>
            <w:spacing w:val="0"/>
            <w:kern w:val="0"/>
            <w:sz w:val="26"/>
            <w:szCs w:val="22"/>
          </w:rPr>
          <w:t xml:space="preserve"> Use Case</w:t>
        </w:r>
        <w:r w:rsidR="008572C1">
          <w:rPr>
            <w:rFonts w:eastAsiaTheme="minorHAnsi" w:cstheme="minorBidi"/>
            <w:b w:val="0"/>
            <w:spacing w:val="0"/>
            <w:kern w:val="0"/>
            <w:sz w:val="26"/>
            <w:szCs w:val="22"/>
          </w:rPr>
          <w:tab/>
          <w:t>4</w:t>
        </w:r>
      </w:ins>
      <w:ins w:id="1196" w:author="John Tran" w:date="2016-01-13T20:54:00Z">
        <w:r w:rsidR="008572C1">
          <w:rPr>
            <w:rFonts w:eastAsiaTheme="minorHAnsi" w:cstheme="minorBidi"/>
            <w:b w:val="0"/>
            <w:spacing w:val="0"/>
            <w:kern w:val="0"/>
            <w:sz w:val="26"/>
            <w:szCs w:val="22"/>
            <w:lang w:val="en-US"/>
          </w:rPr>
          <w:t>5</w:t>
        </w:r>
      </w:ins>
    </w:p>
    <w:p w14:paraId="04DAA776" w14:textId="4D367385" w:rsidR="00BC3000" w:rsidRPr="00BC3000" w:rsidRDefault="0040109D">
      <w:pPr>
        <w:pStyle w:val="Title"/>
        <w:tabs>
          <w:tab w:val="left" w:leader="dot" w:pos="8460"/>
        </w:tabs>
        <w:spacing w:line="360" w:lineRule="auto"/>
        <w:jc w:val="left"/>
        <w:rPr>
          <w:ins w:id="1197" w:author="John Tran" w:date="2015-12-31T00:08:00Z"/>
          <w:rFonts w:eastAsiaTheme="minorHAnsi" w:cstheme="minorBidi"/>
          <w:b w:val="0"/>
          <w:spacing w:val="0"/>
          <w:kern w:val="0"/>
          <w:sz w:val="26"/>
          <w:szCs w:val="22"/>
        </w:rPr>
        <w:pPrChange w:id="1198" w:author="John Tran" w:date="2015-12-31T00:11:00Z">
          <w:pPr>
            <w:pStyle w:val="Title"/>
          </w:pPr>
        </w:pPrChange>
      </w:pPr>
      <w:ins w:id="1199" w:author="John Tran" w:date="2015-12-31T00:08:00Z">
        <w:r>
          <w:rPr>
            <w:rFonts w:eastAsiaTheme="minorHAnsi" w:cstheme="minorBidi"/>
            <w:b w:val="0"/>
            <w:spacing w:val="0"/>
            <w:kern w:val="0"/>
            <w:sz w:val="26"/>
            <w:szCs w:val="22"/>
          </w:rPr>
          <w:t>Hình 3.</w:t>
        </w:r>
      </w:ins>
      <w:ins w:id="1200" w:author="John Tran" w:date="2016-01-13T21:09:00Z">
        <w:r w:rsidRPr="0040109D">
          <w:rPr>
            <w:rFonts w:eastAsiaTheme="minorHAnsi" w:cstheme="minorBidi"/>
            <w:b w:val="0"/>
            <w:spacing w:val="0"/>
            <w:kern w:val="0"/>
            <w:sz w:val="26"/>
            <w:szCs w:val="22"/>
            <w:rPrChange w:id="1201" w:author="John Tran" w:date="2016-01-13T21:09:00Z">
              <w:rPr>
                <w:rFonts w:eastAsiaTheme="minorHAnsi" w:cstheme="minorBidi"/>
                <w:b w:val="0"/>
                <w:spacing w:val="0"/>
                <w:kern w:val="0"/>
                <w:sz w:val="26"/>
                <w:szCs w:val="22"/>
                <w:lang w:val="en-US"/>
              </w:rPr>
            </w:rPrChange>
          </w:rPr>
          <w:t>4</w:t>
        </w:r>
      </w:ins>
      <w:ins w:id="1202" w:author="John Tran" w:date="2015-12-31T00:08:00Z">
        <w:r w:rsidR="00BC3000" w:rsidRPr="00BC3000">
          <w:rPr>
            <w:rFonts w:eastAsiaTheme="minorHAnsi" w:cstheme="minorBidi"/>
            <w:b w:val="0"/>
            <w:spacing w:val="0"/>
            <w:kern w:val="0"/>
            <w:sz w:val="26"/>
            <w:szCs w:val="22"/>
          </w:rPr>
          <w:t>: Sơ đồ DFD cho toàn hệ thố</w:t>
        </w:r>
        <w:r w:rsidR="008572C1">
          <w:rPr>
            <w:rFonts w:eastAsiaTheme="minorHAnsi" w:cstheme="minorBidi"/>
            <w:b w:val="0"/>
            <w:spacing w:val="0"/>
            <w:kern w:val="0"/>
            <w:sz w:val="26"/>
            <w:szCs w:val="22"/>
          </w:rPr>
          <w:t>ng</w:t>
        </w:r>
        <w:r w:rsidR="008572C1">
          <w:rPr>
            <w:rFonts w:eastAsiaTheme="minorHAnsi" w:cstheme="minorBidi"/>
            <w:b w:val="0"/>
            <w:spacing w:val="0"/>
            <w:kern w:val="0"/>
            <w:sz w:val="26"/>
            <w:szCs w:val="22"/>
          </w:rPr>
          <w:tab/>
          <w:t>4</w:t>
        </w:r>
      </w:ins>
      <w:ins w:id="1203" w:author="John Tran" w:date="2016-01-13T20:55:00Z">
        <w:r w:rsidR="008572C1" w:rsidRPr="008572C1">
          <w:rPr>
            <w:rFonts w:eastAsiaTheme="minorHAnsi" w:cstheme="minorBidi"/>
            <w:b w:val="0"/>
            <w:spacing w:val="0"/>
            <w:kern w:val="0"/>
            <w:sz w:val="26"/>
            <w:szCs w:val="22"/>
            <w:rPrChange w:id="1204" w:author="John Tran" w:date="2016-01-13T20:55:00Z">
              <w:rPr>
                <w:rFonts w:eastAsiaTheme="minorHAnsi" w:cstheme="minorBidi"/>
                <w:b w:val="0"/>
                <w:spacing w:val="0"/>
                <w:kern w:val="0"/>
                <w:sz w:val="26"/>
                <w:szCs w:val="22"/>
                <w:lang w:val="en-US"/>
              </w:rPr>
            </w:rPrChange>
          </w:rPr>
          <w:t>8</w:t>
        </w:r>
      </w:ins>
    </w:p>
    <w:p w14:paraId="5356FBBC" w14:textId="08534721" w:rsidR="00BC3000" w:rsidRPr="00BC3000" w:rsidRDefault="0040109D">
      <w:pPr>
        <w:pStyle w:val="Title"/>
        <w:tabs>
          <w:tab w:val="left" w:leader="dot" w:pos="8460"/>
        </w:tabs>
        <w:spacing w:line="360" w:lineRule="auto"/>
        <w:jc w:val="left"/>
        <w:rPr>
          <w:ins w:id="1205" w:author="John Tran" w:date="2015-12-31T00:08:00Z"/>
          <w:rFonts w:eastAsiaTheme="minorHAnsi" w:cstheme="minorBidi"/>
          <w:b w:val="0"/>
          <w:spacing w:val="0"/>
          <w:kern w:val="0"/>
          <w:sz w:val="26"/>
          <w:szCs w:val="22"/>
        </w:rPr>
        <w:pPrChange w:id="1206" w:author="John Tran" w:date="2015-12-31T00:11:00Z">
          <w:pPr>
            <w:pStyle w:val="Title"/>
          </w:pPr>
        </w:pPrChange>
      </w:pPr>
      <w:ins w:id="1207" w:author="John Tran" w:date="2015-12-31T00:08:00Z">
        <w:r>
          <w:rPr>
            <w:rFonts w:eastAsiaTheme="minorHAnsi" w:cstheme="minorBidi"/>
            <w:b w:val="0"/>
            <w:spacing w:val="0"/>
            <w:kern w:val="0"/>
            <w:sz w:val="26"/>
            <w:szCs w:val="22"/>
          </w:rPr>
          <w:t>Hình 3.</w:t>
        </w:r>
      </w:ins>
      <w:ins w:id="1208" w:author="John Tran" w:date="2016-01-13T21:09:00Z">
        <w:r w:rsidRPr="0040109D">
          <w:rPr>
            <w:rFonts w:eastAsiaTheme="minorHAnsi" w:cstheme="minorBidi"/>
            <w:b w:val="0"/>
            <w:spacing w:val="0"/>
            <w:kern w:val="0"/>
            <w:sz w:val="26"/>
            <w:szCs w:val="22"/>
            <w:rPrChange w:id="1209" w:author="John Tran" w:date="2016-01-13T21:09:00Z">
              <w:rPr>
                <w:rFonts w:eastAsiaTheme="minorHAnsi" w:cstheme="minorBidi"/>
                <w:b w:val="0"/>
                <w:spacing w:val="0"/>
                <w:kern w:val="0"/>
                <w:sz w:val="26"/>
                <w:szCs w:val="22"/>
                <w:lang w:val="en-US"/>
              </w:rPr>
            </w:rPrChange>
          </w:rPr>
          <w:t>5</w:t>
        </w:r>
      </w:ins>
      <w:ins w:id="1210" w:author="John Tran" w:date="2015-12-31T00:08:00Z">
        <w:r w:rsidR="00BC3000" w:rsidRPr="00BC3000">
          <w:rPr>
            <w:rFonts w:eastAsiaTheme="minorHAnsi" w:cstheme="minorBidi"/>
            <w:b w:val="0"/>
            <w:spacing w:val="0"/>
            <w:kern w:val="0"/>
            <w:sz w:val="26"/>
            <w:szCs w:val="22"/>
          </w:rPr>
          <w:t>: Sơ đồ DFD cho chức năng tìm chủ đề ầ</w:t>
        </w:r>
        <w:r w:rsidR="008572C1">
          <w:rPr>
            <w:rFonts w:eastAsiaTheme="minorHAnsi" w:cstheme="minorBidi"/>
            <w:b w:val="0"/>
            <w:spacing w:val="0"/>
            <w:kern w:val="0"/>
            <w:sz w:val="26"/>
            <w:szCs w:val="22"/>
          </w:rPr>
          <w:t>n</w:t>
        </w:r>
        <w:r w:rsidR="008572C1">
          <w:rPr>
            <w:rFonts w:eastAsiaTheme="minorHAnsi" w:cstheme="minorBidi"/>
            <w:b w:val="0"/>
            <w:spacing w:val="0"/>
            <w:kern w:val="0"/>
            <w:sz w:val="26"/>
            <w:szCs w:val="22"/>
          </w:rPr>
          <w:tab/>
        </w:r>
      </w:ins>
      <w:ins w:id="1211" w:author="John Tran" w:date="2016-01-13T20:56:00Z">
        <w:r w:rsidR="008572C1" w:rsidRPr="008572C1">
          <w:rPr>
            <w:rFonts w:eastAsiaTheme="minorHAnsi" w:cstheme="minorBidi"/>
            <w:b w:val="0"/>
            <w:spacing w:val="0"/>
            <w:kern w:val="0"/>
            <w:sz w:val="26"/>
            <w:szCs w:val="22"/>
            <w:rPrChange w:id="1212" w:author="John Tran" w:date="2016-01-13T20:56:00Z">
              <w:rPr>
                <w:rFonts w:eastAsiaTheme="minorHAnsi" w:cstheme="minorBidi"/>
                <w:b w:val="0"/>
                <w:spacing w:val="0"/>
                <w:kern w:val="0"/>
                <w:sz w:val="26"/>
                <w:szCs w:val="22"/>
                <w:lang w:val="en-US"/>
              </w:rPr>
            </w:rPrChange>
          </w:rPr>
          <w:t>50</w:t>
        </w:r>
      </w:ins>
    </w:p>
    <w:p w14:paraId="4B043908" w14:textId="7FAB6EAE" w:rsidR="00BC3000" w:rsidRPr="00BC3000" w:rsidRDefault="0040109D">
      <w:pPr>
        <w:pStyle w:val="Title"/>
        <w:tabs>
          <w:tab w:val="left" w:leader="dot" w:pos="8460"/>
        </w:tabs>
        <w:spacing w:line="360" w:lineRule="auto"/>
        <w:jc w:val="left"/>
        <w:rPr>
          <w:ins w:id="1213" w:author="John Tran" w:date="2015-12-31T00:08:00Z"/>
          <w:rFonts w:eastAsiaTheme="minorHAnsi" w:cstheme="minorBidi"/>
          <w:b w:val="0"/>
          <w:spacing w:val="0"/>
          <w:kern w:val="0"/>
          <w:sz w:val="26"/>
          <w:szCs w:val="22"/>
        </w:rPr>
        <w:pPrChange w:id="1214" w:author="John Tran" w:date="2015-12-31T00:11:00Z">
          <w:pPr>
            <w:pStyle w:val="Title"/>
          </w:pPr>
        </w:pPrChange>
      </w:pPr>
      <w:ins w:id="1215" w:author="John Tran" w:date="2015-12-31T00:08:00Z">
        <w:r>
          <w:rPr>
            <w:rFonts w:eastAsiaTheme="minorHAnsi" w:cstheme="minorBidi"/>
            <w:b w:val="0"/>
            <w:spacing w:val="0"/>
            <w:kern w:val="0"/>
            <w:sz w:val="26"/>
            <w:szCs w:val="22"/>
          </w:rPr>
          <w:t>Hình 3.</w:t>
        </w:r>
      </w:ins>
      <w:ins w:id="1216" w:author="John Tran" w:date="2016-01-13T21:09:00Z">
        <w:r w:rsidRPr="0040109D">
          <w:rPr>
            <w:rFonts w:eastAsiaTheme="minorHAnsi" w:cstheme="minorBidi"/>
            <w:b w:val="0"/>
            <w:spacing w:val="0"/>
            <w:kern w:val="0"/>
            <w:sz w:val="26"/>
            <w:szCs w:val="22"/>
            <w:rPrChange w:id="1217" w:author="John Tran" w:date="2016-01-13T21:09:00Z">
              <w:rPr>
                <w:rFonts w:eastAsiaTheme="minorHAnsi" w:cstheme="minorBidi"/>
                <w:b w:val="0"/>
                <w:spacing w:val="0"/>
                <w:kern w:val="0"/>
                <w:sz w:val="26"/>
                <w:szCs w:val="22"/>
                <w:lang w:val="en-US"/>
              </w:rPr>
            </w:rPrChange>
          </w:rPr>
          <w:t>6</w:t>
        </w:r>
      </w:ins>
      <w:ins w:id="1218" w:author="John Tran" w:date="2015-12-31T00:08:00Z">
        <w:r w:rsidR="00BC3000" w:rsidRPr="00BC3000">
          <w:rPr>
            <w:rFonts w:eastAsiaTheme="minorHAnsi" w:cstheme="minorBidi"/>
            <w:b w:val="0"/>
            <w:spacing w:val="0"/>
            <w:kern w:val="0"/>
            <w:sz w:val="26"/>
            <w:szCs w:val="22"/>
          </w:rPr>
          <w:t>: Sơ đồ Sequence cho chức năng tìm chủ đề ẩ</w:t>
        </w:r>
        <w:r w:rsidR="008572C1">
          <w:rPr>
            <w:rFonts w:eastAsiaTheme="minorHAnsi" w:cstheme="minorBidi"/>
            <w:b w:val="0"/>
            <w:spacing w:val="0"/>
            <w:kern w:val="0"/>
            <w:sz w:val="26"/>
            <w:szCs w:val="22"/>
          </w:rPr>
          <w:t>n</w:t>
        </w:r>
        <w:r w:rsidR="008572C1">
          <w:rPr>
            <w:rFonts w:eastAsiaTheme="minorHAnsi" w:cstheme="minorBidi"/>
            <w:b w:val="0"/>
            <w:spacing w:val="0"/>
            <w:kern w:val="0"/>
            <w:sz w:val="26"/>
            <w:szCs w:val="22"/>
          </w:rPr>
          <w:tab/>
        </w:r>
      </w:ins>
      <w:ins w:id="1219" w:author="John Tran" w:date="2016-01-13T20:56:00Z">
        <w:r w:rsidR="008572C1" w:rsidRPr="008572C1">
          <w:rPr>
            <w:rFonts w:eastAsiaTheme="minorHAnsi" w:cstheme="minorBidi"/>
            <w:b w:val="0"/>
            <w:spacing w:val="0"/>
            <w:kern w:val="0"/>
            <w:sz w:val="26"/>
            <w:szCs w:val="22"/>
            <w:rPrChange w:id="1220" w:author="John Tran" w:date="2016-01-13T20:56:00Z">
              <w:rPr>
                <w:rFonts w:eastAsiaTheme="minorHAnsi" w:cstheme="minorBidi"/>
                <w:b w:val="0"/>
                <w:spacing w:val="0"/>
                <w:kern w:val="0"/>
                <w:sz w:val="26"/>
                <w:szCs w:val="22"/>
                <w:lang w:val="en-US"/>
              </w:rPr>
            </w:rPrChange>
          </w:rPr>
          <w:t>51</w:t>
        </w:r>
      </w:ins>
    </w:p>
    <w:p w14:paraId="7C0CCAA9" w14:textId="0F647A07" w:rsidR="00BC3000" w:rsidRPr="00BC3000" w:rsidRDefault="0040109D">
      <w:pPr>
        <w:pStyle w:val="Title"/>
        <w:tabs>
          <w:tab w:val="left" w:leader="dot" w:pos="8460"/>
        </w:tabs>
        <w:spacing w:line="360" w:lineRule="auto"/>
        <w:jc w:val="left"/>
        <w:rPr>
          <w:ins w:id="1221" w:author="John Tran" w:date="2015-12-31T00:08:00Z"/>
          <w:rFonts w:eastAsiaTheme="minorHAnsi" w:cstheme="minorBidi"/>
          <w:b w:val="0"/>
          <w:spacing w:val="0"/>
          <w:kern w:val="0"/>
          <w:sz w:val="26"/>
          <w:szCs w:val="22"/>
        </w:rPr>
        <w:pPrChange w:id="1222" w:author="John Tran" w:date="2015-12-31T00:11:00Z">
          <w:pPr>
            <w:pStyle w:val="Title"/>
          </w:pPr>
        </w:pPrChange>
      </w:pPr>
      <w:ins w:id="1223" w:author="John Tran" w:date="2015-12-31T00:08:00Z">
        <w:r>
          <w:rPr>
            <w:rFonts w:eastAsiaTheme="minorHAnsi" w:cstheme="minorBidi"/>
            <w:b w:val="0"/>
            <w:spacing w:val="0"/>
            <w:kern w:val="0"/>
            <w:sz w:val="26"/>
            <w:szCs w:val="22"/>
          </w:rPr>
          <w:t>Hình 3.</w:t>
        </w:r>
      </w:ins>
      <w:ins w:id="1224" w:author="John Tran" w:date="2016-01-13T21:09:00Z">
        <w:r w:rsidRPr="0040109D">
          <w:rPr>
            <w:rFonts w:eastAsiaTheme="minorHAnsi" w:cstheme="minorBidi"/>
            <w:b w:val="0"/>
            <w:spacing w:val="0"/>
            <w:kern w:val="0"/>
            <w:sz w:val="26"/>
            <w:szCs w:val="22"/>
            <w:rPrChange w:id="1225" w:author="John Tran" w:date="2016-01-13T21:09:00Z">
              <w:rPr>
                <w:rFonts w:eastAsiaTheme="minorHAnsi" w:cstheme="minorBidi"/>
                <w:b w:val="0"/>
                <w:spacing w:val="0"/>
                <w:kern w:val="0"/>
                <w:sz w:val="26"/>
                <w:szCs w:val="22"/>
                <w:lang w:val="en-US"/>
              </w:rPr>
            </w:rPrChange>
          </w:rPr>
          <w:t>7</w:t>
        </w:r>
      </w:ins>
      <w:ins w:id="1226" w:author="John Tran" w:date="2015-12-31T00:08:00Z">
        <w:r w:rsidR="00BC3000" w:rsidRPr="00BC3000">
          <w:rPr>
            <w:rFonts w:eastAsiaTheme="minorHAnsi" w:cstheme="minorBidi"/>
            <w:b w:val="0"/>
            <w:spacing w:val="0"/>
            <w:kern w:val="0"/>
            <w:sz w:val="26"/>
            <w:szCs w:val="22"/>
          </w:rPr>
          <w:t>: Sơ đồ DFD cho chức năng phân lớp cả</w:t>
        </w:r>
        <w:r w:rsidR="00BC3000">
          <w:rPr>
            <w:rFonts w:eastAsiaTheme="minorHAnsi" w:cstheme="minorBidi"/>
            <w:b w:val="0"/>
            <w:spacing w:val="0"/>
            <w:kern w:val="0"/>
            <w:sz w:val="26"/>
            <w:szCs w:val="22"/>
          </w:rPr>
          <w:t>m xúc</w:t>
        </w:r>
        <w:r w:rsidR="008572C1">
          <w:rPr>
            <w:rFonts w:eastAsiaTheme="minorHAnsi" w:cstheme="minorBidi"/>
            <w:b w:val="0"/>
            <w:spacing w:val="0"/>
            <w:kern w:val="0"/>
            <w:sz w:val="26"/>
            <w:szCs w:val="22"/>
          </w:rPr>
          <w:tab/>
          <w:t>5</w:t>
        </w:r>
      </w:ins>
      <w:ins w:id="1227" w:author="John Tran" w:date="2016-01-13T20:56:00Z">
        <w:r w:rsidR="008572C1" w:rsidRPr="008572C1">
          <w:rPr>
            <w:rFonts w:eastAsiaTheme="minorHAnsi" w:cstheme="minorBidi"/>
            <w:b w:val="0"/>
            <w:spacing w:val="0"/>
            <w:kern w:val="0"/>
            <w:sz w:val="26"/>
            <w:szCs w:val="22"/>
            <w:rPrChange w:id="1228" w:author="John Tran" w:date="2016-01-13T20:56:00Z">
              <w:rPr>
                <w:rFonts w:eastAsiaTheme="minorHAnsi" w:cstheme="minorBidi"/>
                <w:b w:val="0"/>
                <w:spacing w:val="0"/>
                <w:kern w:val="0"/>
                <w:sz w:val="26"/>
                <w:szCs w:val="22"/>
                <w:lang w:val="en-US"/>
              </w:rPr>
            </w:rPrChange>
          </w:rPr>
          <w:t>2</w:t>
        </w:r>
      </w:ins>
    </w:p>
    <w:p w14:paraId="11C79EAC" w14:textId="4FCFA5D2" w:rsidR="00BC3000" w:rsidRPr="00BC3000" w:rsidRDefault="0040109D">
      <w:pPr>
        <w:pStyle w:val="Title"/>
        <w:tabs>
          <w:tab w:val="left" w:leader="dot" w:pos="8460"/>
        </w:tabs>
        <w:spacing w:line="360" w:lineRule="auto"/>
        <w:jc w:val="left"/>
        <w:rPr>
          <w:ins w:id="1229" w:author="John Tran" w:date="2015-12-31T00:08:00Z"/>
          <w:rFonts w:eastAsiaTheme="minorHAnsi" w:cstheme="minorBidi"/>
          <w:b w:val="0"/>
          <w:spacing w:val="0"/>
          <w:kern w:val="0"/>
          <w:sz w:val="26"/>
          <w:szCs w:val="22"/>
        </w:rPr>
        <w:pPrChange w:id="1230" w:author="John Tran" w:date="2015-12-31T00:11:00Z">
          <w:pPr>
            <w:pStyle w:val="Title"/>
          </w:pPr>
        </w:pPrChange>
      </w:pPr>
      <w:ins w:id="1231" w:author="John Tran" w:date="2015-12-31T00:08:00Z">
        <w:r>
          <w:rPr>
            <w:rFonts w:eastAsiaTheme="minorHAnsi" w:cstheme="minorBidi"/>
            <w:b w:val="0"/>
            <w:spacing w:val="0"/>
            <w:kern w:val="0"/>
            <w:sz w:val="26"/>
            <w:szCs w:val="22"/>
          </w:rPr>
          <w:t>Hình 3.</w:t>
        </w:r>
      </w:ins>
      <w:ins w:id="1232" w:author="John Tran" w:date="2016-01-13T21:09:00Z">
        <w:r>
          <w:rPr>
            <w:rFonts w:eastAsiaTheme="minorHAnsi" w:cstheme="minorBidi"/>
            <w:b w:val="0"/>
            <w:spacing w:val="0"/>
            <w:kern w:val="0"/>
            <w:sz w:val="26"/>
            <w:szCs w:val="22"/>
            <w:lang w:val="en-US"/>
          </w:rPr>
          <w:t>8</w:t>
        </w:r>
      </w:ins>
      <w:ins w:id="1233" w:author="John Tran" w:date="2015-12-31T00:08:00Z">
        <w:r w:rsidR="00BC3000" w:rsidRPr="00BC3000">
          <w:rPr>
            <w:rFonts w:eastAsiaTheme="minorHAnsi" w:cstheme="minorBidi"/>
            <w:b w:val="0"/>
            <w:spacing w:val="0"/>
            <w:kern w:val="0"/>
            <w:sz w:val="26"/>
            <w:szCs w:val="22"/>
          </w:rPr>
          <w:t>: Sơ đồ Sequence giai đoạn huấn luyệ</w:t>
        </w:r>
        <w:r w:rsidR="008572C1">
          <w:rPr>
            <w:rFonts w:eastAsiaTheme="minorHAnsi" w:cstheme="minorBidi"/>
            <w:b w:val="0"/>
            <w:spacing w:val="0"/>
            <w:kern w:val="0"/>
            <w:sz w:val="26"/>
            <w:szCs w:val="22"/>
          </w:rPr>
          <w:t>n cho SVM</w:t>
        </w:r>
        <w:r w:rsidR="008572C1">
          <w:rPr>
            <w:rFonts w:eastAsiaTheme="minorHAnsi" w:cstheme="minorBidi"/>
            <w:b w:val="0"/>
            <w:spacing w:val="0"/>
            <w:kern w:val="0"/>
            <w:sz w:val="26"/>
            <w:szCs w:val="22"/>
          </w:rPr>
          <w:tab/>
          <w:t>5</w:t>
        </w:r>
      </w:ins>
      <w:ins w:id="1234" w:author="John Tran" w:date="2016-01-13T20:56:00Z">
        <w:r w:rsidR="008572C1">
          <w:rPr>
            <w:rFonts w:eastAsiaTheme="minorHAnsi" w:cstheme="minorBidi"/>
            <w:b w:val="0"/>
            <w:spacing w:val="0"/>
            <w:kern w:val="0"/>
            <w:sz w:val="26"/>
            <w:szCs w:val="22"/>
            <w:lang w:val="en-US"/>
          </w:rPr>
          <w:t>4</w:t>
        </w:r>
      </w:ins>
    </w:p>
    <w:p w14:paraId="321EE7E7" w14:textId="5F124447" w:rsidR="00BC3000" w:rsidRPr="00BC3000" w:rsidRDefault="0040109D">
      <w:pPr>
        <w:pStyle w:val="Title"/>
        <w:tabs>
          <w:tab w:val="left" w:leader="dot" w:pos="8460"/>
        </w:tabs>
        <w:spacing w:line="360" w:lineRule="auto"/>
        <w:jc w:val="left"/>
        <w:rPr>
          <w:ins w:id="1235" w:author="John Tran" w:date="2015-12-31T00:08:00Z"/>
          <w:rFonts w:eastAsiaTheme="minorHAnsi" w:cstheme="minorBidi"/>
          <w:b w:val="0"/>
          <w:spacing w:val="0"/>
          <w:kern w:val="0"/>
          <w:sz w:val="26"/>
          <w:szCs w:val="22"/>
        </w:rPr>
        <w:pPrChange w:id="1236" w:author="John Tran" w:date="2015-12-31T00:11:00Z">
          <w:pPr>
            <w:pStyle w:val="Title"/>
          </w:pPr>
        </w:pPrChange>
      </w:pPr>
      <w:ins w:id="1237" w:author="John Tran" w:date="2015-12-31T00:08:00Z">
        <w:r>
          <w:rPr>
            <w:rFonts w:eastAsiaTheme="minorHAnsi" w:cstheme="minorBidi"/>
            <w:b w:val="0"/>
            <w:spacing w:val="0"/>
            <w:kern w:val="0"/>
            <w:sz w:val="26"/>
            <w:szCs w:val="22"/>
          </w:rPr>
          <w:t>Hình 3.</w:t>
        </w:r>
      </w:ins>
      <w:ins w:id="1238" w:author="John Tran" w:date="2016-01-13T21:09:00Z">
        <w:r w:rsidRPr="0040109D">
          <w:rPr>
            <w:rFonts w:eastAsiaTheme="minorHAnsi" w:cstheme="minorBidi"/>
            <w:b w:val="0"/>
            <w:spacing w:val="0"/>
            <w:kern w:val="0"/>
            <w:sz w:val="26"/>
            <w:szCs w:val="22"/>
            <w:rPrChange w:id="1239" w:author="John Tran" w:date="2016-01-13T21:09:00Z">
              <w:rPr>
                <w:rFonts w:eastAsiaTheme="minorHAnsi" w:cstheme="minorBidi"/>
                <w:b w:val="0"/>
                <w:spacing w:val="0"/>
                <w:kern w:val="0"/>
                <w:sz w:val="26"/>
                <w:szCs w:val="22"/>
                <w:lang w:val="en-US"/>
              </w:rPr>
            </w:rPrChange>
          </w:rPr>
          <w:t>9</w:t>
        </w:r>
      </w:ins>
      <w:ins w:id="1240" w:author="John Tran" w:date="2015-12-31T00:08:00Z">
        <w:r w:rsidR="00BC3000" w:rsidRPr="00BC3000">
          <w:rPr>
            <w:rFonts w:eastAsiaTheme="minorHAnsi" w:cstheme="minorBidi"/>
            <w:b w:val="0"/>
            <w:spacing w:val="0"/>
            <w:kern w:val="0"/>
            <w:sz w:val="26"/>
            <w:szCs w:val="22"/>
          </w:rPr>
          <w:t>: Sơ đồ Sequence giai đoạn phân lớp cả</w:t>
        </w:r>
        <w:r w:rsidR="00BC3000">
          <w:rPr>
            <w:rFonts w:eastAsiaTheme="minorHAnsi" w:cstheme="minorBidi"/>
            <w:b w:val="0"/>
            <w:spacing w:val="0"/>
            <w:kern w:val="0"/>
            <w:sz w:val="26"/>
            <w:szCs w:val="22"/>
          </w:rPr>
          <w:t>m xúc</w:t>
        </w:r>
        <w:r w:rsidR="008572C1">
          <w:rPr>
            <w:rFonts w:eastAsiaTheme="minorHAnsi" w:cstheme="minorBidi"/>
            <w:b w:val="0"/>
            <w:spacing w:val="0"/>
            <w:kern w:val="0"/>
            <w:sz w:val="26"/>
            <w:szCs w:val="22"/>
          </w:rPr>
          <w:tab/>
          <w:t>5</w:t>
        </w:r>
      </w:ins>
      <w:ins w:id="1241" w:author="John Tran" w:date="2016-01-13T20:56:00Z">
        <w:r w:rsidR="008572C1" w:rsidRPr="008572C1">
          <w:rPr>
            <w:rFonts w:eastAsiaTheme="minorHAnsi" w:cstheme="minorBidi"/>
            <w:b w:val="0"/>
            <w:spacing w:val="0"/>
            <w:kern w:val="0"/>
            <w:sz w:val="26"/>
            <w:szCs w:val="22"/>
            <w:rPrChange w:id="1242" w:author="John Tran" w:date="2016-01-13T20:57:00Z">
              <w:rPr>
                <w:rFonts w:eastAsiaTheme="minorHAnsi" w:cstheme="minorBidi"/>
                <w:b w:val="0"/>
                <w:spacing w:val="0"/>
                <w:kern w:val="0"/>
                <w:sz w:val="26"/>
                <w:szCs w:val="22"/>
                <w:lang w:val="en-US"/>
              </w:rPr>
            </w:rPrChange>
          </w:rPr>
          <w:t>4</w:t>
        </w:r>
      </w:ins>
    </w:p>
    <w:p w14:paraId="66B36454" w14:textId="2EBC0234" w:rsidR="00BC3000" w:rsidRPr="00BC3000" w:rsidRDefault="0040109D">
      <w:pPr>
        <w:pStyle w:val="Title"/>
        <w:tabs>
          <w:tab w:val="left" w:leader="dot" w:pos="8460"/>
        </w:tabs>
        <w:spacing w:line="360" w:lineRule="auto"/>
        <w:jc w:val="left"/>
        <w:rPr>
          <w:ins w:id="1243" w:author="John Tran" w:date="2015-12-31T00:08:00Z"/>
          <w:rFonts w:eastAsiaTheme="minorHAnsi" w:cstheme="minorBidi"/>
          <w:b w:val="0"/>
          <w:spacing w:val="0"/>
          <w:kern w:val="0"/>
          <w:sz w:val="26"/>
          <w:szCs w:val="22"/>
        </w:rPr>
        <w:pPrChange w:id="1244" w:author="John Tran" w:date="2015-12-31T00:11:00Z">
          <w:pPr>
            <w:pStyle w:val="Title"/>
          </w:pPr>
        </w:pPrChange>
      </w:pPr>
      <w:ins w:id="1245" w:author="John Tran" w:date="2015-12-31T00:08:00Z">
        <w:r>
          <w:rPr>
            <w:rFonts w:eastAsiaTheme="minorHAnsi" w:cstheme="minorBidi"/>
            <w:b w:val="0"/>
            <w:spacing w:val="0"/>
            <w:kern w:val="0"/>
            <w:sz w:val="26"/>
            <w:szCs w:val="22"/>
          </w:rPr>
          <w:t>Hình 3.</w:t>
        </w:r>
      </w:ins>
      <w:ins w:id="1246" w:author="John Tran" w:date="2016-01-13T21:09:00Z">
        <w:r w:rsidRPr="0040109D">
          <w:rPr>
            <w:rFonts w:eastAsiaTheme="minorHAnsi" w:cstheme="minorBidi"/>
            <w:b w:val="0"/>
            <w:spacing w:val="0"/>
            <w:kern w:val="0"/>
            <w:sz w:val="26"/>
            <w:szCs w:val="22"/>
            <w:rPrChange w:id="1247" w:author="John Tran" w:date="2016-01-13T21:09:00Z">
              <w:rPr>
                <w:rFonts w:eastAsiaTheme="minorHAnsi" w:cstheme="minorBidi"/>
                <w:b w:val="0"/>
                <w:spacing w:val="0"/>
                <w:kern w:val="0"/>
                <w:sz w:val="26"/>
                <w:szCs w:val="22"/>
                <w:lang w:val="en-US"/>
              </w:rPr>
            </w:rPrChange>
          </w:rPr>
          <w:t>10</w:t>
        </w:r>
      </w:ins>
      <w:ins w:id="1248" w:author="John Tran" w:date="2015-12-31T00:08:00Z">
        <w:r w:rsidR="00BC3000">
          <w:rPr>
            <w:rFonts w:eastAsiaTheme="minorHAnsi" w:cstheme="minorBidi"/>
            <w:b w:val="0"/>
            <w:spacing w:val="0"/>
            <w:kern w:val="0"/>
            <w:sz w:val="26"/>
            <w:szCs w:val="22"/>
          </w:rPr>
          <w:t>: Màn hình chính</w:t>
        </w:r>
        <w:r w:rsidR="008572C1">
          <w:rPr>
            <w:rFonts w:eastAsiaTheme="minorHAnsi" w:cstheme="minorBidi"/>
            <w:b w:val="0"/>
            <w:spacing w:val="0"/>
            <w:kern w:val="0"/>
            <w:sz w:val="26"/>
            <w:szCs w:val="22"/>
          </w:rPr>
          <w:tab/>
          <w:t>5</w:t>
        </w:r>
      </w:ins>
      <w:ins w:id="1249" w:author="John Tran" w:date="2016-01-13T20:57:00Z">
        <w:r w:rsidR="008572C1" w:rsidRPr="008572C1">
          <w:rPr>
            <w:rFonts w:eastAsiaTheme="minorHAnsi" w:cstheme="minorBidi"/>
            <w:b w:val="0"/>
            <w:spacing w:val="0"/>
            <w:kern w:val="0"/>
            <w:sz w:val="26"/>
            <w:szCs w:val="22"/>
            <w:rPrChange w:id="1250" w:author="John Tran" w:date="2016-01-13T20:57:00Z">
              <w:rPr>
                <w:rFonts w:eastAsiaTheme="minorHAnsi" w:cstheme="minorBidi"/>
                <w:b w:val="0"/>
                <w:spacing w:val="0"/>
                <w:kern w:val="0"/>
                <w:sz w:val="26"/>
                <w:szCs w:val="22"/>
                <w:lang w:val="en-US"/>
              </w:rPr>
            </w:rPrChange>
          </w:rPr>
          <w:t>5</w:t>
        </w:r>
      </w:ins>
    </w:p>
    <w:p w14:paraId="0B1CDB70" w14:textId="14C8F29A" w:rsidR="00BC3000" w:rsidRPr="00BC3000" w:rsidRDefault="0040109D">
      <w:pPr>
        <w:pStyle w:val="Title"/>
        <w:tabs>
          <w:tab w:val="left" w:leader="dot" w:pos="8460"/>
        </w:tabs>
        <w:spacing w:line="360" w:lineRule="auto"/>
        <w:jc w:val="left"/>
        <w:rPr>
          <w:ins w:id="1251" w:author="John Tran" w:date="2015-12-31T00:08:00Z"/>
          <w:rFonts w:eastAsiaTheme="minorHAnsi" w:cstheme="minorBidi"/>
          <w:b w:val="0"/>
          <w:spacing w:val="0"/>
          <w:kern w:val="0"/>
          <w:sz w:val="26"/>
          <w:szCs w:val="22"/>
        </w:rPr>
        <w:pPrChange w:id="1252" w:author="John Tran" w:date="2015-12-31T00:11:00Z">
          <w:pPr>
            <w:pStyle w:val="Title"/>
          </w:pPr>
        </w:pPrChange>
      </w:pPr>
      <w:ins w:id="1253" w:author="John Tran" w:date="2015-12-31T00:08:00Z">
        <w:r>
          <w:rPr>
            <w:rFonts w:eastAsiaTheme="minorHAnsi" w:cstheme="minorBidi"/>
            <w:b w:val="0"/>
            <w:spacing w:val="0"/>
            <w:kern w:val="0"/>
            <w:sz w:val="26"/>
            <w:szCs w:val="22"/>
          </w:rPr>
          <w:t>Hình 3.1</w:t>
        </w:r>
      </w:ins>
      <w:ins w:id="1254" w:author="John Tran" w:date="2016-01-13T21:09:00Z">
        <w:r w:rsidRPr="0040109D">
          <w:rPr>
            <w:rFonts w:eastAsiaTheme="minorHAnsi" w:cstheme="minorBidi"/>
            <w:b w:val="0"/>
            <w:spacing w:val="0"/>
            <w:kern w:val="0"/>
            <w:sz w:val="26"/>
            <w:szCs w:val="22"/>
            <w:rPrChange w:id="1255" w:author="John Tran" w:date="2016-01-13T21:09:00Z">
              <w:rPr>
                <w:rFonts w:eastAsiaTheme="minorHAnsi" w:cstheme="minorBidi"/>
                <w:b w:val="0"/>
                <w:spacing w:val="0"/>
                <w:kern w:val="0"/>
                <w:sz w:val="26"/>
                <w:szCs w:val="22"/>
                <w:lang w:val="en-US"/>
              </w:rPr>
            </w:rPrChange>
          </w:rPr>
          <w:t>1</w:t>
        </w:r>
      </w:ins>
      <w:ins w:id="1256" w:author="John Tran" w:date="2015-12-31T00:08:00Z">
        <w:r w:rsidR="00BC3000" w:rsidRPr="00BC3000">
          <w:rPr>
            <w:rFonts w:eastAsiaTheme="minorHAnsi" w:cstheme="minorBidi"/>
            <w:b w:val="0"/>
            <w:spacing w:val="0"/>
            <w:kern w:val="0"/>
            <w:sz w:val="26"/>
            <w:szCs w:val="22"/>
          </w:rPr>
          <w:t>: Màn hình lấy dữ liệu từ</w:t>
        </w:r>
        <w:r w:rsidR="008572C1">
          <w:rPr>
            <w:rFonts w:eastAsiaTheme="minorHAnsi" w:cstheme="minorBidi"/>
            <w:b w:val="0"/>
            <w:spacing w:val="0"/>
            <w:kern w:val="0"/>
            <w:sz w:val="26"/>
            <w:szCs w:val="22"/>
          </w:rPr>
          <w:t xml:space="preserve"> Facebook</w:t>
        </w:r>
        <w:r w:rsidR="008572C1">
          <w:rPr>
            <w:rFonts w:eastAsiaTheme="minorHAnsi" w:cstheme="minorBidi"/>
            <w:b w:val="0"/>
            <w:spacing w:val="0"/>
            <w:kern w:val="0"/>
            <w:sz w:val="26"/>
            <w:szCs w:val="22"/>
          </w:rPr>
          <w:tab/>
          <w:t>5</w:t>
        </w:r>
      </w:ins>
      <w:ins w:id="1257" w:author="John Tran" w:date="2016-01-13T20:57:00Z">
        <w:r w:rsidR="008572C1" w:rsidRPr="008572C1">
          <w:rPr>
            <w:rFonts w:eastAsiaTheme="minorHAnsi" w:cstheme="minorBidi"/>
            <w:b w:val="0"/>
            <w:spacing w:val="0"/>
            <w:kern w:val="0"/>
            <w:sz w:val="26"/>
            <w:szCs w:val="22"/>
            <w:rPrChange w:id="1258" w:author="John Tran" w:date="2016-01-13T20:57:00Z">
              <w:rPr>
                <w:rFonts w:eastAsiaTheme="minorHAnsi" w:cstheme="minorBidi"/>
                <w:b w:val="0"/>
                <w:spacing w:val="0"/>
                <w:kern w:val="0"/>
                <w:sz w:val="26"/>
                <w:szCs w:val="22"/>
                <w:lang w:val="en-US"/>
              </w:rPr>
            </w:rPrChange>
          </w:rPr>
          <w:t>6</w:t>
        </w:r>
      </w:ins>
    </w:p>
    <w:p w14:paraId="6D1B00E5" w14:textId="6ECEFCA6" w:rsidR="00BC3000" w:rsidRPr="00BC3000" w:rsidRDefault="0040109D">
      <w:pPr>
        <w:pStyle w:val="Title"/>
        <w:tabs>
          <w:tab w:val="left" w:leader="dot" w:pos="8460"/>
        </w:tabs>
        <w:spacing w:line="360" w:lineRule="auto"/>
        <w:jc w:val="left"/>
        <w:rPr>
          <w:ins w:id="1259" w:author="John Tran" w:date="2015-12-31T00:08:00Z"/>
          <w:rFonts w:eastAsiaTheme="minorHAnsi" w:cstheme="minorBidi"/>
          <w:b w:val="0"/>
          <w:spacing w:val="0"/>
          <w:kern w:val="0"/>
          <w:sz w:val="26"/>
          <w:szCs w:val="22"/>
        </w:rPr>
        <w:pPrChange w:id="1260" w:author="John Tran" w:date="2015-12-31T00:11:00Z">
          <w:pPr>
            <w:pStyle w:val="Title"/>
          </w:pPr>
        </w:pPrChange>
      </w:pPr>
      <w:ins w:id="1261" w:author="John Tran" w:date="2015-12-31T00:08:00Z">
        <w:r>
          <w:rPr>
            <w:rFonts w:eastAsiaTheme="minorHAnsi" w:cstheme="minorBidi"/>
            <w:b w:val="0"/>
            <w:spacing w:val="0"/>
            <w:kern w:val="0"/>
            <w:sz w:val="26"/>
            <w:szCs w:val="22"/>
          </w:rPr>
          <w:t>Hình 3.1</w:t>
        </w:r>
      </w:ins>
      <w:ins w:id="1262" w:author="John Tran" w:date="2016-01-13T21:09:00Z">
        <w:r w:rsidRPr="0040109D">
          <w:rPr>
            <w:rFonts w:eastAsiaTheme="minorHAnsi" w:cstheme="minorBidi"/>
            <w:b w:val="0"/>
            <w:spacing w:val="0"/>
            <w:kern w:val="0"/>
            <w:sz w:val="26"/>
            <w:szCs w:val="22"/>
            <w:rPrChange w:id="1263" w:author="John Tran" w:date="2016-01-13T21:09:00Z">
              <w:rPr>
                <w:rFonts w:eastAsiaTheme="minorHAnsi" w:cstheme="minorBidi"/>
                <w:b w:val="0"/>
                <w:spacing w:val="0"/>
                <w:kern w:val="0"/>
                <w:sz w:val="26"/>
                <w:szCs w:val="22"/>
                <w:lang w:val="en-US"/>
              </w:rPr>
            </w:rPrChange>
          </w:rPr>
          <w:t>2</w:t>
        </w:r>
      </w:ins>
      <w:ins w:id="1264" w:author="John Tran" w:date="2015-12-31T00:08:00Z">
        <w:r w:rsidR="00BC3000" w:rsidRPr="00BC3000">
          <w:rPr>
            <w:rFonts w:eastAsiaTheme="minorHAnsi" w:cstheme="minorBidi"/>
            <w:b w:val="0"/>
            <w:spacing w:val="0"/>
            <w:kern w:val="0"/>
            <w:sz w:val="26"/>
            <w:szCs w:val="22"/>
          </w:rPr>
          <w:t>: Màn hình chọn dữ liệu để phân tích</w:t>
        </w:r>
        <w:r w:rsidR="00BC3000" w:rsidRPr="00BC3000">
          <w:rPr>
            <w:rFonts w:eastAsiaTheme="minorHAnsi" w:cstheme="minorBidi"/>
            <w:b w:val="0"/>
            <w:spacing w:val="0"/>
            <w:kern w:val="0"/>
            <w:sz w:val="26"/>
            <w:szCs w:val="22"/>
          </w:rPr>
          <w:tab/>
        </w:r>
        <w:r w:rsidR="008572C1">
          <w:rPr>
            <w:rFonts w:eastAsiaTheme="minorHAnsi" w:cstheme="minorBidi"/>
            <w:b w:val="0"/>
            <w:spacing w:val="0"/>
            <w:kern w:val="0"/>
            <w:sz w:val="26"/>
            <w:szCs w:val="22"/>
          </w:rPr>
          <w:t>5</w:t>
        </w:r>
      </w:ins>
      <w:ins w:id="1265" w:author="John Tran" w:date="2016-01-13T20:57:00Z">
        <w:r w:rsidR="008572C1" w:rsidRPr="008572C1">
          <w:rPr>
            <w:rFonts w:eastAsiaTheme="minorHAnsi" w:cstheme="minorBidi"/>
            <w:b w:val="0"/>
            <w:spacing w:val="0"/>
            <w:kern w:val="0"/>
            <w:sz w:val="26"/>
            <w:szCs w:val="22"/>
            <w:rPrChange w:id="1266" w:author="John Tran" w:date="2016-01-13T20:57:00Z">
              <w:rPr>
                <w:rFonts w:eastAsiaTheme="minorHAnsi" w:cstheme="minorBidi"/>
                <w:b w:val="0"/>
                <w:spacing w:val="0"/>
                <w:kern w:val="0"/>
                <w:sz w:val="26"/>
                <w:szCs w:val="22"/>
                <w:lang w:val="en-US"/>
              </w:rPr>
            </w:rPrChange>
          </w:rPr>
          <w:t>7</w:t>
        </w:r>
      </w:ins>
    </w:p>
    <w:p w14:paraId="3FFE4DA6" w14:textId="56CA07E8" w:rsidR="00BC3000" w:rsidRPr="00BC3000" w:rsidRDefault="00BC3000">
      <w:pPr>
        <w:pStyle w:val="Title"/>
        <w:tabs>
          <w:tab w:val="left" w:leader="dot" w:pos="8460"/>
        </w:tabs>
        <w:spacing w:line="360" w:lineRule="auto"/>
        <w:jc w:val="left"/>
        <w:rPr>
          <w:ins w:id="1267" w:author="John Tran" w:date="2015-12-31T00:08:00Z"/>
          <w:rFonts w:eastAsiaTheme="minorHAnsi" w:cstheme="minorBidi"/>
          <w:b w:val="0"/>
          <w:spacing w:val="0"/>
          <w:kern w:val="0"/>
          <w:sz w:val="26"/>
          <w:szCs w:val="22"/>
        </w:rPr>
        <w:pPrChange w:id="1268" w:author="John Tran" w:date="2015-12-31T00:11:00Z">
          <w:pPr>
            <w:pStyle w:val="Title"/>
          </w:pPr>
        </w:pPrChange>
      </w:pPr>
      <w:ins w:id="1269" w:author="John Tran" w:date="2015-12-31T00:08:00Z">
        <w:r w:rsidRPr="00BC3000">
          <w:rPr>
            <w:rFonts w:eastAsiaTheme="minorHAnsi" w:cstheme="minorBidi"/>
            <w:b w:val="0"/>
            <w:spacing w:val="0"/>
            <w:kern w:val="0"/>
            <w:sz w:val="26"/>
            <w:szCs w:val="22"/>
          </w:rPr>
          <w:t>Hìn</w:t>
        </w:r>
        <w:r w:rsidR="0040109D">
          <w:rPr>
            <w:rFonts w:eastAsiaTheme="minorHAnsi" w:cstheme="minorBidi"/>
            <w:b w:val="0"/>
            <w:spacing w:val="0"/>
            <w:kern w:val="0"/>
            <w:sz w:val="26"/>
            <w:szCs w:val="22"/>
          </w:rPr>
          <w:t>h 3.1</w:t>
        </w:r>
      </w:ins>
      <w:ins w:id="1270" w:author="John Tran" w:date="2016-01-13T21:09:00Z">
        <w:r w:rsidR="0040109D" w:rsidRPr="0040109D">
          <w:rPr>
            <w:rFonts w:eastAsiaTheme="minorHAnsi" w:cstheme="minorBidi"/>
            <w:b w:val="0"/>
            <w:spacing w:val="0"/>
            <w:kern w:val="0"/>
            <w:sz w:val="26"/>
            <w:szCs w:val="22"/>
            <w:rPrChange w:id="1271" w:author="John Tran" w:date="2016-01-13T21:09:00Z">
              <w:rPr>
                <w:rFonts w:eastAsiaTheme="minorHAnsi" w:cstheme="minorBidi"/>
                <w:b w:val="0"/>
                <w:spacing w:val="0"/>
                <w:kern w:val="0"/>
                <w:sz w:val="26"/>
                <w:szCs w:val="22"/>
                <w:lang w:val="en-US"/>
              </w:rPr>
            </w:rPrChange>
          </w:rPr>
          <w:t>3</w:t>
        </w:r>
      </w:ins>
      <w:ins w:id="1272" w:author="John Tran" w:date="2015-12-31T00:08:00Z">
        <w:r w:rsidRPr="00BC3000">
          <w:rPr>
            <w:rFonts w:eastAsiaTheme="minorHAnsi" w:cstheme="minorBidi"/>
            <w:b w:val="0"/>
            <w:spacing w:val="0"/>
            <w:kern w:val="0"/>
            <w:sz w:val="26"/>
            <w:szCs w:val="22"/>
          </w:rPr>
          <w:t>: Màn hình xem các chủ đề đang được trao đổ</w:t>
        </w:r>
        <w:r w:rsidR="008572C1">
          <w:rPr>
            <w:rFonts w:eastAsiaTheme="minorHAnsi" w:cstheme="minorBidi"/>
            <w:b w:val="0"/>
            <w:spacing w:val="0"/>
            <w:kern w:val="0"/>
            <w:sz w:val="26"/>
            <w:szCs w:val="22"/>
          </w:rPr>
          <w:t>i</w:t>
        </w:r>
        <w:r w:rsidR="008572C1">
          <w:rPr>
            <w:rFonts w:eastAsiaTheme="minorHAnsi" w:cstheme="minorBidi"/>
            <w:b w:val="0"/>
            <w:spacing w:val="0"/>
            <w:kern w:val="0"/>
            <w:sz w:val="26"/>
            <w:szCs w:val="22"/>
          </w:rPr>
          <w:tab/>
          <w:t>5</w:t>
        </w:r>
      </w:ins>
      <w:ins w:id="1273" w:author="John Tran" w:date="2016-01-13T20:57:00Z">
        <w:r w:rsidR="008572C1" w:rsidRPr="008572C1">
          <w:rPr>
            <w:rFonts w:eastAsiaTheme="minorHAnsi" w:cstheme="minorBidi"/>
            <w:b w:val="0"/>
            <w:spacing w:val="0"/>
            <w:kern w:val="0"/>
            <w:sz w:val="26"/>
            <w:szCs w:val="22"/>
            <w:rPrChange w:id="1274" w:author="John Tran" w:date="2016-01-13T20:57:00Z">
              <w:rPr>
                <w:rFonts w:eastAsiaTheme="minorHAnsi" w:cstheme="minorBidi"/>
                <w:b w:val="0"/>
                <w:spacing w:val="0"/>
                <w:kern w:val="0"/>
                <w:sz w:val="26"/>
                <w:szCs w:val="22"/>
                <w:lang w:val="en-US"/>
              </w:rPr>
            </w:rPrChange>
          </w:rPr>
          <w:t>8</w:t>
        </w:r>
      </w:ins>
    </w:p>
    <w:p w14:paraId="19F5A7E8" w14:textId="5695319F" w:rsidR="00BC3000" w:rsidRPr="00BC3000" w:rsidRDefault="0040109D">
      <w:pPr>
        <w:pStyle w:val="Title"/>
        <w:tabs>
          <w:tab w:val="left" w:leader="dot" w:pos="8460"/>
        </w:tabs>
        <w:spacing w:line="360" w:lineRule="auto"/>
        <w:jc w:val="left"/>
        <w:rPr>
          <w:ins w:id="1275" w:author="John Tran" w:date="2015-12-31T00:08:00Z"/>
          <w:rFonts w:eastAsiaTheme="minorHAnsi" w:cstheme="minorBidi"/>
          <w:b w:val="0"/>
          <w:spacing w:val="0"/>
          <w:kern w:val="0"/>
          <w:sz w:val="26"/>
          <w:szCs w:val="22"/>
        </w:rPr>
        <w:pPrChange w:id="1276" w:author="John Tran" w:date="2015-12-31T00:11:00Z">
          <w:pPr>
            <w:pStyle w:val="Title"/>
          </w:pPr>
        </w:pPrChange>
      </w:pPr>
      <w:ins w:id="1277" w:author="John Tran" w:date="2015-12-31T00:08:00Z">
        <w:r>
          <w:rPr>
            <w:rFonts w:eastAsiaTheme="minorHAnsi" w:cstheme="minorBidi"/>
            <w:b w:val="0"/>
            <w:spacing w:val="0"/>
            <w:kern w:val="0"/>
            <w:sz w:val="26"/>
            <w:szCs w:val="22"/>
          </w:rPr>
          <w:t>Hình 3.1</w:t>
        </w:r>
      </w:ins>
      <w:ins w:id="1278" w:author="John Tran" w:date="2016-01-13T21:09:00Z">
        <w:r w:rsidRPr="0040109D">
          <w:rPr>
            <w:rFonts w:eastAsiaTheme="minorHAnsi" w:cstheme="minorBidi"/>
            <w:b w:val="0"/>
            <w:spacing w:val="0"/>
            <w:kern w:val="0"/>
            <w:sz w:val="26"/>
            <w:szCs w:val="22"/>
            <w:rPrChange w:id="1279" w:author="John Tran" w:date="2016-01-13T21:09:00Z">
              <w:rPr>
                <w:rFonts w:eastAsiaTheme="minorHAnsi" w:cstheme="minorBidi"/>
                <w:b w:val="0"/>
                <w:spacing w:val="0"/>
                <w:kern w:val="0"/>
                <w:sz w:val="26"/>
                <w:szCs w:val="22"/>
                <w:lang w:val="en-US"/>
              </w:rPr>
            </w:rPrChange>
          </w:rPr>
          <w:t>4</w:t>
        </w:r>
      </w:ins>
      <w:ins w:id="1280" w:author="John Tran" w:date="2015-12-31T00:08:00Z">
        <w:r w:rsidR="00BC3000" w:rsidRPr="00BC3000">
          <w:rPr>
            <w:rFonts w:eastAsiaTheme="minorHAnsi" w:cstheme="minorBidi"/>
            <w:b w:val="0"/>
            <w:spacing w:val="0"/>
            <w:kern w:val="0"/>
            <w:sz w:val="26"/>
            <w:szCs w:val="22"/>
          </w:rPr>
          <w:t>: Màn hình xem thống kê đánh giá cả</w:t>
        </w:r>
        <w:r w:rsidR="00BC3000">
          <w:rPr>
            <w:rFonts w:eastAsiaTheme="minorHAnsi" w:cstheme="minorBidi"/>
            <w:b w:val="0"/>
            <w:spacing w:val="0"/>
            <w:kern w:val="0"/>
            <w:sz w:val="26"/>
            <w:szCs w:val="22"/>
          </w:rPr>
          <w:t>m xúc</w:t>
        </w:r>
        <w:r w:rsidR="008572C1">
          <w:rPr>
            <w:rFonts w:eastAsiaTheme="minorHAnsi" w:cstheme="minorBidi"/>
            <w:b w:val="0"/>
            <w:spacing w:val="0"/>
            <w:kern w:val="0"/>
            <w:sz w:val="26"/>
            <w:szCs w:val="22"/>
          </w:rPr>
          <w:tab/>
          <w:t>5</w:t>
        </w:r>
      </w:ins>
      <w:ins w:id="1281" w:author="John Tran" w:date="2016-01-13T20:57:00Z">
        <w:r w:rsidR="008572C1" w:rsidRPr="008572C1">
          <w:rPr>
            <w:rFonts w:eastAsiaTheme="minorHAnsi" w:cstheme="minorBidi"/>
            <w:b w:val="0"/>
            <w:spacing w:val="0"/>
            <w:kern w:val="0"/>
            <w:sz w:val="26"/>
            <w:szCs w:val="22"/>
            <w:rPrChange w:id="1282" w:author="John Tran" w:date="2016-01-13T20:57:00Z">
              <w:rPr>
                <w:rFonts w:eastAsiaTheme="minorHAnsi" w:cstheme="minorBidi"/>
                <w:b w:val="0"/>
                <w:spacing w:val="0"/>
                <w:kern w:val="0"/>
                <w:sz w:val="26"/>
                <w:szCs w:val="22"/>
                <w:lang w:val="en-US"/>
              </w:rPr>
            </w:rPrChange>
          </w:rPr>
          <w:t>9</w:t>
        </w:r>
      </w:ins>
    </w:p>
    <w:p w14:paraId="00373784" w14:textId="004AEF3E" w:rsidR="00BC3000" w:rsidRPr="00BC3000" w:rsidRDefault="0040109D">
      <w:pPr>
        <w:pStyle w:val="Title"/>
        <w:tabs>
          <w:tab w:val="left" w:leader="dot" w:pos="8460"/>
        </w:tabs>
        <w:spacing w:line="360" w:lineRule="auto"/>
        <w:jc w:val="left"/>
        <w:rPr>
          <w:ins w:id="1283" w:author="John Tran" w:date="2015-12-31T00:08:00Z"/>
          <w:rFonts w:eastAsiaTheme="minorHAnsi" w:cstheme="minorBidi"/>
          <w:b w:val="0"/>
          <w:spacing w:val="0"/>
          <w:kern w:val="0"/>
          <w:sz w:val="26"/>
          <w:szCs w:val="22"/>
        </w:rPr>
        <w:pPrChange w:id="1284" w:author="John Tran" w:date="2015-12-31T00:11:00Z">
          <w:pPr>
            <w:pStyle w:val="Title"/>
          </w:pPr>
        </w:pPrChange>
      </w:pPr>
      <w:ins w:id="1285" w:author="John Tran" w:date="2015-12-31T00:08:00Z">
        <w:r>
          <w:rPr>
            <w:rFonts w:eastAsiaTheme="minorHAnsi" w:cstheme="minorBidi"/>
            <w:b w:val="0"/>
            <w:spacing w:val="0"/>
            <w:kern w:val="0"/>
            <w:sz w:val="26"/>
            <w:szCs w:val="22"/>
          </w:rPr>
          <w:t>Hình 3.1</w:t>
        </w:r>
      </w:ins>
      <w:ins w:id="1286" w:author="John Tran" w:date="2016-01-13T21:09:00Z">
        <w:r w:rsidRPr="0040109D">
          <w:rPr>
            <w:rFonts w:eastAsiaTheme="minorHAnsi" w:cstheme="minorBidi"/>
            <w:b w:val="0"/>
            <w:spacing w:val="0"/>
            <w:kern w:val="0"/>
            <w:sz w:val="26"/>
            <w:szCs w:val="22"/>
            <w:rPrChange w:id="1287" w:author="John Tran" w:date="2016-01-13T21:09:00Z">
              <w:rPr>
                <w:rFonts w:eastAsiaTheme="minorHAnsi" w:cstheme="minorBidi"/>
                <w:b w:val="0"/>
                <w:spacing w:val="0"/>
                <w:kern w:val="0"/>
                <w:sz w:val="26"/>
                <w:szCs w:val="22"/>
                <w:lang w:val="en-US"/>
              </w:rPr>
            </w:rPrChange>
          </w:rPr>
          <w:t>5</w:t>
        </w:r>
      </w:ins>
      <w:ins w:id="1288" w:author="John Tran" w:date="2015-12-31T00:08:00Z">
        <w:r w:rsidR="00BC3000" w:rsidRPr="00BC3000">
          <w:rPr>
            <w:rFonts w:eastAsiaTheme="minorHAnsi" w:cstheme="minorBidi"/>
            <w:b w:val="0"/>
            <w:spacing w:val="0"/>
            <w:kern w:val="0"/>
            <w:sz w:val="26"/>
            <w:szCs w:val="22"/>
          </w:rPr>
          <w:t>: Biểu đồ giá trị Log-likelihood theo số lượng chủ đề</w:t>
        </w:r>
        <w:r w:rsidR="000306E5">
          <w:rPr>
            <w:rFonts w:eastAsiaTheme="minorHAnsi" w:cstheme="minorBidi"/>
            <w:b w:val="0"/>
            <w:spacing w:val="0"/>
            <w:kern w:val="0"/>
            <w:sz w:val="26"/>
            <w:szCs w:val="22"/>
          </w:rPr>
          <w:tab/>
          <w:t>6</w:t>
        </w:r>
      </w:ins>
      <w:ins w:id="1289" w:author="John Tran" w:date="2016-01-13T20:58:00Z">
        <w:r w:rsidR="000306E5" w:rsidRPr="000306E5">
          <w:rPr>
            <w:rFonts w:eastAsiaTheme="minorHAnsi" w:cstheme="minorBidi"/>
            <w:b w:val="0"/>
            <w:spacing w:val="0"/>
            <w:kern w:val="0"/>
            <w:sz w:val="26"/>
            <w:szCs w:val="22"/>
            <w:rPrChange w:id="1290" w:author="John Tran" w:date="2016-01-13T20:58:00Z">
              <w:rPr>
                <w:rFonts w:eastAsiaTheme="minorHAnsi" w:cstheme="minorBidi"/>
                <w:b w:val="0"/>
                <w:spacing w:val="0"/>
                <w:kern w:val="0"/>
                <w:sz w:val="26"/>
                <w:szCs w:val="22"/>
                <w:lang w:val="en-US"/>
              </w:rPr>
            </w:rPrChange>
          </w:rPr>
          <w:t>3</w:t>
        </w:r>
      </w:ins>
    </w:p>
    <w:p w14:paraId="61597A53" w14:textId="7FA4E10E" w:rsidR="00BC3000" w:rsidRPr="00BC3000" w:rsidRDefault="0040109D">
      <w:pPr>
        <w:pStyle w:val="Title"/>
        <w:tabs>
          <w:tab w:val="left" w:leader="dot" w:pos="8460"/>
        </w:tabs>
        <w:spacing w:line="360" w:lineRule="auto"/>
        <w:jc w:val="left"/>
        <w:rPr>
          <w:ins w:id="1291" w:author="John Tran" w:date="2015-12-31T00:08:00Z"/>
          <w:rFonts w:eastAsiaTheme="minorHAnsi" w:cstheme="minorBidi"/>
          <w:b w:val="0"/>
          <w:spacing w:val="0"/>
          <w:kern w:val="0"/>
          <w:sz w:val="26"/>
          <w:szCs w:val="22"/>
        </w:rPr>
        <w:pPrChange w:id="1292" w:author="John Tran" w:date="2015-12-31T00:11:00Z">
          <w:pPr>
            <w:pStyle w:val="Title"/>
          </w:pPr>
        </w:pPrChange>
      </w:pPr>
      <w:ins w:id="1293" w:author="John Tran" w:date="2015-12-31T00:08:00Z">
        <w:r>
          <w:rPr>
            <w:rFonts w:eastAsiaTheme="minorHAnsi" w:cstheme="minorBidi"/>
            <w:b w:val="0"/>
            <w:spacing w:val="0"/>
            <w:kern w:val="0"/>
            <w:sz w:val="26"/>
            <w:szCs w:val="22"/>
          </w:rPr>
          <w:t>Hình 3.1</w:t>
        </w:r>
      </w:ins>
      <w:ins w:id="1294" w:author="John Tran" w:date="2016-01-13T21:09:00Z">
        <w:r w:rsidRPr="0040109D">
          <w:rPr>
            <w:rFonts w:eastAsiaTheme="minorHAnsi" w:cstheme="minorBidi"/>
            <w:b w:val="0"/>
            <w:spacing w:val="0"/>
            <w:kern w:val="0"/>
            <w:sz w:val="26"/>
            <w:szCs w:val="22"/>
            <w:rPrChange w:id="1295" w:author="John Tran" w:date="2016-01-13T21:09:00Z">
              <w:rPr>
                <w:rFonts w:eastAsiaTheme="minorHAnsi" w:cstheme="minorBidi"/>
                <w:b w:val="0"/>
                <w:spacing w:val="0"/>
                <w:kern w:val="0"/>
                <w:sz w:val="26"/>
                <w:szCs w:val="22"/>
                <w:lang w:val="en-US"/>
              </w:rPr>
            </w:rPrChange>
          </w:rPr>
          <w:t>6</w:t>
        </w:r>
      </w:ins>
      <w:ins w:id="1296" w:author="John Tran" w:date="2015-12-31T00:08:00Z">
        <w:r w:rsidR="00BC3000" w:rsidRPr="00BC3000">
          <w:rPr>
            <w:rFonts w:eastAsiaTheme="minorHAnsi" w:cstheme="minorBidi"/>
            <w:b w:val="0"/>
            <w:spacing w:val="0"/>
            <w:kern w:val="0"/>
            <w:sz w:val="26"/>
            <w:szCs w:val="22"/>
          </w:rPr>
          <w:t>: Đánh giá kết quả phân lớp vớ</w:t>
        </w:r>
        <w:r w:rsidR="00BC3000">
          <w:rPr>
            <w:rFonts w:eastAsiaTheme="minorHAnsi" w:cstheme="minorBidi"/>
            <w:b w:val="0"/>
            <w:spacing w:val="0"/>
            <w:kern w:val="0"/>
            <w:sz w:val="26"/>
            <w:szCs w:val="22"/>
          </w:rPr>
          <w:t>i TDL1</w:t>
        </w:r>
        <w:r w:rsidR="000306E5">
          <w:rPr>
            <w:rFonts w:eastAsiaTheme="minorHAnsi" w:cstheme="minorBidi"/>
            <w:b w:val="0"/>
            <w:spacing w:val="0"/>
            <w:kern w:val="0"/>
            <w:sz w:val="26"/>
            <w:szCs w:val="22"/>
          </w:rPr>
          <w:tab/>
          <w:t>6</w:t>
        </w:r>
      </w:ins>
      <w:ins w:id="1297" w:author="John Tran" w:date="2016-01-13T20:59:00Z">
        <w:r w:rsidR="000306E5" w:rsidRPr="000306E5">
          <w:rPr>
            <w:rFonts w:eastAsiaTheme="minorHAnsi" w:cstheme="minorBidi"/>
            <w:b w:val="0"/>
            <w:spacing w:val="0"/>
            <w:kern w:val="0"/>
            <w:sz w:val="26"/>
            <w:szCs w:val="22"/>
            <w:rPrChange w:id="1298" w:author="John Tran" w:date="2016-01-13T20:59:00Z">
              <w:rPr>
                <w:rFonts w:eastAsiaTheme="minorHAnsi" w:cstheme="minorBidi"/>
                <w:b w:val="0"/>
                <w:spacing w:val="0"/>
                <w:kern w:val="0"/>
                <w:sz w:val="26"/>
                <w:szCs w:val="22"/>
                <w:lang w:val="en-US"/>
              </w:rPr>
            </w:rPrChange>
          </w:rPr>
          <w:t>4</w:t>
        </w:r>
      </w:ins>
    </w:p>
    <w:p w14:paraId="40B6A4E9" w14:textId="00FA140E" w:rsidR="00BC3000" w:rsidRPr="00BC3000" w:rsidRDefault="0040109D">
      <w:pPr>
        <w:pStyle w:val="Title"/>
        <w:tabs>
          <w:tab w:val="left" w:leader="dot" w:pos="8460"/>
        </w:tabs>
        <w:spacing w:line="360" w:lineRule="auto"/>
        <w:jc w:val="left"/>
        <w:rPr>
          <w:ins w:id="1299" w:author="John Tran" w:date="2015-12-31T00:08:00Z"/>
          <w:rFonts w:eastAsiaTheme="minorHAnsi" w:cstheme="minorBidi"/>
          <w:b w:val="0"/>
          <w:spacing w:val="0"/>
          <w:kern w:val="0"/>
          <w:sz w:val="26"/>
          <w:szCs w:val="22"/>
        </w:rPr>
        <w:pPrChange w:id="1300" w:author="John Tran" w:date="2015-12-31T00:11:00Z">
          <w:pPr>
            <w:pStyle w:val="Title"/>
          </w:pPr>
        </w:pPrChange>
      </w:pPr>
      <w:ins w:id="1301" w:author="John Tran" w:date="2015-12-31T00:08:00Z">
        <w:r>
          <w:rPr>
            <w:rFonts w:eastAsiaTheme="minorHAnsi" w:cstheme="minorBidi"/>
            <w:b w:val="0"/>
            <w:spacing w:val="0"/>
            <w:kern w:val="0"/>
            <w:sz w:val="26"/>
            <w:szCs w:val="22"/>
          </w:rPr>
          <w:t>Hình 3.1</w:t>
        </w:r>
      </w:ins>
      <w:ins w:id="1302" w:author="John Tran" w:date="2016-01-13T21:09:00Z">
        <w:r w:rsidRPr="0040109D">
          <w:rPr>
            <w:rFonts w:eastAsiaTheme="minorHAnsi" w:cstheme="minorBidi"/>
            <w:b w:val="0"/>
            <w:spacing w:val="0"/>
            <w:kern w:val="0"/>
            <w:sz w:val="26"/>
            <w:szCs w:val="22"/>
            <w:rPrChange w:id="1303" w:author="John Tran" w:date="2016-01-13T21:09:00Z">
              <w:rPr>
                <w:rFonts w:eastAsiaTheme="minorHAnsi" w:cstheme="minorBidi"/>
                <w:b w:val="0"/>
                <w:spacing w:val="0"/>
                <w:kern w:val="0"/>
                <w:sz w:val="26"/>
                <w:szCs w:val="22"/>
                <w:lang w:val="en-US"/>
              </w:rPr>
            </w:rPrChange>
          </w:rPr>
          <w:t>7</w:t>
        </w:r>
      </w:ins>
      <w:ins w:id="1304" w:author="John Tran" w:date="2015-12-31T00:08:00Z">
        <w:r w:rsidR="00BC3000" w:rsidRPr="00BC3000">
          <w:rPr>
            <w:rFonts w:eastAsiaTheme="minorHAnsi" w:cstheme="minorBidi"/>
            <w:b w:val="0"/>
            <w:spacing w:val="0"/>
            <w:kern w:val="0"/>
            <w:sz w:val="26"/>
            <w:szCs w:val="22"/>
          </w:rPr>
          <w:t>: Đánh giá kết quả phân lớp vớ</w:t>
        </w:r>
        <w:r w:rsidR="000306E5">
          <w:rPr>
            <w:rFonts w:eastAsiaTheme="minorHAnsi" w:cstheme="minorBidi"/>
            <w:b w:val="0"/>
            <w:spacing w:val="0"/>
            <w:kern w:val="0"/>
            <w:sz w:val="26"/>
            <w:szCs w:val="22"/>
          </w:rPr>
          <w:t xml:space="preserve">i TDL2 </w:t>
        </w:r>
        <w:r w:rsidR="000306E5">
          <w:rPr>
            <w:rFonts w:eastAsiaTheme="minorHAnsi" w:cstheme="minorBidi"/>
            <w:b w:val="0"/>
            <w:spacing w:val="0"/>
            <w:kern w:val="0"/>
            <w:sz w:val="26"/>
            <w:szCs w:val="22"/>
          </w:rPr>
          <w:tab/>
          <w:t>6</w:t>
        </w:r>
      </w:ins>
      <w:ins w:id="1305" w:author="John Tran" w:date="2016-01-13T20:59:00Z">
        <w:r w:rsidR="000306E5" w:rsidRPr="000306E5">
          <w:rPr>
            <w:rFonts w:eastAsiaTheme="minorHAnsi" w:cstheme="minorBidi"/>
            <w:b w:val="0"/>
            <w:spacing w:val="0"/>
            <w:kern w:val="0"/>
            <w:sz w:val="26"/>
            <w:szCs w:val="22"/>
            <w:rPrChange w:id="1306" w:author="John Tran" w:date="2016-01-13T20:59:00Z">
              <w:rPr>
                <w:rFonts w:eastAsiaTheme="minorHAnsi" w:cstheme="minorBidi"/>
                <w:b w:val="0"/>
                <w:spacing w:val="0"/>
                <w:kern w:val="0"/>
                <w:sz w:val="26"/>
                <w:szCs w:val="22"/>
                <w:lang w:val="en-US"/>
              </w:rPr>
            </w:rPrChange>
          </w:rPr>
          <w:t>5</w:t>
        </w:r>
      </w:ins>
    </w:p>
    <w:p w14:paraId="5F339DA2" w14:textId="4EF8E402" w:rsidR="00BC3000" w:rsidRDefault="0040109D">
      <w:pPr>
        <w:pStyle w:val="Title"/>
        <w:tabs>
          <w:tab w:val="left" w:leader="dot" w:pos="8460"/>
        </w:tabs>
        <w:spacing w:after="0" w:line="360" w:lineRule="auto"/>
        <w:jc w:val="left"/>
        <w:rPr>
          <w:ins w:id="1307" w:author="John Tran" w:date="2015-12-31T00:08:00Z"/>
        </w:rPr>
        <w:pPrChange w:id="1308" w:author="John Tran" w:date="2016-01-13T21:07:00Z">
          <w:pPr/>
        </w:pPrChange>
      </w:pPr>
      <w:ins w:id="1309" w:author="John Tran" w:date="2015-12-31T00:08:00Z">
        <w:r>
          <w:rPr>
            <w:rFonts w:eastAsiaTheme="minorHAnsi" w:cstheme="minorBidi"/>
            <w:b w:val="0"/>
            <w:spacing w:val="0"/>
            <w:kern w:val="0"/>
            <w:sz w:val="26"/>
            <w:szCs w:val="22"/>
          </w:rPr>
          <w:t>Hình 3.1</w:t>
        </w:r>
      </w:ins>
      <w:ins w:id="1310" w:author="John Tran" w:date="2016-01-13T21:09:00Z">
        <w:r w:rsidRPr="0040109D">
          <w:rPr>
            <w:rFonts w:eastAsiaTheme="minorHAnsi" w:cstheme="minorBidi"/>
            <w:b w:val="0"/>
            <w:spacing w:val="0"/>
            <w:kern w:val="0"/>
            <w:sz w:val="26"/>
            <w:szCs w:val="22"/>
            <w:rPrChange w:id="1311" w:author="John Tran" w:date="2016-01-13T21:09:00Z">
              <w:rPr>
                <w:b/>
                <w:lang w:val="en-US"/>
              </w:rPr>
            </w:rPrChange>
          </w:rPr>
          <w:t>8</w:t>
        </w:r>
      </w:ins>
      <w:ins w:id="1312" w:author="John Tran" w:date="2015-12-31T00:08:00Z">
        <w:r w:rsidR="00BC3000" w:rsidRPr="00BC3000">
          <w:rPr>
            <w:rFonts w:eastAsiaTheme="minorHAnsi" w:cstheme="minorBidi"/>
            <w:b w:val="0"/>
            <w:spacing w:val="0"/>
            <w:kern w:val="0"/>
            <w:sz w:val="26"/>
            <w:szCs w:val="22"/>
          </w:rPr>
          <w:t>: Đánh giá kết quả phân lớp vớ</w:t>
        </w:r>
        <w:r w:rsidR="000306E5">
          <w:rPr>
            <w:rFonts w:eastAsiaTheme="minorHAnsi" w:cstheme="minorBidi"/>
            <w:b w:val="0"/>
            <w:spacing w:val="0"/>
            <w:kern w:val="0"/>
            <w:sz w:val="26"/>
            <w:szCs w:val="22"/>
          </w:rPr>
          <w:t>i TDL3</w:t>
        </w:r>
        <w:r w:rsidR="000306E5">
          <w:rPr>
            <w:rFonts w:eastAsiaTheme="minorHAnsi" w:cstheme="minorBidi"/>
            <w:b w:val="0"/>
            <w:spacing w:val="0"/>
            <w:kern w:val="0"/>
            <w:sz w:val="26"/>
            <w:szCs w:val="22"/>
          </w:rPr>
          <w:tab/>
          <w:t>6</w:t>
        </w:r>
      </w:ins>
      <w:ins w:id="1313" w:author="John Tran" w:date="2016-01-13T20:59:00Z">
        <w:r w:rsidR="000306E5" w:rsidRPr="000306E5">
          <w:rPr>
            <w:rFonts w:eastAsiaTheme="minorHAnsi" w:cstheme="minorBidi"/>
            <w:b w:val="0"/>
            <w:spacing w:val="0"/>
            <w:kern w:val="0"/>
            <w:sz w:val="26"/>
            <w:szCs w:val="22"/>
            <w:rPrChange w:id="1314" w:author="John Tran" w:date="2016-01-13T21:00:00Z">
              <w:rPr>
                <w:b/>
                <w:lang w:val="en-US"/>
              </w:rPr>
            </w:rPrChange>
          </w:rPr>
          <w:t>6</w:t>
        </w:r>
      </w:ins>
    </w:p>
    <w:p w14:paraId="6B116C45" w14:textId="4154D273" w:rsidR="007A6DAC" w:rsidDel="00DF78CB" w:rsidRDefault="00BC3000">
      <w:pPr>
        <w:tabs>
          <w:tab w:val="left" w:leader="dot" w:pos="8460"/>
        </w:tabs>
        <w:spacing w:after="0"/>
        <w:rPr>
          <w:del w:id="1315" w:author="Unknown"/>
        </w:rPr>
        <w:pPrChange w:id="1316" w:author="John Tran" w:date="2016-01-13T21:07:00Z">
          <w:pPr/>
        </w:pPrChange>
      </w:pPr>
      <w:ins w:id="1317" w:author="John Tran" w:date="2015-12-31T00:08:00Z">
        <w:r>
          <w:t>Hình 3.1</w:t>
        </w:r>
      </w:ins>
      <w:ins w:id="1318" w:author="John Tran" w:date="2016-01-13T21:10:00Z">
        <w:r w:rsidR="0040109D" w:rsidRPr="0040109D">
          <w:rPr>
            <w:rPrChange w:id="1319" w:author="John Tran" w:date="2016-01-13T21:10:00Z">
              <w:rPr>
                <w:lang w:val="en-US"/>
              </w:rPr>
            </w:rPrChange>
          </w:rPr>
          <w:t>9</w:t>
        </w:r>
      </w:ins>
      <w:ins w:id="1320" w:author="John Tran" w:date="2015-12-31T00:08:00Z">
        <w:r w:rsidRPr="00BC3000">
          <w:t>: Đánh giá kết quả phân lớp với</w:t>
        </w:r>
        <w:r>
          <w:t xml:space="preserve"> TDL4</w:t>
        </w:r>
        <w:r w:rsidRPr="00BC3000">
          <w:tab/>
          <w:t>6</w:t>
        </w:r>
      </w:ins>
      <w:ins w:id="1321" w:author="John Tran" w:date="2016-01-13T21:00:00Z">
        <w:r w:rsidR="000306E5" w:rsidRPr="000306E5">
          <w:rPr>
            <w:rPrChange w:id="1322" w:author="John Tran" w:date="2016-01-13T21:00:00Z">
              <w:rPr>
                <w:b/>
                <w:lang w:val="en-US"/>
              </w:rPr>
            </w:rPrChange>
          </w:rPr>
          <w:t>7</w:t>
        </w:r>
      </w:ins>
    </w:p>
    <w:p w14:paraId="1105E534" w14:textId="77777777" w:rsidR="00DF78CB" w:rsidRDefault="00DF78CB">
      <w:pPr>
        <w:tabs>
          <w:tab w:val="left" w:leader="dot" w:pos="8460"/>
        </w:tabs>
        <w:spacing w:after="0"/>
        <w:rPr>
          <w:ins w:id="1323" w:author="John Tran" w:date="2016-01-13T21:07:00Z"/>
        </w:rPr>
        <w:pPrChange w:id="1324" w:author="John Tran" w:date="2016-01-13T21:07:00Z">
          <w:pPr/>
        </w:pPrChange>
      </w:pPr>
    </w:p>
    <w:p w14:paraId="6C17723F" w14:textId="7EF45D85" w:rsidR="00745672" w:rsidDel="0040109D" w:rsidRDefault="00745672" w:rsidP="00781E95">
      <w:pPr>
        <w:pStyle w:val="Title"/>
        <w:rPr>
          <w:del w:id="1325" w:author="Unknown"/>
          <w:rFonts w:cs="Times New Roman"/>
          <w:noProof/>
          <w:szCs w:val="26"/>
        </w:rPr>
      </w:pPr>
    </w:p>
    <w:p w14:paraId="4353BFDD" w14:textId="77777777" w:rsidR="0040109D" w:rsidRPr="0040109D" w:rsidRDefault="0040109D">
      <w:pPr>
        <w:rPr>
          <w:ins w:id="1326" w:author="John Tran" w:date="2016-01-13T21:11:00Z"/>
          <w:rPrChange w:id="1327" w:author="John Tran" w:date="2016-01-13T21:11:00Z">
            <w:rPr>
              <w:ins w:id="1328" w:author="John Tran" w:date="2016-01-13T21:11:00Z"/>
              <w:rFonts w:cs="Times New Roman"/>
              <w:noProof/>
              <w:szCs w:val="26"/>
            </w:rPr>
          </w:rPrChange>
        </w:rPr>
      </w:pPr>
    </w:p>
    <w:p w14:paraId="5A86CFB3" w14:textId="6D42D7C9" w:rsidR="001F7810" w:rsidRPr="00CB7B88" w:rsidDel="0040109D" w:rsidRDefault="001F7810" w:rsidP="00C54582">
      <w:pPr>
        <w:rPr>
          <w:del w:id="1329" w:author="John Tran" w:date="2016-01-13T21:08:00Z"/>
          <w:rFonts w:cs="Times New Roman"/>
          <w:b/>
          <w:noProof/>
          <w:sz w:val="28"/>
          <w:szCs w:val="26"/>
        </w:rPr>
        <w:sectPr w:rsidR="001F7810" w:rsidRPr="00CB7B88" w:rsidDel="0040109D" w:rsidSect="005F2D76">
          <w:pgSz w:w="11906" w:h="16838"/>
          <w:pgMar w:top="1701" w:right="1134" w:bottom="1985" w:left="1985" w:header="708" w:footer="708" w:gutter="0"/>
          <w:cols w:space="708"/>
          <w:docGrid w:linePitch="360"/>
        </w:sectPr>
      </w:pPr>
    </w:p>
    <w:p w14:paraId="00DAE6C4" w14:textId="77777777" w:rsidR="001F7810" w:rsidRDefault="001F7810" w:rsidP="00781E95">
      <w:pPr>
        <w:pStyle w:val="Title"/>
        <w:rPr>
          <w:ins w:id="1330" w:author="John Tran" w:date="2015-12-28T16:12:00Z"/>
          <w:rFonts w:cs="Times New Roman"/>
          <w:noProof/>
        </w:rPr>
      </w:pPr>
      <w:r w:rsidRPr="00CB7B88">
        <w:rPr>
          <w:rFonts w:cs="Times New Roman"/>
          <w:noProof/>
        </w:rPr>
        <w:t>DANH MỤC BẢNG</w:t>
      </w:r>
    </w:p>
    <w:p w14:paraId="3DD482F8" w14:textId="215172BD" w:rsidR="00BC3000" w:rsidRDefault="00BC3000">
      <w:pPr>
        <w:tabs>
          <w:tab w:val="left" w:leader="dot" w:pos="8460"/>
        </w:tabs>
        <w:jc w:val="left"/>
        <w:rPr>
          <w:ins w:id="1331" w:author="John Tran" w:date="2015-12-31T00:06:00Z"/>
        </w:rPr>
        <w:pPrChange w:id="1332" w:author="John Tran" w:date="2015-12-31T00:06:00Z">
          <w:pPr>
            <w:jc w:val="left"/>
          </w:pPr>
        </w:pPrChange>
      </w:pPr>
      <w:ins w:id="1333" w:author="John Tran" w:date="2015-12-31T00:06:00Z">
        <w:r>
          <w:t>Bảng 2.1: So sánh các giải pháp đã có cho việc phân tích cảm xúc</w:t>
        </w:r>
        <w:r>
          <w:tab/>
          <w:t>20</w:t>
        </w:r>
      </w:ins>
    </w:p>
    <w:p w14:paraId="5770C22F" w14:textId="6F4DBF7C" w:rsidR="00BC3000" w:rsidRDefault="00BC3000">
      <w:pPr>
        <w:tabs>
          <w:tab w:val="left" w:leader="dot" w:pos="8460"/>
        </w:tabs>
        <w:jc w:val="left"/>
        <w:rPr>
          <w:ins w:id="1334" w:author="John Tran" w:date="2015-12-31T00:06:00Z"/>
        </w:rPr>
        <w:pPrChange w:id="1335" w:author="John Tran" w:date="2015-12-31T00:07:00Z">
          <w:pPr>
            <w:jc w:val="left"/>
          </w:pPr>
        </w:pPrChange>
      </w:pPr>
      <w:ins w:id="1336" w:author="John Tran" w:date="2015-12-31T00:06:00Z">
        <w:r>
          <w:t>Bảng 2.2: Mô tả cấu trúc của SentiWordNet 3.0</w:t>
        </w:r>
        <w:r>
          <w:tab/>
          <w:t>30</w:t>
        </w:r>
      </w:ins>
    </w:p>
    <w:p w14:paraId="1BD668A8" w14:textId="060DC55B" w:rsidR="00BC3000" w:rsidRDefault="00BC3000">
      <w:pPr>
        <w:tabs>
          <w:tab w:val="left" w:leader="dot" w:pos="8460"/>
        </w:tabs>
        <w:jc w:val="left"/>
        <w:rPr>
          <w:ins w:id="1337" w:author="John Tran" w:date="2015-12-31T00:06:00Z"/>
        </w:rPr>
        <w:pPrChange w:id="1338" w:author="John Tran" w:date="2015-12-31T00:07:00Z">
          <w:pPr>
            <w:jc w:val="left"/>
          </w:pPr>
        </w:pPrChange>
      </w:pPr>
      <w:ins w:id="1339" w:author="John Tran" w:date="2015-12-31T00:06:00Z">
        <w:r>
          <w:t>Bảng 2.3: Các kí hiệu sử dụng trong đánh giá độ chính xác</w:t>
        </w:r>
        <w:r>
          <w:tab/>
          <w:t>35</w:t>
        </w:r>
      </w:ins>
    </w:p>
    <w:p w14:paraId="0B79B7DF" w14:textId="2816C333" w:rsidR="00BC3000" w:rsidRDefault="00BC3000">
      <w:pPr>
        <w:tabs>
          <w:tab w:val="left" w:leader="dot" w:pos="8460"/>
        </w:tabs>
        <w:jc w:val="left"/>
        <w:rPr>
          <w:ins w:id="1340" w:author="John Tran" w:date="2015-12-31T00:06:00Z"/>
        </w:rPr>
        <w:pPrChange w:id="1341" w:author="John Tran" w:date="2015-12-31T00:07:00Z">
          <w:pPr>
            <w:jc w:val="left"/>
          </w:pPr>
        </w:pPrChange>
      </w:pPr>
      <w:ins w:id="1342" w:author="John Tran" w:date="2015-12-31T00:06:00Z">
        <w:r>
          <w:t>Bảng 3.1: Cấu hình phần cứng cho thực nghiệm</w:t>
        </w:r>
      </w:ins>
      <w:ins w:id="1343" w:author="John Tran" w:date="2015-12-31T00:07:00Z">
        <w:r>
          <w:tab/>
        </w:r>
      </w:ins>
      <w:ins w:id="1344" w:author="John Tran" w:date="2016-01-13T21:00:00Z">
        <w:r w:rsidR="000306E5" w:rsidRPr="000306E5">
          <w:rPr>
            <w:rPrChange w:id="1345" w:author="John Tran" w:date="2016-01-13T21:00:00Z">
              <w:rPr>
                <w:lang w:val="en-US"/>
              </w:rPr>
            </w:rPrChange>
          </w:rPr>
          <w:t>60</w:t>
        </w:r>
      </w:ins>
    </w:p>
    <w:p w14:paraId="578F9A63" w14:textId="39E2EE42" w:rsidR="00BC3000" w:rsidRDefault="00BC3000">
      <w:pPr>
        <w:tabs>
          <w:tab w:val="left" w:leader="dot" w:pos="8460"/>
        </w:tabs>
        <w:jc w:val="left"/>
        <w:rPr>
          <w:ins w:id="1346" w:author="John Tran" w:date="2015-12-31T00:06:00Z"/>
        </w:rPr>
        <w:pPrChange w:id="1347" w:author="John Tran" w:date="2015-12-31T00:07:00Z">
          <w:pPr>
            <w:jc w:val="left"/>
          </w:pPr>
        </w:pPrChange>
      </w:pPr>
      <w:ins w:id="1348" w:author="John Tran" w:date="2015-12-31T00:06:00Z">
        <w:r>
          <w:t>Bảng 3.2: Công cụ và thư viện hỗ trợ</w:t>
        </w:r>
      </w:ins>
      <w:ins w:id="1349" w:author="John Tran" w:date="2015-12-31T00:07:00Z">
        <w:r>
          <w:tab/>
        </w:r>
      </w:ins>
      <w:ins w:id="1350" w:author="John Tran" w:date="2016-01-13T21:01:00Z">
        <w:r w:rsidR="000306E5" w:rsidRPr="000306E5">
          <w:rPr>
            <w:rPrChange w:id="1351" w:author="John Tran" w:date="2016-01-13T21:01:00Z">
              <w:rPr>
                <w:lang w:val="en-US"/>
              </w:rPr>
            </w:rPrChange>
          </w:rPr>
          <w:t>60</w:t>
        </w:r>
      </w:ins>
    </w:p>
    <w:p w14:paraId="0FB7340D" w14:textId="77777777" w:rsidR="006F3639" w:rsidRPr="004C30D2" w:rsidRDefault="006F3639">
      <w:pPr>
        <w:jc w:val="left"/>
        <w:rPr>
          <w:ins w:id="1352" w:author="John Tran" w:date="2015-12-29T10:56:00Z"/>
          <w:rPrChange w:id="1353" w:author="John Tran" w:date="2015-12-30T09:31:00Z">
            <w:rPr>
              <w:ins w:id="1354" w:author="John Tran" w:date="2015-12-29T10:56:00Z"/>
              <w:lang w:val="en-US"/>
            </w:rPr>
          </w:rPrChange>
        </w:rPr>
        <w:pPrChange w:id="1355" w:author="John Tran" w:date="2015-12-29T10:55:00Z">
          <w:pPr>
            <w:ind w:firstLine="720"/>
            <w:jc w:val="center"/>
          </w:pPr>
        </w:pPrChange>
      </w:pPr>
    </w:p>
    <w:p w14:paraId="2E45DF93" w14:textId="77777777" w:rsidR="00EA47D0" w:rsidRPr="004C30D2" w:rsidRDefault="00EA47D0">
      <w:pPr>
        <w:jc w:val="left"/>
        <w:rPr>
          <w:ins w:id="1356" w:author="John Tran" w:date="2015-12-29T10:55:00Z"/>
          <w:rPrChange w:id="1357" w:author="John Tran" w:date="2015-12-30T09:31:00Z">
            <w:rPr>
              <w:ins w:id="1358" w:author="John Tran" w:date="2015-12-29T10:55:00Z"/>
              <w:lang w:val="en-US"/>
            </w:rPr>
          </w:rPrChange>
        </w:rPr>
        <w:pPrChange w:id="1359" w:author="John Tran" w:date="2015-12-29T10:55:00Z">
          <w:pPr>
            <w:ind w:firstLine="720"/>
            <w:jc w:val="center"/>
          </w:pPr>
        </w:pPrChange>
      </w:pPr>
    </w:p>
    <w:p w14:paraId="2D11F1E0" w14:textId="77777777" w:rsidR="00B3548D" w:rsidRPr="00B3548D" w:rsidRDefault="00B3548D">
      <w:pPr>
        <w:rPr>
          <w:rPrChange w:id="1360" w:author="John Tran" w:date="2015-12-28T16:12:00Z">
            <w:rPr>
              <w:rFonts w:cs="Times New Roman"/>
              <w:noProof/>
            </w:rPr>
          </w:rPrChange>
        </w:rPr>
        <w:pPrChange w:id="1361" w:author="John Tran" w:date="2015-12-28T16:12:00Z">
          <w:pPr>
            <w:pStyle w:val="Title"/>
          </w:pPr>
        </w:pPrChange>
      </w:pPr>
    </w:p>
    <w:p w14:paraId="68D38D6C" w14:textId="77777777" w:rsidR="00A574CE" w:rsidRPr="00CB7B88" w:rsidRDefault="00127017" w:rsidP="009E058D">
      <w:pPr>
        <w:pStyle w:val="TableofFigures"/>
        <w:tabs>
          <w:tab w:val="right" w:leader="dot" w:pos="8777"/>
        </w:tabs>
        <w:rPr>
          <w:rFonts w:asciiTheme="minorHAnsi" w:eastAsiaTheme="minorEastAsia" w:hAnsiTheme="minorHAnsi"/>
          <w:noProof/>
          <w:sz w:val="22"/>
        </w:rPr>
      </w:pPr>
      <w:r w:rsidRPr="00CB7B88">
        <w:rPr>
          <w:rFonts w:cs="Times New Roman"/>
          <w:b/>
          <w:noProof/>
          <w:sz w:val="28"/>
          <w:szCs w:val="26"/>
        </w:rPr>
        <w:fldChar w:fldCharType="begin"/>
      </w:r>
      <w:r w:rsidRPr="00CB7B88">
        <w:rPr>
          <w:rFonts w:cs="Times New Roman"/>
          <w:b/>
          <w:noProof/>
          <w:sz w:val="28"/>
          <w:szCs w:val="26"/>
        </w:rPr>
        <w:instrText xml:space="preserve"> TOC \h \z \t "LVBang" \c </w:instrText>
      </w:r>
      <w:r w:rsidRPr="00CB7B88">
        <w:rPr>
          <w:rFonts w:cs="Times New Roman"/>
          <w:b/>
          <w:noProof/>
          <w:sz w:val="28"/>
          <w:szCs w:val="26"/>
        </w:rPr>
        <w:fldChar w:fldCharType="separate"/>
      </w:r>
    </w:p>
    <w:p w14:paraId="16E54620" w14:textId="77777777" w:rsidR="00FB6EE8" w:rsidRPr="00CB7B88" w:rsidRDefault="00127017" w:rsidP="00C54582">
      <w:pPr>
        <w:pStyle w:val="TableofFigures"/>
        <w:tabs>
          <w:tab w:val="right" w:leader="dot" w:pos="8777"/>
        </w:tabs>
        <w:rPr>
          <w:rFonts w:eastAsiaTheme="minorEastAsia" w:cs="Times New Roman"/>
          <w:noProof/>
          <w:sz w:val="22"/>
          <w:lang w:eastAsia="vi-VN"/>
        </w:rPr>
      </w:pPr>
      <w:r w:rsidRPr="00CB7B88">
        <w:rPr>
          <w:rFonts w:cs="Times New Roman"/>
          <w:b/>
          <w:noProof/>
          <w:sz w:val="28"/>
          <w:szCs w:val="26"/>
        </w:rPr>
        <w:fldChar w:fldCharType="end"/>
      </w:r>
      <w:r w:rsidR="009D427A" w:rsidRPr="00CB7B88">
        <w:rPr>
          <w:rFonts w:cs="Times New Roman"/>
          <w:b/>
          <w:noProof/>
          <w:sz w:val="28"/>
          <w:szCs w:val="26"/>
        </w:rPr>
        <w:fldChar w:fldCharType="begin"/>
      </w:r>
      <w:r w:rsidR="00FB6EE8" w:rsidRPr="00CB7B88">
        <w:rPr>
          <w:rFonts w:cs="Times New Roman"/>
          <w:b/>
          <w:noProof/>
          <w:sz w:val="28"/>
          <w:szCs w:val="26"/>
        </w:rPr>
        <w:instrText xml:space="preserve"> TOC \h \z \c "Bảng" </w:instrText>
      </w:r>
      <w:r w:rsidR="009D427A" w:rsidRPr="00CB7B88">
        <w:rPr>
          <w:rFonts w:cs="Times New Roman"/>
          <w:b/>
          <w:noProof/>
          <w:sz w:val="28"/>
          <w:szCs w:val="26"/>
        </w:rPr>
        <w:fldChar w:fldCharType="separate"/>
      </w:r>
    </w:p>
    <w:p w14:paraId="74BFE90D" w14:textId="77777777" w:rsidR="00572585" w:rsidRPr="00CB7B88" w:rsidRDefault="009D427A" w:rsidP="00C54582">
      <w:pPr>
        <w:rPr>
          <w:rFonts w:cs="Times New Roman"/>
          <w:b/>
          <w:noProof/>
          <w:sz w:val="28"/>
          <w:szCs w:val="26"/>
        </w:rPr>
      </w:pPr>
      <w:r w:rsidRPr="00CB7B88">
        <w:rPr>
          <w:rFonts w:cs="Times New Roman"/>
          <w:b/>
          <w:noProof/>
          <w:sz w:val="28"/>
          <w:szCs w:val="26"/>
        </w:rPr>
        <w:fldChar w:fldCharType="end"/>
      </w:r>
    </w:p>
    <w:p w14:paraId="015C971B" w14:textId="77777777" w:rsidR="00572585" w:rsidRPr="00CB7B88" w:rsidRDefault="00572585" w:rsidP="00C54582">
      <w:pPr>
        <w:rPr>
          <w:rFonts w:cs="Times New Roman"/>
          <w:b/>
          <w:noProof/>
          <w:sz w:val="28"/>
          <w:szCs w:val="26"/>
        </w:rPr>
      </w:pPr>
    </w:p>
    <w:p w14:paraId="581D9231" w14:textId="77777777" w:rsidR="00C05CE5" w:rsidRPr="00CB7B88" w:rsidRDefault="00C05CE5" w:rsidP="00C54582">
      <w:pPr>
        <w:rPr>
          <w:rFonts w:cs="Times New Roman"/>
          <w:b/>
          <w:noProof/>
          <w:sz w:val="28"/>
          <w:szCs w:val="26"/>
        </w:rPr>
      </w:pPr>
    </w:p>
    <w:p w14:paraId="017E422A" w14:textId="77777777" w:rsidR="00572585" w:rsidRPr="00CB7B88" w:rsidRDefault="00572585" w:rsidP="00C54582">
      <w:pPr>
        <w:rPr>
          <w:rFonts w:cs="Times New Roman"/>
          <w:b/>
          <w:noProof/>
          <w:sz w:val="28"/>
          <w:szCs w:val="26"/>
        </w:rPr>
        <w:sectPr w:rsidR="00572585" w:rsidRPr="00CB7B88" w:rsidSect="005F2D76">
          <w:pgSz w:w="11906" w:h="16838"/>
          <w:pgMar w:top="1701" w:right="1134" w:bottom="1985" w:left="1985" w:header="708" w:footer="708" w:gutter="0"/>
          <w:cols w:space="708"/>
          <w:docGrid w:linePitch="360"/>
        </w:sectPr>
      </w:pPr>
    </w:p>
    <w:p w14:paraId="77E81CD6" w14:textId="45FCF2B1" w:rsidR="00F35C7A" w:rsidRDefault="00F35C7A">
      <w:pPr>
        <w:spacing w:after="200" w:line="276" w:lineRule="auto"/>
        <w:jc w:val="left"/>
        <w:rPr>
          <w:ins w:id="1362" w:author="John Tran" w:date="2015-12-27T21:05:00Z"/>
          <w:rFonts w:eastAsia="Times New Roman" w:cs="Times New Roman"/>
          <w:noProof/>
        </w:rPr>
      </w:pPr>
    </w:p>
    <w:p w14:paraId="255B44F2" w14:textId="77777777" w:rsidR="00B3548D" w:rsidRDefault="00F35C7A">
      <w:pPr>
        <w:spacing w:after="200" w:line="276" w:lineRule="auto"/>
        <w:jc w:val="center"/>
        <w:rPr>
          <w:ins w:id="1363" w:author="John Tran" w:date="2015-12-28T16:06:00Z"/>
          <w:rFonts w:eastAsia="Times New Roman" w:cs="Times New Roman"/>
          <w:b/>
          <w:noProof/>
        </w:rPr>
        <w:pPrChange w:id="1364" w:author="John Tran" w:date="2015-12-27T21:06:00Z">
          <w:pPr>
            <w:spacing w:after="200" w:line="276" w:lineRule="auto"/>
            <w:jc w:val="left"/>
          </w:pPr>
        </w:pPrChange>
      </w:pPr>
      <w:ins w:id="1365" w:author="John Tran" w:date="2015-12-27T21:05:00Z">
        <w:r w:rsidRPr="00F35C7A">
          <w:rPr>
            <w:rFonts w:eastAsia="Times New Roman" w:cs="Times New Roman"/>
            <w:b/>
            <w:noProof/>
            <w:rPrChange w:id="1366" w:author="John Tran" w:date="2015-12-27T21:05:00Z">
              <w:rPr>
                <w:rFonts w:eastAsia="Times New Roman" w:cs="Times New Roman"/>
                <w:noProof/>
                <w:lang w:val="en-US"/>
              </w:rPr>
            </w:rPrChange>
          </w:rPr>
          <w:t>DANH MỤC TỪ VIẾT TẮT</w:t>
        </w:r>
      </w:ins>
    </w:p>
    <w:tbl>
      <w:tblPr>
        <w:tblStyle w:val="TableGrid"/>
        <w:tblW w:w="8725" w:type="dxa"/>
        <w:tblLook w:val="04A0" w:firstRow="1" w:lastRow="0" w:firstColumn="1" w:lastColumn="0" w:noHBand="0" w:noVBand="1"/>
        <w:tblPrChange w:id="1367" w:author="John Tran" w:date="2016-01-13T21:14:00Z">
          <w:tblPr>
            <w:tblStyle w:val="TableGrid"/>
            <w:tblW w:w="0" w:type="auto"/>
            <w:tblLook w:val="04A0" w:firstRow="1" w:lastRow="0" w:firstColumn="1" w:lastColumn="0" w:noHBand="0" w:noVBand="1"/>
          </w:tblPr>
        </w:tblPrChange>
      </w:tblPr>
      <w:tblGrid>
        <w:gridCol w:w="1435"/>
        <w:gridCol w:w="7290"/>
        <w:tblGridChange w:id="1368">
          <w:tblGrid>
            <w:gridCol w:w="4358"/>
            <w:gridCol w:w="4419"/>
          </w:tblGrid>
        </w:tblGridChange>
      </w:tblGrid>
      <w:tr w:rsidR="00B3548D" w14:paraId="39638B14" w14:textId="77777777" w:rsidTr="0040109D">
        <w:trPr>
          <w:ins w:id="1369" w:author="John Tran" w:date="2015-12-28T16:06:00Z"/>
        </w:trPr>
        <w:tc>
          <w:tcPr>
            <w:tcW w:w="1435" w:type="dxa"/>
            <w:shd w:val="clear" w:color="auto" w:fill="C6D9F1" w:themeFill="text2" w:themeFillTint="33"/>
            <w:vAlign w:val="center"/>
            <w:tcPrChange w:id="1370" w:author="John Tran" w:date="2016-01-13T21:14:00Z">
              <w:tcPr>
                <w:tcW w:w="4675" w:type="dxa"/>
              </w:tcPr>
            </w:tcPrChange>
          </w:tcPr>
          <w:p w14:paraId="4A192FB4" w14:textId="383FBBED" w:rsidR="00B3548D" w:rsidRPr="0040109D" w:rsidRDefault="00B3548D">
            <w:pPr>
              <w:jc w:val="center"/>
              <w:rPr>
                <w:ins w:id="1371" w:author="John Tran" w:date="2015-12-28T16:06:00Z"/>
                <w:b/>
                <w:szCs w:val="26"/>
                <w:lang w:val="en-US"/>
                <w:rPrChange w:id="1372" w:author="John Tran" w:date="2016-01-13T21:13:00Z">
                  <w:rPr>
                    <w:ins w:id="1373" w:author="John Tran" w:date="2015-12-28T16:06:00Z"/>
                    <w:szCs w:val="26"/>
                  </w:rPr>
                </w:rPrChange>
              </w:rPr>
            </w:pPr>
            <w:ins w:id="1374" w:author="John Tran" w:date="2015-12-28T16:06:00Z">
              <w:r w:rsidRPr="0040109D">
                <w:rPr>
                  <w:b/>
                  <w:szCs w:val="26"/>
                  <w:lang w:val="en-US"/>
                  <w:rPrChange w:id="1375" w:author="John Tran" w:date="2016-01-13T21:13:00Z">
                    <w:rPr>
                      <w:szCs w:val="26"/>
                      <w:lang w:val="en-US"/>
                    </w:rPr>
                  </w:rPrChange>
                </w:rPr>
                <w:t>T</w:t>
              </w:r>
            </w:ins>
            <w:ins w:id="1376" w:author="John Tran" w:date="2015-12-28T16:07:00Z">
              <w:r w:rsidRPr="0040109D">
                <w:rPr>
                  <w:b/>
                  <w:szCs w:val="26"/>
                  <w:lang w:val="en-US"/>
                  <w:rPrChange w:id="1377" w:author="John Tran" w:date="2016-01-13T21:13:00Z">
                    <w:rPr>
                      <w:szCs w:val="26"/>
                      <w:lang w:val="en-US"/>
                    </w:rPr>
                  </w:rPrChange>
                </w:rPr>
                <w:t>ừ viết tắt</w:t>
              </w:r>
            </w:ins>
          </w:p>
        </w:tc>
        <w:tc>
          <w:tcPr>
            <w:tcW w:w="7290" w:type="dxa"/>
            <w:shd w:val="clear" w:color="auto" w:fill="C6D9F1" w:themeFill="text2" w:themeFillTint="33"/>
            <w:vAlign w:val="center"/>
            <w:tcPrChange w:id="1378" w:author="John Tran" w:date="2016-01-13T21:14:00Z">
              <w:tcPr>
                <w:tcW w:w="4675" w:type="dxa"/>
              </w:tcPr>
            </w:tcPrChange>
          </w:tcPr>
          <w:p w14:paraId="4347ED33" w14:textId="738F1D55" w:rsidR="00B3548D" w:rsidRPr="0040109D" w:rsidRDefault="00B3548D">
            <w:pPr>
              <w:jc w:val="center"/>
              <w:rPr>
                <w:ins w:id="1379" w:author="John Tran" w:date="2015-12-28T16:06:00Z"/>
                <w:b/>
                <w:szCs w:val="26"/>
                <w:lang w:val="en-US"/>
                <w:rPrChange w:id="1380" w:author="John Tran" w:date="2016-01-13T21:13:00Z">
                  <w:rPr>
                    <w:ins w:id="1381" w:author="John Tran" w:date="2015-12-28T16:06:00Z"/>
                    <w:szCs w:val="26"/>
                  </w:rPr>
                </w:rPrChange>
              </w:rPr>
            </w:pPr>
            <w:ins w:id="1382" w:author="John Tran" w:date="2015-12-28T16:07:00Z">
              <w:r w:rsidRPr="0040109D">
                <w:rPr>
                  <w:b/>
                  <w:szCs w:val="26"/>
                  <w:lang w:val="en-US"/>
                  <w:rPrChange w:id="1383" w:author="John Tran" w:date="2016-01-13T21:13:00Z">
                    <w:rPr>
                      <w:szCs w:val="26"/>
                      <w:lang w:val="en-US"/>
                    </w:rPr>
                  </w:rPrChange>
                </w:rPr>
                <w:t>Ý nghĩa</w:t>
              </w:r>
            </w:ins>
          </w:p>
        </w:tc>
      </w:tr>
      <w:tr w:rsidR="00B3548D" w14:paraId="7BAA87AF" w14:textId="77777777" w:rsidTr="0040109D">
        <w:trPr>
          <w:ins w:id="1384" w:author="John Tran" w:date="2015-12-28T16:06:00Z"/>
        </w:trPr>
        <w:tc>
          <w:tcPr>
            <w:tcW w:w="1435" w:type="dxa"/>
            <w:tcPrChange w:id="1385" w:author="John Tran" w:date="2016-01-13T21:13:00Z">
              <w:tcPr>
                <w:tcW w:w="4675" w:type="dxa"/>
              </w:tcPr>
            </w:tcPrChange>
          </w:tcPr>
          <w:p w14:paraId="3E7A7154" w14:textId="77777777" w:rsidR="00B3548D" w:rsidRDefault="00B3548D" w:rsidP="006B487D">
            <w:pPr>
              <w:jc w:val="center"/>
              <w:rPr>
                <w:ins w:id="1386" w:author="John Tran" w:date="2015-12-28T16:06:00Z"/>
                <w:szCs w:val="26"/>
              </w:rPr>
            </w:pPr>
            <w:ins w:id="1387" w:author="John Tran" w:date="2015-12-28T16:06:00Z">
              <w:r>
                <w:rPr>
                  <w:szCs w:val="26"/>
                </w:rPr>
                <w:t>LDA</w:t>
              </w:r>
            </w:ins>
          </w:p>
        </w:tc>
        <w:tc>
          <w:tcPr>
            <w:tcW w:w="7290" w:type="dxa"/>
            <w:tcPrChange w:id="1388" w:author="John Tran" w:date="2016-01-13T21:13:00Z">
              <w:tcPr>
                <w:tcW w:w="4675" w:type="dxa"/>
              </w:tcPr>
            </w:tcPrChange>
          </w:tcPr>
          <w:p w14:paraId="7A5A7795" w14:textId="77777777" w:rsidR="00B3548D" w:rsidRDefault="00B3548D">
            <w:pPr>
              <w:jc w:val="left"/>
              <w:rPr>
                <w:ins w:id="1389" w:author="John Tran" w:date="2015-12-28T16:06:00Z"/>
                <w:szCs w:val="26"/>
              </w:rPr>
              <w:pPrChange w:id="1390" w:author="John Tran" w:date="2015-12-29T07:31:00Z">
                <w:pPr>
                  <w:jc w:val="center"/>
                </w:pPr>
              </w:pPrChange>
            </w:pPr>
            <w:ins w:id="1391" w:author="John Tran" w:date="2015-12-28T16:06:00Z">
              <w:r>
                <w:rPr>
                  <w:szCs w:val="26"/>
                </w:rPr>
                <w:t>Latent Dirichlet Allocation</w:t>
              </w:r>
            </w:ins>
          </w:p>
        </w:tc>
      </w:tr>
      <w:tr w:rsidR="00B3548D" w14:paraId="3D6CC557" w14:textId="77777777" w:rsidTr="0040109D">
        <w:trPr>
          <w:ins w:id="1392" w:author="John Tran" w:date="2015-12-28T16:06:00Z"/>
        </w:trPr>
        <w:tc>
          <w:tcPr>
            <w:tcW w:w="1435" w:type="dxa"/>
            <w:tcPrChange w:id="1393" w:author="John Tran" w:date="2016-01-13T21:13:00Z">
              <w:tcPr>
                <w:tcW w:w="4675" w:type="dxa"/>
              </w:tcPr>
            </w:tcPrChange>
          </w:tcPr>
          <w:p w14:paraId="58244ED1" w14:textId="77777777" w:rsidR="00B3548D" w:rsidRDefault="00B3548D" w:rsidP="006B487D">
            <w:pPr>
              <w:jc w:val="center"/>
              <w:rPr>
                <w:ins w:id="1394" w:author="John Tran" w:date="2015-12-28T16:06:00Z"/>
                <w:szCs w:val="26"/>
              </w:rPr>
            </w:pPr>
            <w:ins w:id="1395" w:author="John Tran" w:date="2015-12-28T16:06:00Z">
              <w:r>
                <w:rPr>
                  <w:szCs w:val="26"/>
                </w:rPr>
                <w:t>pLSI</w:t>
              </w:r>
            </w:ins>
          </w:p>
        </w:tc>
        <w:tc>
          <w:tcPr>
            <w:tcW w:w="7290" w:type="dxa"/>
            <w:tcPrChange w:id="1396" w:author="John Tran" w:date="2016-01-13T21:13:00Z">
              <w:tcPr>
                <w:tcW w:w="4675" w:type="dxa"/>
              </w:tcPr>
            </w:tcPrChange>
          </w:tcPr>
          <w:p w14:paraId="03F086B7" w14:textId="77777777" w:rsidR="00B3548D" w:rsidRDefault="00B3548D">
            <w:pPr>
              <w:jc w:val="left"/>
              <w:rPr>
                <w:ins w:id="1397" w:author="John Tran" w:date="2015-12-28T16:06:00Z"/>
                <w:szCs w:val="26"/>
              </w:rPr>
              <w:pPrChange w:id="1398" w:author="John Tran" w:date="2015-12-29T07:31:00Z">
                <w:pPr>
                  <w:jc w:val="center"/>
                </w:pPr>
              </w:pPrChange>
            </w:pPr>
            <w:ins w:id="1399" w:author="John Tran" w:date="2015-12-28T16:06:00Z">
              <w:r>
                <w:rPr>
                  <w:szCs w:val="26"/>
                </w:rPr>
                <w:t>Probabilistic Latent Semantic Indexing</w:t>
              </w:r>
            </w:ins>
          </w:p>
        </w:tc>
      </w:tr>
      <w:tr w:rsidR="00B3548D" w14:paraId="4BDBA211" w14:textId="77777777" w:rsidTr="0040109D">
        <w:trPr>
          <w:ins w:id="1400" w:author="John Tran" w:date="2015-12-28T16:06:00Z"/>
        </w:trPr>
        <w:tc>
          <w:tcPr>
            <w:tcW w:w="1435" w:type="dxa"/>
            <w:tcPrChange w:id="1401" w:author="John Tran" w:date="2016-01-13T21:13:00Z">
              <w:tcPr>
                <w:tcW w:w="4675" w:type="dxa"/>
              </w:tcPr>
            </w:tcPrChange>
          </w:tcPr>
          <w:p w14:paraId="10DB708D" w14:textId="77777777" w:rsidR="00B3548D" w:rsidRDefault="00B3548D" w:rsidP="006B487D">
            <w:pPr>
              <w:jc w:val="center"/>
              <w:rPr>
                <w:ins w:id="1402" w:author="John Tran" w:date="2015-12-28T16:06:00Z"/>
                <w:szCs w:val="26"/>
              </w:rPr>
            </w:pPr>
            <w:ins w:id="1403" w:author="John Tran" w:date="2015-12-28T16:06:00Z">
              <w:r>
                <w:rPr>
                  <w:szCs w:val="26"/>
                </w:rPr>
                <w:t>TF</w:t>
              </w:r>
            </w:ins>
          </w:p>
        </w:tc>
        <w:tc>
          <w:tcPr>
            <w:tcW w:w="7290" w:type="dxa"/>
            <w:tcPrChange w:id="1404" w:author="John Tran" w:date="2016-01-13T21:13:00Z">
              <w:tcPr>
                <w:tcW w:w="4675" w:type="dxa"/>
              </w:tcPr>
            </w:tcPrChange>
          </w:tcPr>
          <w:p w14:paraId="4D7991CF" w14:textId="77777777" w:rsidR="00B3548D" w:rsidRDefault="00B3548D">
            <w:pPr>
              <w:jc w:val="left"/>
              <w:rPr>
                <w:ins w:id="1405" w:author="John Tran" w:date="2015-12-28T16:06:00Z"/>
                <w:szCs w:val="26"/>
              </w:rPr>
              <w:pPrChange w:id="1406" w:author="John Tran" w:date="2015-12-29T07:31:00Z">
                <w:pPr>
                  <w:jc w:val="center"/>
                </w:pPr>
              </w:pPrChange>
            </w:pPr>
            <w:ins w:id="1407" w:author="John Tran" w:date="2015-12-28T16:06:00Z">
              <w:r>
                <w:rPr>
                  <w:szCs w:val="26"/>
                </w:rPr>
                <w:t>Term Frequencies</w:t>
              </w:r>
            </w:ins>
          </w:p>
        </w:tc>
      </w:tr>
      <w:tr w:rsidR="00B3548D" w14:paraId="04C0E36A" w14:textId="77777777" w:rsidTr="0040109D">
        <w:trPr>
          <w:ins w:id="1408" w:author="John Tran" w:date="2015-12-28T16:06:00Z"/>
        </w:trPr>
        <w:tc>
          <w:tcPr>
            <w:tcW w:w="1435" w:type="dxa"/>
            <w:tcPrChange w:id="1409" w:author="John Tran" w:date="2016-01-13T21:13:00Z">
              <w:tcPr>
                <w:tcW w:w="4675" w:type="dxa"/>
              </w:tcPr>
            </w:tcPrChange>
          </w:tcPr>
          <w:p w14:paraId="43E54748" w14:textId="77777777" w:rsidR="00B3548D" w:rsidRDefault="00B3548D" w:rsidP="006B487D">
            <w:pPr>
              <w:jc w:val="center"/>
              <w:rPr>
                <w:ins w:id="1410" w:author="John Tran" w:date="2015-12-28T16:06:00Z"/>
                <w:szCs w:val="26"/>
              </w:rPr>
            </w:pPr>
            <w:ins w:id="1411" w:author="John Tran" w:date="2015-12-28T16:06:00Z">
              <w:r>
                <w:rPr>
                  <w:szCs w:val="26"/>
                </w:rPr>
                <w:t>IDF</w:t>
              </w:r>
            </w:ins>
          </w:p>
        </w:tc>
        <w:tc>
          <w:tcPr>
            <w:tcW w:w="7290" w:type="dxa"/>
            <w:tcPrChange w:id="1412" w:author="John Tran" w:date="2016-01-13T21:13:00Z">
              <w:tcPr>
                <w:tcW w:w="4675" w:type="dxa"/>
              </w:tcPr>
            </w:tcPrChange>
          </w:tcPr>
          <w:p w14:paraId="4DEC7E94" w14:textId="77777777" w:rsidR="00B3548D" w:rsidRDefault="00B3548D">
            <w:pPr>
              <w:jc w:val="left"/>
              <w:rPr>
                <w:ins w:id="1413" w:author="John Tran" w:date="2015-12-28T16:06:00Z"/>
                <w:szCs w:val="26"/>
              </w:rPr>
              <w:pPrChange w:id="1414" w:author="John Tran" w:date="2015-12-29T07:31:00Z">
                <w:pPr>
                  <w:jc w:val="center"/>
                </w:pPr>
              </w:pPrChange>
            </w:pPr>
            <w:ins w:id="1415" w:author="John Tran" w:date="2015-12-28T16:06:00Z">
              <w:r>
                <w:rPr>
                  <w:szCs w:val="26"/>
                </w:rPr>
                <w:t>Inverse Document Frequency</w:t>
              </w:r>
            </w:ins>
          </w:p>
        </w:tc>
      </w:tr>
      <w:tr w:rsidR="00B3548D" w14:paraId="091282A3" w14:textId="77777777" w:rsidTr="0040109D">
        <w:trPr>
          <w:ins w:id="1416" w:author="John Tran" w:date="2015-12-28T16:06:00Z"/>
        </w:trPr>
        <w:tc>
          <w:tcPr>
            <w:tcW w:w="1435" w:type="dxa"/>
            <w:tcPrChange w:id="1417" w:author="John Tran" w:date="2016-01-13T21:13:00Z">
              <w:tcPr>
                <w:tcW w:w="4675" w:type="dxa"/>
              </w:tcPr>
            </w:tcPrChange>
          </w:tcPr>
          <w:p w14:paraId="76E0FF58" w14:textId="77777777" w:rsidR="00B3548D" w:rsidRDefault="00B3548D" w:rsidP="006B487D">
            <w:pPr>
              <w:jc w:val="center"/>
              <w:rPr>
                <w:ins w:id="1418" w:author="John Tran" w:date="2015-12-28T16:06:00Z"/>
                <w:szCs w:val="26"/>
              </w:rPr>
            </w:pPr>
            <w:ins w:id="1419" w:author="John Tran" w:date="2015-12-28T16:06:00Z">
              <w:r>
                <w:rPr>
                  <w:szCs w:val="26"/>
                </w:rPr>
                <w:t>SVM</w:t>
              </w:r>
            </w:ins>
          </w:p>
        </w:tc>
        <w:tc>
          <w:tcPr>
            <w:tcW w:w="7290" w:type="dxa"/>
            <w:tcPrChange w:id="1420" w:author="John Tran" w:date="2016-01-13T21:13:00Z">
              <w:tcPr>
                <w:tcW w:w="4675" w:type="dxa"/>
              </w:tcPr>
            </w:tcPrChange>
          </w:tcPr>
          <w:p w14:paraId="30B0C8C2" w14:textId="77777777" w:rsidR="00B3548D" w:rsidRDefault="00B3548D">
            <w:pPr>
              <w:jc w:val="left"/>
              <w:rPr>
                <w:ins w:id="1421" w:author="John Tran" w:date="2015-12-28T16:06:00Z"/>
                <w:szCs w:val="26"/>
              </w:rPr>
              <w:pPrChange w:id="1422" w:author="John Tran" w:date="2015-12-29T07:31:00Z">
                <w:pPr>
                  <w:jc w:val="center"/>
                </w:pPr>
              </w:pPrChange>
            </w:pPr>
            <w:ins w:id="1423" w:author="John Tran" w:date="2015-12-28T16:06:00Z">
              <w:r>
                <w:rPr>
                  <w:szCs w:val="26"/>
                </w:rPr>
                <w:t>Support Vector Machine</w:t>
              </w:r>
            </w:ins>
          </w:p>
        </w:tc>
      </w:tr>
      <w:tr w:rsidR="00B3548D" w14:paraId="07D27955" w14:textId="77777777" w:rsidTr="0040109D">
        <w:trPr>
          <w:ins w:id="1424" w:author="John Tran" w:date="2015-12-28T16:06:00Z"/>
        </w:trPr>
        <w:tc>
          <w:tcPr>
            <w:tcW w:w="1435" w:type="dxa"/>
            <w:tcPrChange w:id="1425" w:author="John Tran" w:date="2016-01-13T21:13:00Z">
              <w:tcPr>
                <w:tcW w:w="4675" w:type="dxa"/>
              </w:tcPr>
            </w:tcPrChange>
          </w:tcPr>
          <w:p w14:paraId="262A579F" w14:textId="77777777" w:rsidR="00B3548D" w:rsidRDefault="00B3548D" w:rsidP="006B487D">
            <w:pPr>
              <w:jc w:val="center"/>
              <w:rPr>
                <w:ins w:id="1426" w:author="John Tran" w:date="2015-12-28T16:06:00Z"/>
                <w:szCs w:val="26"/>
              </w:rPr>
            </w:pPr>
            <w:ins w:id="1427" w:author="John Tran" w:date="2015-12-28T16:06:00Z">
              <w:r>
                <w:rPr>
                  <w:szCs w:val="26"/>
                </w:rPr>
                <w:t>RMI</w:t>
              </w:r>
            </w:ins>
          </w:p>
        </w:tc>
        <w:tc>
          <w:tcPr>
            <w:tcW w:w="7290" w:type="dxa"/>
            <w:tcPrChange w:id="1428" w:author="John Tran" w:date="2016-01-13T21:13:00Z">
              <w:tcPr>
                <w:tcW w:w="4675" w:type="dxa"/>
              </w:tcPr>
            </w:tcPrChange>
          </w:tcPr>
          <w:p w14:paraId="41702F46" w14:textId="77777777" w:rsidR="00B3548D" w:rsidRDefault="00B3548D">
            <w:pPr>
              <w:jc w:val="left"/>
              <w:rPr>
                <w:ins w:id="1429" w:author="John Tran" w:date="2015-12-28T16:06:00Z"/>
                <w:szCs w:val="26"/>
              </w:rPr>
              <w:pPrChange w:id="1430" w:author="John Tran" w:date="2015-12-29T07:31:00Z">
                <w:pPr>
                  <w:jc w:val="center"/>
                </w:pPr>
              </w:pPrChange>
            </w:pPr>
            <w:ins w:id="1431" w:author="John Tran" w:date="2015-12-28T16:06:00Z">
              <w:r>
                <w:rPr>
                  <w:szCs w:val="26"/>
                </w:rPr>
                <w:t>Remote Method Invocation</w:t>
              </w:r>
            </w:ins>
          </w:p>
        </w:tc>
      </w:tr>
      <w:tr w:rsidR="009A09A9" w14:paraId="2739505A" w14:textId="77777777" w:rsidTr="0040109D">
        <w:trPr>
          <w:ins w:id="1432" w:author="John Tran" w:date="2015-12-29T07:31:00Z"/>
        </w:trPr>
        <w:tc>
          <w:tcPr>
            <w:tcW w:w="1435" w:type="dxa"/>
            <w:tcPrChange w:id="1433" w:author="John Tran" w:date="2016-01-13T21:13:00Z">
              <w:tcPr>
                <w:tcW w:w="4675" w:type="dxa"/>
              </w:tcPr>
            </w:tcPrChange>
          </w:tcPr>
          <w:p w14:paraId="30640DEA" w14:textId="43E9DFBD" w:rsidR="009A09A9" w:rsidRPr="009A09A9" w:rsidRDefault="009A09A9" w:rsidP="006B487D">
            <w:pPr>
              <w:jc w:val="center"/>
              <w:rPr>
                <w:ins w:id="1434" w:author="John Tran" w:date="2015-12-29T07:31:00Z"/>
                <w:szCs w:val="26"/>
                <w:lang w:val="en-US"/>
                <w:rPrChange w:id="1435" w:author="John Tran" w:date="2015-12-29T07:31:00Z">
                  <w:rPr>
                    <w:ins w:id="1436" w:author="John Tran" w:date="2015-12-29T07:31:00Z"/>
                    <w:szCs w:val="26"/>
                  </w:rPr>
                </w:rPrChange>
              </w:rPr>
            </w:pPr>
            <w:ins w:id="1437" w:author="John Tran" w:date="2015-12-29T07:31:00Z">
              <w:r>
                <w:rPr>
                  <w:szCs w:val="26"/>
                  <w:lang w:val="en-US"/>
                </w:rPr>
                <w:t>TDL</w:t>
              </w:r>
            </w:ins>
          </w:p>
        </w:tc>
        <w:tc>
          <w:tcPr>
            <w:tcW w:w="7290" w:type="dxa"/>
            <w:tcPrChange w:id="1438" w:author="John Tran" w:date="2016-01-13T21:13:00Z">
              <w:tcPr>
                <w:tcW w:w="4675" w:type="dxa"/>
              </w:tcPr>
            </w:tcPrChange>
          </w:tcPr>
          <w:p w14:paraId="0976A234" w14:textId="7E3940F4" w:rsidR="009A09A9" w:rsidRDefault="009A09A9">
            <w:pPr>
              <w:jc w:val="left"/>
              <w:rPr>
                <w:ins w:id="1439" w:author="John Tran" w:date="2015-12-29T07:31:00Z"/>
                <w:szCs w:val="26"/>
              </w:rPr>
              <w:pPrChange w:id="1440" w:author="John Tran" w:date="2015-12-29T07:31:00Z">
                <w:pPr>
                  <w:jc w:val="center"/>
                </w:pPr>
              </w:pPrChange>
            </w:pPr>
            <w:ins w:id="1441" w:author="John Tran" w:date="2015-12-29T07:31:00Z">
              <w:r>
                <w:rPr>
                  <w:szCs w:val="26"/>
                  <w:lang w:val="en-US"/>
                </w:rPr>
                <w:t>Tập dữ liệu</w:t>
              </w:r>
            </w:ins>
          </w:p>
        </w:tc>
      </w:tr>
    </w:tbl>
    <w:p w14:paraId="13F74AF8" w14:textId="3970B01C" w:rsidR="00F35C7A" w:rsidRPr="00F35C7A" w:rsidRDefault="00F35C7A">
      <w:pPr>
        <w:spacing w:after="200" w:line="276" w:lineRule="auto"/>
        <w:jc w:val="center"/>
        <w:rPr>
          <w:ins w:id="1442" w:author="John Tran" w:date="2015-12-27T21:05:00Z"/>
          <w:rFonts w:eastAsia="Times New Roman" w:cs="Times New Roman"/>
          <w:b/>
          <w:noProof/>
          <w:rPrChange w:id="1443" w:author="John Tran" w:date="2015-12-27T21:05:00Z">
            <w:rPr>
              <w:ins w:id="1444" w:author="John Tran" w:date="2015-12-27T21:05:00Z"/>
              <w:rFonts w:eastAsia="Times New Roman" w:cs="Times New Roman"/>
              <w:noProof/>
            </w:rPr>
          </w:rPrChange>
        </w:rPr>
        <w:pPrChange w:id="1445" w:author="John Tran" w:date="2015-12-27T21:06:00Z">
          <w:pPr>
            <w:spacing w:after="200" w:line="276" w:lineRule="auto"/>
            <w:jc w:val="left"/>
          </w:pPr>
        </w:pPrChange>
      </w:pPr>
      <w:ins w:id="1446" w:author="John Tran" w:date="2015-12-27T21:05:00Z">
        <w:r w:rsidRPr="00F35C7A">
          <w:rPr>
            <w:rFonts w:eastAsia="Times New Roman" w:cs="Times New Roman"/>
            <w:b/>
            <w:noProof/>
            <w:rPrChange w:id="1447" w:author="John Tran" w:date="2015-12-27T21:05:00Z">
              <w:rPr>
                <w:rFonts w:eastAsia="Times New Roman" w:cs="Times New Roman"/>
                <w:noProof/>
              </w:rPr>
            </w:rPrChange>
          </w:rPr>
          <w:br w:type="page"/>
        </w:r>
      </w:ins>
    </w:p>
    <w:p w14:paraId="63BCF476" w14:textId="10E9E44D" w:rsidR="00C05CE5" w:rsidRPr="00CB7B88" w:rsidRDefault="00F333A7" w:rsidP="009278EA">
      <w:pPr>
        <w:pStyle w:val="Title"/>
        <w:rPr>
          <w:rFonts w:eastAsia="Times New Roman" w:cs="Times New Roman"/>
          <w:noProof/>
        </w:rPr>
      </w:pPr>
      <w:r w:rsidRPr="00CB7B88">
        <w:rPr>
          <w:rFonts w:eastAsia="Times New Roman" w:cs="Times New Roman"/>
          <w:noProof/>
        </w:rPr>
        <w:t>TÓM TẮT KHÓA LUẬN</w:t>
      </w:r>
    </w:p>
    <w:p w14:paraId="1AE73CD9" w14:textId="4DA71E77" w:rsidR="007B7F47" w:rsidRPr="009C6D9D" w:rsidRDefault="007B7F47" w:rsidP="007B7F47">
      <w:pPr>
        <w:tabs>
          <w:tab w:val="left" w:leader="dot" w:pos="8730"/>
        </w:tabs>
        <w:ind w:firstLine="720"/>
        <w:rPr>
          <w:noProof/>
        </w:rPr>
      </w:pPr>
      <w:r w:rsidRPr="009C6D9D">
        <w:rPr>
          <w:noProof/>
        </w:rPr>
        <w:t xml:space="preserve">Cảm xúc là một hình thức trải nghiệm cơ bản của con người về thái độ của chính mình đối với sự vật, hiện tượng, </w:t>
      </w:r>
      <w:r w:rsidR="00993153" w:rsidRPr="009C6D9D">
        <w:rPr>
          <w:noProof/>
        </w:rPr>
        <w:t>đối với người khác hoặc với bản thân. Cảm xúc luôn là một phần không thể thiếu của cuộc sống, nó là cái nhìn, là cách đánh giá nhanh nhất của mỗi người</w:t>
      </w:r>
      <w:r w:rsidR="00CF7917" w:rsidRPr="009C6D9D">
        <w:rPr>
          <w:noProof/>
        </w:rPr>
        <w:t xml:space="preserve"> với những điều mình quan tâm. Phân tích cảm xúc là một bài toán quan trọng của việc khai phá quan điểm. </w:t>
      </w:r>
      <w:r w:rsidR="000947A3" w:rsidRPr="009C6D9D">
        <w:rPr>
          <w:noProof/>
        </w:rPr>
        <w:t>Hệ thống phân tích cảm xúc, phải là một hệ thống có khả năng tự động phân loại các đánh giá, các bình luận theo hướng tích cực, tiêu cực hay trung tính của quan điểm. Với sự phát triển và bùng nổ của mạng xã hội, hệ thống phân tích cảm xúc là cần thiết để giúp chúng ta phần nào nắm được thái độ</w:t>
      </w:r>
      <w:r w:rsidR="00B945D1" w:rsidRPr="009C6D9D">
        <w:rPr>
          <w:noProof/>
        </w:rPr>
        <w:t xml:space="preserve">, </w:t>
      </w:r>
      <w:r w:rsidR="000947A3" w:rsidRPr="009C6D9D">
        <w:rPr>
          <w:noProof/>
        </w:rPr>
        <w:t>quan điểm của các thành viên mạng xã hội thông qua các thông tin bình luậ</w:t>
      </w:r>
      <w:r w:rsidR="00B945D1" w:rsidRPr="009C6D9D">
        <w:rPr>
          <w:noProof/>
        </w:rPr>
        <w:t>n và được gom nhóm lại thành các chủ đề khác nhau.</w:t>
      </w:r>
    </w:p>
    <w:p w14:paraId="5FCF0717" w14:textId="2EF64B70" w:rsidR="00DE1AC7" w:rsidRDefault="00EA01AE" w:rsidP="00705B03">
      <w:pPr>
        <w:tabs>
          <w:tab w:val="left" w:leader="dot" w:pos="8730"/>
        </w:tabs>
        <w:ind w:firstLine="720"/>
        <w:rPr>
          <w:ins w:id="1448" w:author="Thanh Thai Nguyen" w:date="2015-12-24T16:26:00Z"/>
          <w:noProof/>
        </w:rPr>
      </w:pPr>
      <w:r w:rsidRPr="009C6D9D">
        <w:rPr>
          <w:noProof/>
        </w:rPr>
        <w:t xml:space="preserve">Có rất nhiều nghiên cứu trong và ngoài nước về phương pháp phân lớp quan điểm, chủ yếu là theo hai hướng chính: phương pháp học máy và phương pháp ngữ nghĩa dựa vào độ đo thông tin. Trong khuôn khổ của khóa luận, chúng tôi sẽ trình bày </w:t>
      </w:r>
      <w:r w:rsidR="00B945D1" w:rsidRPr="009C6D9D">
        <w:rPr>
          <w:noProof/>
        </w:rPr>
        <w:t>khả năng biểu diễn tập dữ liệu là các bài đăng (status) và các bình luận (comments) của các thành viên mạng xã hội Facebook thành các chủ đề được bàn tán nhiều nhất</w:t>
      </w:r>
      <w:r w:rsidR="00001DFF" w:rsidRPr="00001DFF">
        <w:rPr>
          <w:noProof/>
        </w:rPr>
        <w:t xml:space="preserve"> </w:t>
      </w:r>
      <w:r w:rsidR="00001DFF" w:rsidRPr="00DE19FC">
        <w:rPr>
          <w:noProof/>
        </w:rPr>
        <w:t>sử dụng mô hình chủ đề ẩn LDA (Latent Dirichlet allocation)</w:t>
      </w:r>
      <w:r w:rsidR="00001DFF" w:rsidRPr="009C6D9D">
        <w:rPr>
          <w:noProof/>
        </w:rPr>
        <w:t>.</w:t>
      </w:r>
      <w:r w:rsidR="00B945D1" w:rsidRPr="009C6D9D">
        <w:rPr>
          <w:noProof/>
        </w:rPr>
        <w:t xml:space="preserve"> Sau đó </w:t>
      </w:r>
      <w:r w:rsidR="00705B03" w:rsidRPr="009C6D9D">
        <w:rPr>
          <w:noProof/>
        </w:rPr>
        <w:t>là thực nghiệm</w:t>
      </w:r>
      <w:r w:rsidR="00B945D1" w:rsidRPr="009C6D9D">
        <w:rPr>
          <w:noProof/>
        </w:rPr>
        <w:t xml:space="preserve"> </w:t>
      </w:r>
      <w:r w:rsidRPr="009C6D9D">
        <w:rPr>
          <w:noProof/>
        </w:rPr>
        <w:t xml:space="preserve">mô hình kết hợp khả năng phân tích cảm xúc dựa vào các từ điển cảm xúc đã có, kết hợp với </w:t>
      </w:r>
      <w:r w:rsidR="00A7730A" w:rsidRPr="009C6D9D">
        <w:rPr>
          <w:noProof/>
        </w:rPr>
        <w:t xml:space="preserve">phương pháp phân lớp SVM </w:t>
      </w:r>
      <w:r w:rsidR="00001DFF" w:rsidRPr="00DE19FC">
        <w:rPr>
          <w:noProof/>
        </w:rPr>
        <w:t>(Support vector machine)</w:t>
      </w:r>
      <w:r w:rsidR="00001DFF" w:rsidRPr="009C6D9D">
        <w:rPr>
          <w:noProof/>
        </w:rPr>
        <w:t xml:space="preserve"> </w:t>
      </w:r>
      <w:r w:rsidR="00A7730A" w:rsidRPr="009C6D9D">
        <w:rPr>
          <w:noProof/>
        </w:rPr>
        <w:t xml:space="preserve">để tự động phân lớp các bình luận vào lớp cảm xúc tương ứng. </w:t>
      </w:r>
      <w:r w:rsidR="00705B03" w:rsidRPr="009C6D9D">
        <w:rPr>
          <w:noProof/>
        </w:rPr>
        <w:t>Các kết quả đánh giá và phân lớp dữ liệu được biểu diễn dưới dạng biểu đồ, thực nghiệm trên miền dữ liệu từ các fanpage của Facebook với gần 5000 bình luận, cho kết quả độ chính xác cao nhất là 79%.</w:t>
      </w:r>
    </w:p>
    <w:p w14:paraId="1AFC5D07" w14:textId="2705FA4A" w:rsidR="00565DF4" w:rsidRPr="00DE1AC7" w:rsidRDefault="00565DF4">
      <w:pPr>
        <w:tabs>
          <w:tab w:val="left" w:leader="dot" w:pos="8730"/>
        </w:tabs>
        <w:pPrChange w:id="1449" w:author="Thanh Thai Nguyen" w:date="2015-12-24T16:28:00Z">
          <w:pPr>
            <w:tabs>
              <w:tab w:val="left" w:leader="dot" w:pos="8730"/>
            </w:tabs>
            <w:ind w:firstLine="720"/>
          </w:pPr>
        </w:pPrChange>
      </w:pPr>
      <w:ins w:id="1450" w:author="Thanh Thai Nguyen" w:date="2015-12-24T16:26:00Z">
        <w:r>
          <w:rPr>
            <w:lang w:val="en-US"/>
          </w:rPr>
          <w:t xml:space="preserve">Từ khóa: sentiment analysis, </w:t>
        </w:r>
      </w:ins>
      <w:ins w:id="1451" w:author="Thanh Thai Nguyen" w:date="2015-12-24T16:27:00Z">
        <w:r>
          <w:rPr>
            <w:lang w:val="en-US"/>
          </w:rPr>
          <w:t xml:space="preserve">social network, bigdata, topic modeling, machine learning </w:t>
        </w:r>
      </w:ins>
    </w:p>
    <w:p w14:paraId="5B6D1C2E" w14:textId="77777777" w:rsidR="00C05CE5" w:rsidRPr="00CB7B88" w:rsidRDefault="00C05CE5" w:rsidP="00C54582">
      <w:pPr>
        <w:pStyle w:val="Title"/>
        <w:rPr>
          <w:rFonts w:eastAsia="Times New Roman" w:cs="Times New Roman"/>
          <w:noProof/>
        </w:rPr>
      </w:pPr>
      <w:r w:rsidRPr="00CB7B88">
        <w:rPr>
          <w:rFonts w:eastAsia="Times New Roman" w:cs="Times New Roman"/>
          <w:noProof/>
          <w:sz w:val="26"/>
          <w:szCs w:val="26"/>
        </w:rPr>
        <w:br w:type="page"/>
      </w:r>
      <w:r w:rsidRPr="00CB7B88">
        <w:rPr>
          <w:rFonts w:eastAsia="Times New Roman" w:cs="Times New Roman"/>
          <w:noProof/>
        </w:rPr>
        <w:t>MỞ ĐẦU</w:t>
      </w:r>
    </w:p>
    <w:p w14:paraId="43717D9E" w14:textId="37C2F9D6" w:rsidR="00127751" w:rsidRDefault="00127751" w:rsidP="00127751">
      <w:pPr>
        <w:ind w:firstLine="720"/>
      </w:pPr>
      <w:r>
        <w:t>Mạng xã hội ngày nay được giới trẻ rấ</w:t>
      </w:r>
      <w:r w:rsidR="00632DDF">
        <w:t>t ư</w:t>
      </w:r>
      <w:r w:rsidR="00632DDF" w:rsidRPr="00632DDF">
        <w:t>a</w:t>
      </w:r>
      <w:r>
        <w:t xml:space="preserve"> dùng, vậy “</w:t>
      </w:r>
      <w:r>
        <w:rPr>
          <w:b/>
          <w:bCs/>
        </w:rPr>
        <w:t>Mạng xã hội</w:t>
      </w:r>
      <w:r>
        <w:t>” là gì? Theo wikipedia Mạng xã hội, hay còn gọi là mạng xã hội ảo (social network) là dịch vụ nối kết các thành viên cùng sở thích trên Internet lại với nhau với nhiều mục đích khác nhau, không phân biệt không gian và thời gian. Những người tham gia vào mạng xã hội còn được gọi là cư dân mạng.</w:t>
      </w:r>
    </w:p>
    <w:p w14:paraId="660AEBD6" w14:textId="5815FBC5" w:rsidR="00127751" w:rsidRDefault="00127751" w:rsidP="00127751">
      <w:pPr>
        <w:ind w:firstLine="720"/>
      </w:pPr>
      <w:r>
        <w:t>Mạng xã hội cung cấp những tính năng như chat, e-mail, phim ảnh, voice chat, chia sẻ file, viết blog  và xã luận. Mạng xã hội đang từng bước thay đổi hoàn toàn cách cư dân mạng liên kết với nhau và trở thành một phần tất yếu của mỗi ngày cho hàng trăm triệu thành viên khắp thế giới. Cách dịch vụ mạng xã hội này có nhiều phương cách để các thành viên tìm kiếm bạn bè, đối tác: dựa theo group, dựa theo thông tin cá nhân, dựa trên sở thích (như thể thao, phim ảnh, sách báo hoặc ca nhạc), cũng như theo các lĩnh vực quan tâm: kinh doanh, mua bán...</w:t>
      </w:r>
    </w:p>
    <w:p w14:paraId="2FC243BE" w14:textId="5A34976D" w:rsidR="00127751" w:rsidRDefault="00127751" w:rsidP="00127751">
      <w:pPr>
        <w:ind w:firstLine="720"/>
      </w:pPr>
      <w:r>
        <w:t>Hiện nay, thế giới có hàng trăm mạng xã hội khác nhau như Facebook, Twitter, Google Plus, Linkedin, MySpace,...</w:t>
      </w:r>
      <w:ins w:id="1452" w:author="John Tran" w:date="2016-01-13T21:15:00Z">
        <w:r w:rsidR="0040109D" w:rsidRPr="0040109D">
          <w:rPr>
            <w:rPrChange w:id="1453" w:author="John Tran" w:date="2016-01-13T21:15:00Z">
              <w:rPr>
                <w:lang w:val="en-US"/>
              </w:rPr>
            </w:rPrChange>
          </w:rPr>
          <w:t xml:space="preserve"> </w:t>
        </w:r>
      </w:ins>
      <w:r>
        <w:t>hay tại Việt Nam có Zalo, ZingMe, Yume,... đã và đang kết nối hàng tỉ người theo từng phút, từng giây thông qua đường truyền internet.</w:t>
      </w:r>
    </w:p>
    <w:p w14:paraId="4AADAEA8" w14:textId="77777777" w:rsidR="00127751" w:rsidDel="002A09B7" w:rsidRDefault="00127751" w:rsidP="00127751">
      <w:pPr>
        <w:ind w:firstLine="720"/>
        <w:rPr>
          <w:del w:id="1454" w:author="Thanh Thai Nguyen" w:date="2015-12-24T16:51:00Z"/>
        </w:rPr>
      </w:pPr>
      <w:r>
        <w:t xml:space="preserve">Facebook với một lượng người dùng cực kì lớn, và phổ biến nhất tại Việt Nam, sẽ là nguồn dữ liệu cực kì phong phú và hữu ích cho nhóm thực hiện đề tài nghiên cứu “Phân tích cảm xúc của các thành viên trên mạng xã hội”. </w:t>
      </w:r>
    </w:p>
    <w:p w14:paraId="0B8E0143" w14:textId="3A5D7716" w:rsidR="00C05CE5" w:rsidRPr="00127751" w:rsidRDefault="00127751">
      <w:pPr>
        <w:ind w:firstLine="720"/>
      </w:pPr>
      <w:del w:id="1455" w:author="Thanh Thai Nguyen" w:date="2015-12-24T16:51:00Z">
        <w:r w:rsidDel="002A09B7">
          <w:delText>“Điều mà mọi người đang nói đến là gì và đánh giá của họ là ra sao?” đây là một trong những yếu tố quan trọng giúp chúng ta thống kê và tìm hiểu kĩ càng các sự việc trong quá trình đưa ra quyết định. Trước khi mạng World Wide Web ra đời, chúng ta thường sẽ trao đổi với bạn bè về các vấn đề đang diễn ra, về một chiếc máy tính, về một bộ phim hay một vấn đề về xã hội đang diễn ra.</w:delText>
        </w:r>
      </w:del>
    </w:p>
    <w:p w14:paraId="61D314E5" w14:textId="77777777" w:rsidR="00C05CE5" w:rsidRPr="00CB7B88" w:rsidRDefault="00C05CE5" w:rsidP="00C54582">
      <w:pPr>
        <w:spacing w:after="0"/>
        <w:ind w:firstLine="720"/>
        <w:rPr>
          <w:rFonts w:eastAsia="Times New Roman" w:cs="Times New Roman"/>
          <w:noProof/>
          <w:szCs w:val="26"/>
        </w:rPr>
      </w:pPr>
    </w:p>
    <w:p w14:paraId="79D57FD0" w14:textId="0616ECBF" w:rsidR="00C05CE5" w:rsidRPr="00CB7B88" w:rsidRDefault="00C05CE5">
      <w:pPr>
        <w:pStyle w:val="Heading1"/>
        <w:pPrChange w:id="1456" w:author="John Tran" w:date="2015-12-31T00:59:00Z">
          <w:pPr>
            <w:pStyle w:val="Heading1"/>
            <w:numPr>
              <w:numId w:val="0"/>
            </w:numPr>
            <w:ind w:left="432" w:firstLine="0"/>
          </w:pPr>
        </w:pPrChange>
      </w:pPr>
      <w:r w:rsidRPr="006A46DE">
        <w:rPr>
          <w:lang w:val="vi-VN"/>
        </w:rPr>
        <w:br w:type="page"/>
      </w:r>
      <w:bookmarkStart w:id="1457" w:name="_Toc377199230"/>
      <w:del w:id="1458" w:author="John Tran" w:date="2015-12-31T00:59:00Z">
        <w:r w:rsidR="00F74BE9" w:rsidDel="003A44C7">
          <w:delText xml:space="preserve">CHƯƠNG 1. </w:delText>
        </w:r>
      </w:del>
      <w:bookmarkStart w:id="1459" w:name="_Toc440482216"/>
      <w:r w:rsidR="007241B6" w:rsidRPr="00CB7B88">
        <w:t>GIỚI THIỆU</w:t>
      </w:r>
      <w:bookmarkEnd w:id="1457"/>
      <w:bookmarkEnd w:id="1459"/>
    </w:p>
    <w:p w14:paraId="0E953A9D" w14:textId="4D3971C3" w:rsidR="00C05CE5" w:rsidRPr="00CB7B88" w:rsidRDefault="007F3CE1" w:rsidP="001E5146">
      <w:pPr>
        <w:pStyle w:val="Heading2"/>
      </w:pPr>
      <w:bookmarkStart w:id="1460" w:name="_Toc440482217"/>
      <w:r w:rsidRPr="00CB7B88">
        <w:t>Giới thiệu đề tài</w:t>
      </w:r>
      <w:bookmarkEnd w:id="1460"/>
    </w:p>
    <w:p w14:paraId="5A2947F7" w14:textId="609A7D47" w:rsidR="006A46DE" w:rsidRPr="00DE1AC7" w:rsidRDefault="006B5341" w:rsidP="00660B80">
      <w:pPr>
        <w:ind w:left="360" w:firstLine="720"/>
        <w:rPr>
          <w:rFonts w:cs="Times New Roman"/>
          <w:szCs w:val="26"/>
        </w:rPr>
      </w:pPr>
      <w:r w:rsidRPr="006B5341">
        <w:rPr>
          <w:rFonts w:cs="Times New Roman"/>
          <w:szCs w:val="26"/>
        </w:rPr>
        <w:t xml:space="preserve"> </w:t>
      </w:r>
      <w:r>
        <w:rPr>
          <w:rFonts w:cs="Times New Roman"/>
          <w:szCs w:val="26"/>
        </w:rPr>
        <w:t>Khóa luận sẽ</w:t>
      </w:r>
      <w:r w:rsidR="00E93E2F" w:rsidRPr="00E93E2F">
        <w:rPr>
          <w:rFonts w:cs="Times New Roman"/>
          <w:szCs w:val="26"/>
        </w:rPr>
        <w:t xml:space="preserve"> xây dựng một hệ thống</w:t>
      </w:r>
      <w:r>
        <w:rPr>
          <w:rFonts w:cs="Times New Roman"/>
          <w:szCs w:val="26"/>
        </w:rPr>
        <w:t xml:space="preserve"> thực hiện việc tổng hợp các chủ đề đang được </w:t>
      </w:r>
      <w:r w:rsidR="00E93E2F" w:rsidRPr="00E93E2F">
        <w:rPr>
          <w:rFonts w:cs="Times New Roman"/>
          <w:szCs w:val="26"/>
        </w:rPr>
        <w:t>trao đổi</w:t>
      </w:r>
      <w:r>
        <w:rPr>
          <w:rFonts w:cs="Times New Roman"/>
          <w:szCs w:val="26"/>
        </w:rPr>
        <w:t xml:space="preserve"> trên mạng xã hội Facebook</w:t>
      </w:r>
      <w:r w:rsidRPr="006B5341">
        <w:rPr>
          <w:rFonts w:cs="Times New Roman"/>
          <w:szCs w:val="26"/>
        </w:rPr>
        <w:t xml:space="preserve"> cụ thể là từ các trang công khai trên Facebook</w:t>
      </w:r>
      <w:r>
        <w:rPr>
          <w:rFonts w:cs="Times New Roman"/>
          <w:szCs w:val="26"/>
        </w:rPr>
        <w:t xml:space="preserve"> và đưa ra các đánh giá cảm xúc của các thành viên đối với từng chủ đề theo ba trạng thái cảm xúc: Vui vẻ - tích cực, trạng thái trung tính và trạng thái buồn chán – tiêu cực. </w:t>
      </w:r>
    </w:p>
    <w:p w14:paraId="5B1AB6C7" w14:textId="77777777" w:rsidR="00DE1AC7" w:rsidRDefault="00DE1AC7" w:rsidP="00660B80">
      <w:pPr>
        <w:ind w:left="360" w:firstLine="720"/>
      </w:pPr>
      <w:r>
        <w:t xml:space="preserve">Phân tích tâm lý hoặc </w:t>
      </w:r>
      <w:r w:rsidRPr="00192907">
        <w:t>đánh giá cảm xúc</w:t>
      </w:r>
      <w:r>
        <w:t xml:space="preserve"> đề cập đến ứng dụng xử lý ngôn ngữ tự nhiên, ngôn ngữ học tính toán, và phân tích văn bản để xác định và trích xuất thông tin chủ quan từ các tài liệu. Nói chung, phân tích tâm lý nhằm mục đích để xác định thái độ của một người hoặc một nhóm người đối với một số chủ đề hoặc phân cực tổng thể (các ý kiến trái chiều) theo ngữ cảnh của một tài liệu. Thái độ có thể là ý kiến hoặc đánh giá (theo thuyết thẩm định), trạng thái tình cảm (là ý kiến, hiệu ứng cảm xúc của tác giả khi viết), hoặc các thông tin cảm xúc mong đợi (là ý kiến, hiệu ứng cảm xúc của tác giả mong muốn có ở người đọc).</w:t>
      </w:r>
    </w:p>
    <w:p w14:paraId="2AE2E1D0" w14:textId="77777777" w:rsidR="00DE1AC7" w:rsidRDefault="00DE1AC7" w:rsidP="00660B80">
      <w:pPr>
        <w:ind w:left="360"/>
        <w:rPr>
          <w:del w:id="1461" w:author="Thanh Thai Nguyen" w:date="2015-12-24T14:23:00Z"/>
        </w:rPr>
      </w:pPr>
      <w:r>
        <w:tab/>
        <w:t xml:space="preserve">Đánh giá cảm xúc của các thành viên trên mạng xã hội (đánh giá tình cảm, trích rút quan điểm / tình cảm) là lĩnh vực nghiên cứu </w:t>
      </w:r>
      <w:r w:rsidRPr="00192907">
        <w:t>nhằm</w:t>
      </w:r>
      <w:r>
        <w:t xml:space="preserve"> cố gắng làm cho hệ thống tự động xác định quan điểm mà người dùng bày tỏ thông qua các bình luận và các ý kiến cá nhân từ văn bản được viết bằng ngôn ngữ tự nhiên.</w:t>
      </w:r>
    </w:p>
    <w:p w14:paraId="5CFDA328" w14:textId="35FEEC87" w:rsidR="00DE1AC7" w:rsidRDefault="00DE1AC7" w:rsidP="00660B80">
      <w:pPr>
        <w:ind w:left="360"/>
      </w:pPr>
      <w:del w:id="1462" w:author="Thanh Thai Nguyen" w:date="2015-12-24T14:23:00Z">
        <w:r>
          <w:tab/>
          <w:delText>Đánh giá cảm xúc dựa trên ngôn ngữ tính toán, truy vấn thông tin, khái thác văn bản, xử lý ngôn ngữ tự nhiên, máy học, thố</w:delText>
        </w:r>
        <w:r w:rsidR="00B96EFB">
          <w:delText>ng kê…[Bing Liu (2010)</w:delText>
        </w:r>
        <w:r>
          <w:delText>]</w:delText>
        </w:r>
      </w:del>
    </w:p>
    <w:p w14:paraId="1EBEBE57" w14:textId="152A1D4B" w:rsidR="00DE1AC7" w:rsidRPr="00375FC6" w:rsidRDefault="00DE1AC7" w:rsidP="00660B80">
      <w:pPr>
        <w:ind w:left="360"/>
        <w:rPr>
          <w:b/>
          <w:i/>
        </w:rPr>
      </w:pPr>
      <w:r>
        <w:tab/>
      </w:r>
      <w:r w:rsidRPr="00375FC6">
        <w:rPr>
          <w:b/>
          <w:i/>
        </w:rPr>
        <w:t>Tại sao phải thực hiện phân tích và đánh giá cảm xúc?</w:t>
      </w:r>
    </w:p>
    <w:p w14:paraId="1698DB10" w14:textId="77777777" w:rsidR="00DE1AC7" w:rsidRPr="008B64A4" w:rsidRDefault="00DE1AC7" w:rsidP="00660B80">
      <w:pPr>
        <w:pStyle w:val="ListParagraph"/>
        <w:numPr>
          <w:ilvl w:val="0"/>
          <w:numId w:val="9"/>
        </w:numPr>
        <w:spacing w:after="160" w:line="360" w:lineRule="auto"/>
        <w:ind w:left="1080"/>
        <w:jc w:val="left"/>
        <w:rPr>
          <w:lang w:val="vi-VN"/>
        </w:rPr>
      </w:pPr>
      <w:r w:rsidRPr="008B64A4">
        <w:rPr>
          <w:lang w:val="vi-VN"/>
        </w:rPr>
        <w:t>Các quan điểm có ảnh hưởng vô cùng lớn đến các hành vi của chúng ta.</w:t>
      </w:r>
    </w:p>
    <w:p w14:paraId="0118A4EC" w14:textId="77777777" w:rsidR="00DE1AC7" w:rsidRPr="006A46DE" w:rsidRDefault="00DE1AC7" w:rsidP="00660B80">
      <w:pPr>
        <w:pStyle w:val="ListParagraph"/>
        <w:numPr>
          <w:ilvl w:val="0"/>
          <w:numId w:val="9"/>
        </w:numPr>
        <w:spacing w:after="160" w:line="360" w:lineRule="auto"/>
        <w:ind w:left="1080"/>
        <w:jc w:val="left"/>
        <w:rPr>
          <w:lang w:val="vi-VN"/>
        </w:rPr>
      </w:pPr>
      <w:r w:rsidRPr="006A46DE">
        <w:rPr>
          <w:lang w:val="vi-VN"/>
        </w:rPr>
        <w:t>Niềm tin và nhận thức của chúng ta trong thực tế là phụ thuộc vào cách thức những người khác nhìn thế giới.</w:t>
      </w:r>
    </w:p>
    <w:p w14:paraId="297B9660" w14:textId="77777777" w:rsidR="00DE1AC7" w:rsidRPr="006A46DE" w:rsidRDefault="00DE1AC7" w:rsidP="00660B80">
      <w:pPr>
        <w:pStyle w:val="ListParagraph"/>
        <w:numPr>
          <w:ilvl w:val="0"/>
          <w:numId w:val="9"/>
        </w:numPr>
        <w:spacing w:after="160" w:line="360" w:lineRule="auto"/>
        <w:ind w:left="1080"/>
        <w:jc w:val="left"/>
        <w:rPr>
          <w:lang w:val="vi-VN"/>
        </w:rPr>
      </w:pPr>
      <w:r w:rsidRPr="006A46DE">
        <w:rPr>
          <w:lang w:val="vi-VN"/>
        </w:rPr>
        <w:t>Bất cứ khi nào chúng ta phải đưa ra một quyết định, chúng ta thường phải tham khảo những ý kiến của những người khác.</w:t>
      </w:r>
    </w:p>
    <w:p w14:paraId="0544B3E7" w14:textId="77777777" w:rsidR="00DE1AC7" w:rsidRPr="006A46DE" w:rsidRDefault="00DE1AC7" w:rsidP="00660B80">
      <w:pPr>
        <w:pStyle w:val="ListParagraph"/>
        <w:numPr>
          <w:ilvl w:val="1"/>
          <w:numId w:val="9"/>
        </w:numPr>
        <w:spacing w:after="160" w:line="360" w:lineRule="auto"/>
        <w:ind w:left="1080"/>
        <w:jc w:val="left"/>
        <w:rPr>
          <w:lang w:val="vi-VN"/>
        </w:rPr>
      </w:pPr>
      <w:r w:rsidRPr="006A46DE">
        <w:rPr>
          <w:lang w:val="vi-VN"/>
        </w:rPr>
        <w:t>Với cá nhân: Tham khảo ý kiến từ bạn bè, gia đình.</w:t>
      </w:r>
    </w:p>
    <w:p w14:paraId="4FBB9CCE" w14:textId="70AFD280" w:rsidR="00DE1AC7" w:rsidRPr="00DE1AC7" w:rsidRDefault="00DE1AC7" w:rsidP="00660B80">
      <w:pPr>
        <w:pStyle w:val="ListParagraph"/>
        <w:numPr>
          <w:ilvl w:val="1"/>
          <w:numId w:val="9"/>
        </w:numPr>
        <w:spacing w:after="160" w:line="360" w:lineRule="auto"/>
        <w:ind w:left="1080"/>
        <w:jc w:val="left"/>
        <w:rPr>
          <w:lang w:val="vi-VN"/>
        </w:rPr>
      </w:pPr>
      <w:r w:rsidRPr="006A46DE">
        <w:rPr>
          <w:lang w:val="vi-VN"/>
        </w:rPr>
        <w:t>Với tổ chức: Sử dụng các cuộc khảo sát, điều tra, các cuộc tham dò dư luận, tư vấn.</w:t>
      </w:r>
    </w:p>
    <w:p w14:paraId="3C7A93EB" w14:textId="77777777" w:rsidR="007F4B40" w:rsidRDefault="00FE3E89" w:rsidP="001E5146">
      <w:pPr>
        <w:pStyle w:val="Heading2"/>
        <w:rPr>
          <w:lang w:val="en-US"/>
        </w:rPr>
      </w:pPr>
      <w:bookmarkStart w:id="1463" w:name="_Toc440482218"/>
      <w:bookmarkStart w:id="1464" w:name="_Toc140297269"/>
      <w:bookmarkStart w:id="1465" w:name="_Toc142813558"/>
      <w:r w:rsidRPr="00CB7B88">
        <w:t>Mục tiêu đề tài</w:t>
      </w:r>
      <w:bookmarkEnd w:id="1463"/>
    </w:p>
    <w:p w14:paraId="0B8FB13A" w14:textId="253750BA" w:rsidR="00271FA1" w:rsidRDefault="00AC5CEB" w:rsidP="00660B80">
      <w:pPr>
        <w:ind w:left="360" w:firstLine="810"/>
        <w:rPr>
          <w:lang w:val="en-US"/>
        </w:rPr>
      </w:pPr>
      <w:r>
        <w:rPr>
          <w:lang w:val="en-US"/>
        </w:rPr>
        <w:t xml:space="preserve">Tìm hiểu </w:t>
      </w:r>
      <w:r w:rsidR="00446EBD">
        <w:rPr>
          <w:lang w:val="en-US"/>
        </w:rPr>
        <w:t>các</w:t>
      </w:r>
      <w:r>
        <w:rPr>
          <w:lang w:val="en-US"/>
        </w:rPr>
        <w:t xml:space="preserve"> thuật toán về phân cụm tài liệu theo chủ đề cũng như các thuật toán và giải pháp để phân lớp cảm xúc</w:t>
      </w:r>
      <w:r w:rsidR="0070615C">
        <w:rPr>
          <w:lang w:val="en-US"/>
        </w:rPr>
        <w:t xml:space="preserve"> đã có</w:t>
      </w:r>
      <w:r>
        <w:rPr>
          <w:lang w:val="en-US"/>
        </w:rPr>
        <w:t>.</w:t>
      </w:r>
      <w:r w:rsidR="009E4A16">
        <w:rPr>
          <w:lang w:val="en-US"/>
        </w:rPr>
        <w:t xml:space="preserve"> </w:t>
      </w:r>
      <w:r w:rsidR="00E93E2F">
        <w:rPr>
          <w:lang w:val="en-US"/>
        </w:rPr>
        <w:t>Trên cơ sở đó, đề xuất một mô hình để kết hợp các thuật toán và</w:t>
      </w:r>
      <w:r w:rsidR="009E4A16">
        <w:rPr>
          <w:lang w:val="en-US"/>
        </w:rPr>
        <w:t xml:space="preserve"> ứng dụng vào việc phân cụm các </w:t>
      </w:r>
      <w:r w:rsidR="00E719FB">
        <w:rPr>
          <w:lang w:val="en-US"/>
        </w:rPr>
        <w:t>chủ đề</w:t>
      </w:r>
      <w:ins w:id="1466" w:author="John Tran" w:date="2015-12-26T11:15:00Z">
        <w:r w:rsidR="00E04CB7">
          <w:rPr>
            <w:lang w:val="en-US"/>
          </w:rPr>
          <w:t>,</w:t>
        </w:r>
      </w:ins>
      <w:r w:rsidR="00E719FB">
        <w:rPr>
          <w:lang w:val="en-US"/>
        </w:rPr>
        <w:t xml:space="preserve"> sau đó tiến hành</w:t>
      </w:r>
      <w:r w:rsidR="009E4A16">
        <w:rPr>
          <w:lang w:val="en-US"/>
        </w:rPr>
        <w:t xml:space="preserve"> đánh giá cảm xúc của những bài đăng</w:t>
      </w:r>
      <w:ins w:id="1467" w:author="John Tran" w:date="2015-12-26T11:15:00Z">
        <w:r w:rsidR="00E04CB7">
          <w:rPr>
            <w:lang w:val="en-US"/>
          </w:rPr>
          <w:t>/</w:t>
        </w:r>
      </w:ins>
      <w:del w:id="1468" w:author="John Tran" w:date="2015-12-26T11:15:00Z">
        <w:r w:rsidR="009E4A16" w:rsidDel="00E04CB7">
          <w:rPr>
            <w:lang w:val="en-US"/>
          </w:rPr>
          <w:delText xml:space="preserve">, </w:delText>
        </w:r>
      </w:del>
      <w:r w:rsidR="009E4A16">
        <w:rPr>
          <w:lang w:val="en-US"/>
        </w:rPr>
        <w:t>bình luận</w:t>
      </w:r>
      <w:ins w:id="1469" w:author="John Tran" w:date="2015-12-26T11:15:00Z">
        <w:r w:rsidR="00E04CB7">
          <w:rPr>
            <w:lang w:val="en-US"/>
          </w:rPr>
          <w:t xml:space="preserve"> trên mạng xã hội Facebook</w:t>
        </w:r>
      </w:ins>
      <w:r w:rsidR="00E719FB">
        <w:rPr>
          <w:lang w:val="en-US"/>
        </w:rPr>
        <w:t xml:space="preserve"> theo từng chủ đề đã được tổng hợp</w:t>
      </w:r>
      <w:ins w:id="1470" w:author="John Tran" w:date="2015-12-26T11:14:00Z">
        <w:r w:rsidR="00E04CB7">
          <w:rPr>
            <w:lang w:val="en-US"/>
          </w:rPr>
          <w:t xml:space="preserve">. </w:t>
        </w:r>
      </w:ins>
      <w:del w:id="1471" w:author="John Tran" w:date="2015-12-26T11:14:00Z">
        <w:r w:rsidR="00E719FB" w:rsidDel="00E04CB7">
          <w:rPr>
            <w:lang w:val="en-US"/>
          </w:rPr>
          <w:delText>, d</w:delText>
        </w:r>
      </w:del>
      <w:del w:id="1472" w:author="John Tran" w:date="2015-12-26T11:16:00Z">
        <w:r w:rsidR="00E719FB" w:rsidDel="00E04CB7">
          <w:rPr>
            <w:lang w:val="en-US"/>
          </w:rPr>
          <w:delText>ữ liệu sẽ</w:delText>
        </w:r>
        <w:r w:rsidR="009E4A16" w:rsidDel="00E04CB7">
          <w:rPr>
            <w:lang w:val="en-US"/>
          </w:rPr>
          <w:delText xml:space="preserve"> khai thác từ mạng xã hội Facebook. </w:delText>
        </w:r>
      </w:del>
    </w:p>
    <w:p w14:paraId="458972AA" w14:textId="2843A1FF" w:rsidR="00B12DBE" w:rsidRPr="00B12DBE" w:rsidRDefault="00E93E2F" w:rsidP="00660B80">
      <w:pPr>
        <w:ind w:left="360" w:firstLine="810"/>
        <w:rPr>
          <w:lang w:val="en-US"/>
        </w:rPr>
      </w:pPr>
      <w:r>
        <w:rPr>
          <w:lang w:val="en-US"/>
        </w:rPr>
        <w:t>Sản phẩm của khóa luận sẽ</w:t>
      </w:r>
      <w:r w:rsidR="009E4A16">
        <w:rPr>
          <w:lang w:val="en-US"/>
        </w:rPr>
        <w:t xml:space="preserve"> giúp cho những cơ quan quản lý, phòng ban hoặc doanh nghiệp</w:t>
      </w:r>
      <w:r w:rsidR="00271FA1">
        <w:rPr>
          <w:lang w:val="en-US"/>
        </w:rPr>
        <w:t xml:space="preserve"> cơ bản</w:t>
      </w:r>
      <w:r w:rsidR="009E4A16">
        <w:rPr>
          <w:lang w:val="en-US"/>
        </w:rPr>
        <w:t xml:space="preserve"> nắm đượ</w:t>
      </w:r>
      <w:r w:rsidR="00271FA1">
        <w:rPr>
          <w:lang w:val="en-US"/>
        </w:rPr>
        <w:t>c mức độ quan tâm của cộng đồng trên mạng xã hội về các chủ đề cũng như những phản ứng tích cự</w:t>
      </w:r>
      <w:r w:rsidR="009920C6">
        <w:rPr>
          <w:lang w:val="en-US"/>
        </w:rPr>
        <w:t>c/</w:t>
      </w:r>
      <w:r w:rsidR="00271FA1">
        <w:rPr>
          <w:lang w:val="en-US"/>
        </w:rPr>
        <w:t xml:space="preserve">tiêu cực về các chủ đề đó và đưa ra những điều chỉnh và phản ứng kịp thời. </w:t>
      </w:r>
    </w:p>
    <w:p w14:paraId="4500CADC" w14:textId="77777777" w:rsidR="00FE3E89" w:rsidRPr="00CB7B88" w:rsidRDefault="00FE3E89" w:rsidP="00543E42">
      <w:pPr>
        <w:pStyle w:val="Heading2"/>
      </w:pPr>
      <w:bookmarkStart w:id="1473" w:name="_Toc440482219"/>
      <w:r w:rsidRPr="00CB7B88">
        <w:t>Đối tượng nghiên cứu</w:t>
      </w:r>
      <w:bookmarkEnd w:id="1473"/>
    </w:p>
    <w:p w14:paraId="422E6213" w14:textId="6F111093" w:rsidR="00E93E2F" w:rsidRDefault="00E93E2F" w:rsidP="0014471B">
      <w:pPr>
        <w:pStyle w:val="ListParagraph"/>
        <w:numPr>
          <w:ilvl w:val="0"/>
          <w:numId w:val="26"/>
        </w:numPr>
        <w:spacing w:line="360" w:lineRule="auto"/>
        <w:rPr>
          <w:lang w:val="vi-VN"/>
        </w:rPr>
      </w:pPr>
      <w:r>
        <w:t>Mạng xã hội Facebook</w:t>
      </w:r>
      <w:r w:rsidR="006C713E">
        <w:t>.</w:t>
      </w:r>
    </w:p>
    <w:p w14:paraId="4A73315D" w14:textId="63EDB925" w:rsidR="00EE388C" w:rsidRPr="00D33D48" w:rsidRDefault="006B5341" w:rsidP="0014471B">
      <w:pPr>
        <w:pStyle w:val="ListParagraph"/>
        <w:numPr>
          <w:ilvl w:val="0"/>
          <w:numId w:val="26"/>
        </w:numPr>
        <w:spacing w:line="360" w:lineRule="auto"/>
        <w:rPr>
          <w:lang w:val="vi-VN"/>
        </w:rPr>
      </w:pPr>
      <w:r w:rsidRPr="00D33D48">
        <w:rPr>
          <w:lang w:val="vi-VN"/>
        </w:rPr>
        <w:t>Thuật toán LDA dùng để tìm chủ đề ẩn và phân cụm chủ đề</w:t>
      </w:r>
      <w:r w:rsidR="00722B8F" w:rsidRPr="00D33D48">
        <w:rPr>
          <w:lang w:val="vi-VN"/>
        </w:rPr>
        <w:t>.</w:t>
      </w:r>
    </w:p>
    <w:p w14:paraId="31E4BC26" w14:textId="05C2F4FE" w:rsidR="006B5341" w:rsidRDefault="00271FA1" w:rsidP="0014471B">
      <w:pPr>
        <w:pStyle w:val="ListParagraph"/>
        <w:numPr>
          <w:ilvl w:val="0"/>
          <w:numId w:val="26"/>
        </w:numPr>
        <w:spacing w:line="360" w:lineRule="auto"/>
        <w:rPr>
          <w:lang w:val="vi-VN"/>
        </w:rPr>
      </w:pPr>
      <w:r>
        <w:rPr>
          <w:lang w:val="vi-VN"/>
        </w:rPr>
        <w:t>Mô hình Senti</w:t>
      </w:r>
      <w:r w:rsidR="006B5341" w:rsidRPr="006B5341">
        <w:rPr>
          <w:lang w:val="vi-VN"/>
        </w:rPr>
        <w:t xml:space="preserve">WordNet </w:t>
      </w:r>
      <w:r>
        <w:t>và thư viện VietSentiWordNet</w:t>
      </w:r>
      <w:r w:rsidR="006C713E">
        <w:t>.</w:t>
      </w:r>
    </w:p>
    <w:p w14:paraId="18B60B71" w14:textId="120931AA" w:rsidR="006C713E" w:rsidRDefault="006C713E" w:rsidP="0014471B">
      <w:pPr>
        <w:pStyle w:val="ListParagraph"/>
        <w:numPr>
          <w:ilvl w:val="0"/>
          <w:numId w:val="26"/>
        </w:numPr>
        <w:spacing w:line="360" w:lineRule="auto"/>
        <w:rPr>
          <w:lang w:val="vi-VN"/>
        </w:rPr>
      </w:pPr>
      <w:r w:rsidRPr="00CD1489">
        <w:rPr>
          <w:lang w:val="vi-VN"/>
          <w:rPrChange w:id="1474" w:author="John Tran" w:date="2015-12-27T23:51:00Z">
            <w:rPr/>
          </w:rPrChange>
        </w:rPr>
        <w:t>Xây dựng vector đặc trưng dựa trên kỹ thuật thống kê TF-IDF.</w:t>
      </w:r>
    </w:p>
    <w:p w14:paraId="7C2EEB7A" w14:textId="129AE192" w:rsidR="00EE388C" w:rsidRPr="00BB26F5" w:rsidRDefault="001B0199" w:rsidP="0014471B">
      <w:pPr>
        <w:pStyle w:val="ListParagraph"/>
        <w:numPr>
          <w:ilvl w:val="0"/>
          <w:numId w:val="26"/>
        </w:numPr>
        <w:spacing w:line="360" w:lineRule="auto"/>
        <w:rPr>
          <w:lang w:val="vi-VN"/>
        </w:rPr>
      </w:pPr>
      <w:r w:rsidRPr="00BB26F5">
        <w:rPr>
          <w:lang w:val="vi-VN"/>
        </w:rPr>
        <w:t>Phương pháp</w:t>
      </w:r>
      <w:r w:rsidR="006B5341" w:rsidRPr="00BB26F5">
        <w:rPr>
          <w:lang w:val="vi-VN"/>
        </w:rPr>
        <w:t xml:space="preserve"> phân lớp tài liệu SVM.</w:t>
      </w:r>
    </w:p>
    <w:p w14:paraId="2F0C8FEC" w14:textId="42A31AB1" w:rsidR="00FE3E89" w:rsidRDefault="00FE3E89" w:rsidP="00543E42">
      <w:pPr>
        <w:pStyle w:val="Heading2"/>
      </w:pPr>
      <w:bookmarkStart w:id="1475" w:name="_Toc440482220"/>
      <w:r w:rsidRPr="00CB7B88">
        <w:t>Phạm vi nghiên cứu</w:t>
      </w:r>
      <w:bookmarkEnd w:id="1475"/>
    </w:p>
    <w:p w14:paraId="0FFA1A18" w14:textId="0C4C18CD" w:rsidR="00CB167D" w:rsidRPr="000D0CC3" w:rsidRDefault="00440050" w:rsidP="0014471B">
      <w:pPr>
        <w:ind w:left="360" w:firstLine="720"/>
      </w:pPr>
      <w:ins w:id="1476" w:author="John Tran" w:date="2015-12-27T20:20:00Z">
        <w:r>
          <w:t>Khóa luận đi sâu vào nghiên cứu</w:t>
        </w:r>
        <w:r w:rsidRPr="00440050">
          <w:rPr>
            <w:rPrChange w:id="1477" w:author="John Tran" w:date="2015-12-27T20:20:00Z">
              <w:rPr>
                <w:lang w:val="en-US"/>
              </w:rPr>
            </w:rPrChange>
          </w:rPr>
          <w:t xml:space="preserve"> </w:t>
        </w:r>
      </w:ins>
      <w:del w:id="1478" w:author="John Tran" w:date="2015-12-27T20:20:00Z">
        <w:r w:rsidR="00E93E2F" w:rsidRPr="00E93E2F" w:rsidDel="00440050">
          <w:delText>K</w:delText>
        </w:r>
      </w:del>
      <w:ins w:id="1479" w:author="John Tran" w:date="2015-12-27T20:20:00Z">
        <w:r w:rsidRPr="00440050">
          <w:rPr>
            <w:rPrChange w:id="1480" w:author="John Tran" w:date="2015-12-27T20:20:00Z">
              <w:rPr>
                <w:lang w:val="en-US"/>
              </w:rPr>
            </w:rPrChange>
          </w:rPr>
          <w:t>k</w:t>
        </w:r>
      </w:ins>
      <w:r w:rsidR="00E93E2F" w:rsidRPr="00E93E2F">
        <w:t xml:space="preserve">ĩ thuật xây dựng </w:t>
      </w:r>
      <w:r w:rsidR="00456384" w:rsidRPr="00456384">
        <w:t>m</w:t>
      </w:r>
      <w:r w:rsidR="00456384" w:rsidRPr="00CC2AF4">
        <w:t>odule</w:t>
      </w:r>
      <w:r w:rsidR="00E93E2F" w:rsidRPr="00E93E2F">
        <w:t xml:space="preserve"> crawler để lấy dữ liệu từ mạng xã hội Facebook</w:t>
      </w:r>
      <w:ins w:id="1481" w:author="John Tran" w:date="2015-12-27T20:26:00Z">
        <w:r w:rsidR="00FB7C73" w:rsidRPr="00FB7C73">
          <w:rPr>
            <w:rPrChange w:id="1482" w:author="John Tran" w:date="2015-12-27T20:26:00Z">
              <w:rPr>
                <w:lang w:val="en-US"/>
              </w:rPr>
            </w:rPrChange>
          </w:rPr>
          <w:t>, n</w:t>
        </w:r>
      </w:ins>
      <w:del w:id="1483" w:author="John Tran" w:date="2015-12-27T20:26:00Z">
        <w:r w:rsidR="00A30BE4" w:rsidRPr="00A30BE4" w:rsidDel="00FB7C73">
          <w:delText>.</w:delText>
        </w:r>
      </w:del>
      <w:ins w:id="1484" w:author="John Tran" w:date="2015-12-27T20:22:00Z">
        <w:r w:rsidRPr="00440050">
          <w:rPr>
            <w:rPrChange w:id="1485" w:author="John Tran" w:date="2015-12-27T20:23:00Z">
              <w:rPr>
                <w:lang w:val="en-US"/>
              </w:rPr>
            </w:rPrChange>
          </w:rPr>
          <w:t xml:space="preserve">ghiên cứu thuật toán TFIDF để vector hóa dữ liệu </w:t>
        </w:r>
      </w:ins>
      <w:ins w:id="1486" w:author="John Tran" w:date="2015-12-27T20:27:00Z">
        <w:r w:rsidR="00FB7C73" w:rsidRPr="0099543C">
          <w:t>là các dòng trạ</w:t>
        </w:r>
        <w:r w:rsidR="00FB7C73">
          <w:t>ng thái</w:t>
        </w:r>
      </w:ins>
      <w:ins w:id="1487" w:author="John Tran" w:date="2015-12-27T20:28:00Z">
        <w:r w:rsidR="00FB7C73" w:rsidRPr="00FB7C73">
          <w:rPr>
            <w:rPrChange w:id="1488" w:author="John Tran" w:date="2015-12-27T20:28:00Z">
              <w:rPr>
                <w:lang w:val="en-US"/>
              </w:rPr>
            </w:rPrChange>
          </w:rPr>
          <w:t xml:space="preserve"> (status)</w:t>
        </w:r>
      </w:ins>
      <w:ins w:id="1489" w:author="John Tran" w:date="2015-12-27T20:27:00Z">
        <w:r w:rsidR="00FB7C73">
          <w:t xml:space="preserve"> và các </w:t>
        </w:r>
        <w:r w:rsidR="00FB7C73" w:rsidRPr="0099543C">
          <w:t>bình luận</w:t>
        </w:r>
      </w:ins>
      <w:ins w:id="1490" w:author="John Tran" w:date="2015-12-27T20:28:00Z">
        <w:r w:rsidR="00FB7C73" w:rsidRPr="00FB7C73">
          <w:rPr>
            <w:rPrChange w:id="1491" w:author="John Tran" w:date="2015-12-27T20:28:00Z">
              <w:rPr>
                <w:lang w:val="en-US"/>
              </w:rPr>
            </w:rPrChange>
          </w:rPr>
          <w:t xml:space="preserve"> (comment)</w:t>
        </w:r>
      </w:ins>
      <w:ins w:id="1492" w:author="John Tran" w:date="2015-12-27T20:27:00Z">
        <w:r w:rsidR="00FB7C73" w:rsidRPr="0099543C">
          <w:t xml:space="preserve"> của các thành viên trên mạng xã hội Facebook thành </w:t>
        </w:r>
      </w:ins>
      <w:ins w:id="1493" w:author="John Tran" w:date="2015-12-27T20:22:00Z">
        <w:r w:rsidRPr="00440050">
          <w:rPr>
            <w:rPrChange w:id="1494" w:author="John Tran" w:date="2015-12-27T20:23:00Z">
              <w:rPr>
                <w:lang w:val="en-US"/>
              </w:rPr>
            </w:rPrChange>
          </w:rPr>
          <w:t>các vector đặc trưng</w:t>
        </w:r>
      </w:ins>
      <w:ins w:id="1495" w:author="John Tran" w:date="2015-12-27T20:27:00Z">
        <w:r w:rsidR="00FB7C73" w:rsidRPr="00FB7C73">
          <w:rPr>
            <w:rPrChange w:id="1496" w:author="John Tran" w:date="2015-12-27T20:27:00Z">
              <w:rPr>
                <w:lang w:val="en-US"/>
              </w:rPr>
            </w:rPrChange>
          </w:rPr>
          <w:t>.</w:t>
        </w:r>
      </w:ins>
      <w:r w:rsidR="001259BE" w:rsidRPr="001259BE">
        <w:t xml:space="preserve"> </w:t>
      </w:r>
      <w:ins w:id="1497" w:author="John Tran" w:date="2015-12-27T20:29:00Z">
        <w:r w:rsidR="00FB7C73" w:rsidRPr="00FB7C73">
          <w:rPr>
            <w:rPrChange w:id="1498" w:author="John Tran" w:date="2015-12-27T20:29:00Z">
              <w:rPr>
                <w:lang w:val="en-US"/>
              </w:rPr>
            </w:rPrChange>
          </w:rPr>
          <w:t xml:space="preserve">Từ dữ liệu là các vector đăng trưng này, khóa luận nghiên cứu </w:t>
        </w:r>
      </w:ins>
      <w:del w:id="1499" w:author="John Tran" w:date="2015-12-27T20:20:00Z">
        <w:r w:rsidR="006B5341" w:rsidDel="00440050">
          <w:delText xml:space="preserve">Khóa luận đi sâu vào nghiên cứu </w:delText>
        </w:r>
      </w:del>
      <w:r w:rsidR="006B5341">
        <w:t>thuật toán tìm chủ đề ẩn</w:t>
      </w:r>
      <w:r w:rsidR="00B75428">
        <w:t xml:space="preserve"> (LDA)</w:t>
      </w:r>
      <w:ins w:id="1500" w:author="John Tran" w:date="2015-12-27T20:30:00Z">
        <w:r w:rsidR="00FB7C73" w:rsidRPr="00FB7C73">
          <w:rPr>
            <w:rPrChange w:id="1501" w:author="John Tran" w:date="2015-12-27T20:31:00Z">
              <w:rPr>
                <w:lang w:val="en-US"/>
              </w:rPr>
            </w:rPrChange>
          </w:rPr>
          <w:t xml:space="preserve"> sử dụng dữ liệu đầu vào là các vector đặc trưng để tìm các chủ đề đang được trao đổi ở các trang cộng đồng trên mạng xã hội Facebook</w:t>
        </w:r>
      </w:ins>
      <w:del w:id="1502" w:author="John Tran" w:date="2015-12-27T20:30:00Z">
        <w:r w:rsidR="000642D5" w:rsidRPr="000642D5" w:rsidDel="00FB7C73">
          <w:delText>.</w:delText>
        </w:r>
        <w:r w:rsidR="0099543C" w:rsidRPr="0099543C" w:rsidDel="00FB7C73">
          <w:delText xml:space="preserve"> </w:delText>
        </w:r>
        <w:r w:rsidR="000642D5" w:rsidRPr="000642D5" w:rsidDel="00FB7C73">
          <w:delText>B</w:delText>
        </w:r>
        <w:r w:rsidR="0099543C" w:rsidRPr="0099543C" w:rsidDel="00FB7C73">
          <w:delText>iến đổi dữ liệu là các status (dòng trạng thái)</w:delText>
        </w:r>
        <w:r w:rsidR="0099543C" w:rsidDel="00FB7C73">
          <w:delText xml:space="preserve"> và các comment</w:delText>
        </w:r>
        <w:r w:rsidR="0099543C" w:rsidRPr="0099543C" w:rsidDel="00FB7C73">
          <w:delText xml:space="preserve"> (các bình luận) của các thành viên trên mạng xã hội Facebook thành tập dữ liệu đầ</w:delText>
        </w:r>
        <w:r w:rsidR="000642D5" w:rsidDel="00FB7C73">
          <w:delText>u vào cho LDA</w:delText>
        </w:r>
      </w:del>
      <w:del w:id="1503" w:author="John Tran" w:date="2015-12-27T20:31:00Z">
        <w:r w:rsidR="000642D5" w:rsidRPr="000642D5" w:rsidDel="00FB7C73">
          <w:delText>,</w:delText>
        </w:r>
      </w:del>
      <w:ins w:id="1504" w:author="John Tran" w:date="2015-12-27T20:31:00Z">
        <w:r w:rsidR="00FB7C73" w:rsidRPr="00FB7C73">
          <w:rPr>
            <w:rPrChange w:id="1505" w:author="John Tran" w:date="2015-12-27T20:31:00Z">
              <w:rPr>
                <w:lang w:val="en-US"/>
              </w:rPr>
            </w:rPrChange>
          </w:rPr>
          <w:t>.</w:t>
        </w:r>
      </w:ins>
      <w:del w:id="1506" w:author="John Tran" w:date="2015-12-27T20:31:00Z">
        <w:r w:rsidR="000642D5" w:rsidRPr="000642D5" w:rsidDel="00FB7C73">
          <w:delText xml:space="preserve"> kết quả hiện thị là các “chủ đề” đang được bàn luận nhiều nhất.</w:delText>
        </w:r>
        <w:r w:rsidR="0099543C" w:rsidDel="00FB7C73">
          <w:delText xml:space="preserve"> </w:delText>
        </w:r>
        <w:r w:rsidR="000642D5" w:rsidDel="00FB7C73">
          <w:delText xml:space="preserve"> </w:delText>
        </w:r>
      </w:del>
      <w:ins w:id="1507" w:author="John Tran" w:date="2015-12-27T20:31:00Z">
        <w:r w:rsidR="00FB7C73" w:rsidRPr="00FB7C73">
          <w:rPr>
            <w:rPrChange w:id="1508" w:author="John Tran" w:date="2015-12-27T20:32:00Z">
              <w:rPr>
                <w:lang w:val="en-US"/>
              </w:rPr>
            </w:rPrChange>
          </w:rPr>
          <w:t xml:space="preserve"> </w:t>
        </w:r>
      </w:ins>
      <w:r w:rsidR="000642D5" w:rsidRPr="000642D5">
        <w:t xml:space="preserve">Sau đó, khóa luận sử dụng </w:t>
      </w:r>
      <w:r w:rsidR="00B75428">
        <w:t>thư viện</w:t>
      </w:r>
      <w:r w:rsidR="006B5341">
        <w:t xml:space="preserve"> </w:t>
      </w:r>
      <w:r w:rsidR="000642D5" w:rsidRPr="000642D5">
        <w:t>Viet</w:t>
      </w:r>
      <w:r w:rsidR="00B75428">
        <w:t>SentiWordNet</w:t>
      </w:r>
      <w:ins w:id="1509" w:author="John Tran" w:date="2015-12-27T20:33:00Z">
        <w:r w:rsidR="007458BB" w:rsidRPr="00EB0254">
          <w:rPr>
            <w:rPrChange w:id="1510" w:author="John Tran" w:date="2015-12-27T20:36:00Z">
              <w:rPr>
                <w:lang w:val="en-US"/>
              </w:rPr>
            </w:rPrChange>
          </w:rPr>
          <w:t xml:space="preserve"> </w:t>
        </w:r>
      </w:ins>
      <w:r w:rsidR="000642D5" w:rsidRPr="000642D5">
        <w:t>[</w:t>
      </w:r>
      <w:ins w:id="1511" w:author="John Tran" w:date="2015-12-27T20:33:00Z">
        <w:r w:rsidR="007458BB" w:rsidRPr="007458BB">
          <w:rPr>
            <w:rPrChange w:id="1512" w:author="John Tran" w:date="2015-12-27T20:33:00Z">
              <w:rPr>
                <w:lang w:val="en-US"/>
              </w:rPr>
            </w:rPrChange>
          </w:rPr>
          <w:t>1</w:t>
        </w:r>
      </w:ins>
      <w:del w:id="1513" w:author="John Tran" w:date="2015-12-27T20:33:00Z">
        <w:r w:rsidR="000642D5" w:rsidRPr="000642D5" w:rsidDel="007458BB">
          <w:delText>Vũ Xuân Sơn</w:delText>
        </w:r>
      </w:del>
      <w:r w:rsidR="000642D5" w:rsidRPr="000642D5">
        <w:t>]</w:t>
      </w:r>
      <w:r w:rsidR="00B75428">
        <w:t xml:space="preserve"> cho </w:t>
      </w:r>
      <w:r w:rsidR="006B5341">
        <w:t>đánh giá cảm xúc</w:t>
      </w:r>
      <w:r w:rsidR="00E93E2F">
        <w:t xml:space="preserve"> </w:t>
      </w:r>
      <w:r w:rsidR="00CC2AF4" w:rsidRPr="00CC2AF4">
        <w:t>k</w:t>
      </w:r>
      <w:r w:rsidR="00CC2AF4" w:rsidRPr="0099543C">
        <w:t>ết hợp</w:t>
      </w:r>
      <w:r w:rsidR="00E93E2F" w:rsidRPr="00E93E2F">
        <w:t xml:space="preserve"> với </w:t>
      </w:r>
      <w:r w:rsidR="009920C6" w:rsidRPr="009920C6">
        <w:t>phương pháp</w:t>
      </w:r>
      <w:r w:rsidR="00B75428">
        <w:t xml:space="preserve"> phân lớp tài liệu SVM</w:t>
      </w:r>
      <w:r w:rsidR="00E93E2F" w:rsidRPr="00E93E2F">
        <w:t xml:space="preserve"> để tiến hành phân loại cảm xúc người dùng t</w:t>
      </w:r>
      <w:ins w:id="1514" w:author="John Tran" w:date="2015-12-27T20:32:00Z">
        <w:r w:rsidR="00FB7C73" w:rsidRPr="00FB7C73">
          <w:rPr>
            <w:rPrChange w:id="1515" w:author="John Tran" w:date="2015-12-27T20:32:00Z">
              <w:rPr>
                <w:lang w:val="en-US"/>
              </w:rPr>
            </w:rPrChange>
          </w:rPr>
          <w:t>heo các chủ đề đang được trao đổi.</w:t>
        </w:r>
      </w:ins>
      <w:del w:id="1516" w:author="John Tran" w:date="2015-12-27T20:32:00Z">
        <w:r w:rsidR="00E93E2F" w:rsidRPr="00E93E2F" w:rsidDel="00FB7C73">
          <w:delText>ừ dữ liệu lấy đượ</w:delText>
        </w:r>
        <w:r w:rsidR="009920C6" w:rsidDel="00FB7C73">
          <w:delText>c</w:delText>
        </w:r>
        <w:r w:rsidR="00E93E2F" w:rsidRPr="00E93E2F" w:rsidDel="00FB7C73">
          <w:delText>.</w:delText>
        </w:r>
      </w:del>
    </w:p>
    <w:p w14:paraId="08C7B788" w14:textId="77777777" w:rsidR="00FE3E89" w:rsidRPr="00CB7B88" w:rsidRDefault="00FE3E89" w:rsidP="00543E42">
      <w:pPr>
        <w:pStyle w:val="Heading2"/>
      </w:pPr>
      <w:bookmarkStart w:id="1517" w:name="_Toc440482221"/>
      <w:r w:rsidRPr="00CB7B88">
        <w:t>Nội dung</w:t>
      </w:r>
      <w:bookmarkEnd w:id="1517"/>
    </w:p>
    <w:p w14:paraId="70D88158" w14:textId="28992EC3" w:rsidR="00157F50" w:rsidRPr="000A552C" w:rsidRDefault="00157F50" w:rsidP="0014471B">
      <w:pPr>
        <w:ind w:left="360"/>
        <w:rPr>
          <w:b/>
          <w:i/>
          <w:shd w:val="clear" w:color="auto" w:fill="FFFFFF"/>
        </w:rPr>
      </w:pPr>
      <w:r w:rsidRPr="003F477F">
        <w:rPr>
          <w:shd w:val="clear" w:color="auto" w:fill="FFFFFF"/>
        </w:rPr>
        <w:t xml:space="preserve">Báo cáo gồm có </w:t>
      </w:r>
      <w:r w:rsidR="00DC02E3" w:rsidRPr="00DC02E3">
        <w:rPr>
          <w:shd w:val="clear" w:color="auto" w:fill="FFFFFF"/>
        </w:rPr>
        <w:t>4</w:t>
      </w:r>
      <w:r w:rsidRPr="003F477F">
        <w:rPr>
          <w:shd w:val="clear" w:color="auto" w:fill="FFFFFF"/>
        </w:rPr>
        <w:t xml:space="preserve"> chương:</w:t>
      </w:r>
    </w:p>
    <w:p w14:paraId="3CE6FBDD" w14:textId="276D997E" w:rsidR="00DF2A58" w:rsidRPr="00D524AC" w:rsidRDefault="00157F50" w:rsidP="0014471B">
      <w:pPr>
        <w:ind w:left="360"/>
        <w:rPr>
          <w:b/>
          <w:i/>
        </w:rPr>
      </w:pPr>
      <w:r w:rsidRPr="0014471B">
        <w:rPr>
          <w:b/>
          <w:shd w:val="clear" w:color="auto" w:fill="FFFFFF"/>
        </w:rPr>
        <w:t>Chương 1:</w:t>
      </w:r>
      <w:r w:rsidRPr="000A552C">
        <w:rPr>
          <w:b/>
          <w:i/>
          <w:shd w:val="clear" w:color="auto" w:fill="FFFFFF"/>
        </w:rPr>
        <w:t xml:space="preserve"> </w:t>
      </w:r>
      <w:r w:rsidR="00EE6E82" w:rsidRPr="00FB2FF7">
        <w:t>Giới thiệu mục tiêu, phạm v</w:t>
      </w:r>
      <w:ins w:id="1518" w:author="John Tran" w:date="2015-12-27T20:36:00Z">
        <w:r w:rsidR="00EB0254" w:rsidRPr="00EB0254">
          <w:rPr>
            <w:rPrChange w:id="1519" w:author="John Tran" w:date="2015-12-27T20:36:00Z">
              <w:rPr>
                <w:lang w:val="en-US"/>
              </w:rPr>
            </w:rPrChange>
          </w:rPr>
          <w:t>i</w:t>
        </w:r>
      </w:ins>
      <w:del w:id="1520" w:author="John Tran" w:date="2015-12-27T20:36:00Z">
        <w:r w:rsidR="00EE6E82" w:rsidRPr="00FB2FF7" w:rsidDel="00EB0254">
          <w:delText>ị</w:delText>
        </w:r>
      </w:del>
      <w:r w:rsidR="00EE6E82" w:rsidRPr="00FB2FF7">
        <w:t>, đối tượng</w:t>
      </w:r>
      <w:ins w:id="1521" w:author="John Tran" w:date="2015-12-27T20:36:00Z">
        <w:r w:rsidR="00EB0254" w:rsidRPr="00EB0254">
          <w:rPr>
            <w:rPrChange w:id="1522" w:author="John Tran" w:date="2015-12-27T20:36:00Z">
              <w:rPr>
                <w:lang w:val="en-US"/>
              </w:rPr>
            </w:rPrChange>
          </w:rPr>
          <w:t xml:space="preserve"> nghiên cứu của</w:t>
        </w:r>
      </w:ins>
      <w:r w:rsidR="00EE6E82" w:rsidRPr="00FB2FF7">
        <w:t xml:space="preserve"> đề tài</w:t>
      </w:r>
      <w:ins w:id="1523" w:author="John Tran" w:date="2015-12-27T20:36:00Z">
        <w:r w:rsidR="00EB0254" w:rsidRPr="00D524AC">
          <w:rPr>
            <w:rPrChange w:id="1524" w:author="John Tran" w:date="2015-12-27T20:36:00Z">
              <w:rPr>
                <w:lang w:val="en-US"/>
              </w:rPr>
            </w:rPrChange>
          </w:rPr>
          <w:t>.</w:t>
        </w:r>
      </w:ins>
    </w:p>
    <w:p w14:paraId="04592089" w14:textId="74FFB5AF" w:rsidR="00DF2A58" w:rsidRPr="000A552C" w:rsidRDefault="00157F50" w:rsidP="0014471B">
      <w:pPr>
        <w:ind w:left="360"/>
        <w:rPr>
          <w:b/>
          <w:i/>
        </w:rPr>
      </w:pPr>
      <w:r w:rsidRPr="0014471B">
        <w:rPr>
          <w:b/>
          <w:shd w:val="clear" w:color="auto" w:fill="FFFFFF"/>
        </w:rPr>
        <w:t>Chương 2:</w:t>
      </w:r>
      <w:r w:rsidRPr="000A552C">
        <w:rPr>
          <w:b/>
          <w:i/>
          <w:shd w:val="clear" w:color="auto" w:fill="FFFFFF"/>
        </w:rPr>
        <w:t xml:space="preserve"> </w:t>
      </w:r>
      <w:del w:id="1525" w:author="John Tran" w:date="2015-12-27T20:51:00Z">
        <w:r w:rsidR="00173843" w:rsidRPr="00FB2FF7" w:rsidDel="000B7415">
          <w:delText>Các phương pháp xây dựng mô hình chủ đề ẩn</w:delText>
        </w:r>
      </w:del>
      <w:ins w:id="1526" w:author="John Tran" w:date="2015-12-27T20:51:00Z">
        <w:r w:rsidR="000B7415" w:rsidRPr="000B7415">
          <w:rPr>
            <w:rPrChange w:id="1527" w:author="John Tran" w:date="2015-12-27T20:51:00Z">
              <w:rPr>
                <w:lang w:val="en-US"/>
              </w:rPr>
            </w:rPrChange>
          </w:rPr>
          <w:t>Giới thiệu phương pháp tìm chủ đề ẩn sử dụng thuật toán LDA</w:t>
        </w:r>
      </w:ins>
      <w:ins w:id="1528" w:author="John Tran" w:date="2015-12-27T20:54:00Z">
        <w:r w:rsidR="000B7415" w:rsidRPr="000B7415">
          <w:rPr>
            <w:rPrChange w:id="1529" w:author="John Tran" w:date="2015-12-27T20:54:00Z">
              <w:rPr>
                <w:lang w:val="en-US"/>
              </w:rPr>
            </w:rPrChange>
          </w:rPr>
          <w:t xml:space="preserve">, </w:t>
        </w:r>
      </w:ins>
      <w:del w:id="1530" w:author="John Tran" w:date="2015-12-27T20:54:00Z">
        <w:r w:rsidR="00173843" w:rsidRPr="00FB2FF7" w:rsidDel="000B7415">
          <w:delText>. G</w:delText>
        </w:r>
      </w:del>
      <w:ins w:id="1531" w:author="John Tran" w:date="2015-12-27T20:54:00Z">
        <w:r w:rsidR="000B7415" w:rsidRPr="000B7415">
          <w:rPr>
            <w:rPrChange w:id="1532" w:author="John Tran" w:date="2015-12-27T20:57:00Z">
              <w:rPr>
                <w:lang w:val="en-US"/>
              </w:rPr>
            </w:rPrChange>
          </w:rPr>
          <w:t>g</w:t>
        </w:r>
      </w:ins>
      <w:r w:rsidR="00173843" w:rsidRPr="00FB2FF7">
        <w:t>iới thiệu và trình bày những nội dung cơ bản về phân phối Dirichlet ẩn và lấy mẫu Gibbs</w:t>
      </w:r>
      <w:del w:id="1533" w:author="John Tran" w:date="2015-12-27T20:36:00Z">
        <w:r w:rsidR="00173843" w:rsidRPr="00FB2FF7" w:rsidDel="00D524AC">
          <w:delText>, bao gồm nhữ</w:delText>
        </w:r>
        <w:r w:rsidR="00E93E2F" w:rsidRPr="00FB2FF7" w:rsidDel="00D524AC">
          <w:delText xml:space="preserve">ng mô hình toán học và xác suất, </w:delText>
        </w:r>
      </w:del>
      <w:ins w:id="1534" w:author="John Tran" w:date="2015-12-27T20:36:00Z">
        <w:r w:rsidR="00D524AC" w:rsidRPr="00D524AC">
          <w:rPr>
            <w:rPrChange w:id="1535" w:author="John Tran" w:date="2015-12-27T20:36:00Z">
              <w:rPr>
                <w:lang w:val="en-US"/>
              </w:rPr>
            </w:rPrChange>
          </w:rPr>
          <w:t xml:space="preserve">. </w:t>
        </w:r>
      </w:ins>
      <w:ins w:id="1536" w:author="John Tran" w:date="2015-12-27T20:52:00Z">
        <w:r w:rsidR="000B7415" w:rsidRPr="000B7415">
          <w:rPr>
            <w:rPrChange w:id="1537" w:author="John Tran" w:date="2015-12-27T20:52:00Z">
              <w:rPr>
                <w:lang w:val="en-US"/>
              </w:rPr>
            </w:rPrChange>
          </w:rPr>
          <w:t>Trình bày về</w:t>
        </w:r>
      </w:ins>
      <w:ins w:id="1538" w:author="John Tran" w:date="2015-12-27T20:36:00Z">
        <w:r w:rsidR="00D524AC" w:rsidRPr="00D524AC">
          <w:rPr>
            <w:rPrChange w:id="1539" w:author="John Tran" w:date="2015-12-27T20:37:00Z">
              <w:rPr>
                <w:lang w:val="en-US"/>
              </w:rPr>
            </w:rPrChange>
          </w:rPr>
          <w:t xml:space="preserve"> mô hình </w:t>
        </w:r>
      </w:ins>
      <w:r w:rsidR="00E93E2F" w:rsidRPr="00FB2FF7">
        <w:t>SentiWordNet</w:t>
      </w:r>
      <w:ins w:id="1540" w:author="John Tran" w:date="2015-12-27T20:37:00Z">
        <w:r w:rsidR="00D524AC" w:rsidRPr="00D524AC">
          <w:rPr>
            <w:rPrChange w:id="1541" w:author="John Tran" w:date="2015-12-27T20:37:00Z">
              <w:rPr>
                <w:lang w:val="en-US"/>
              </w:rPr>
            </w:rPrChange>
          </w:rPr>
          <w:t xml:space="preserve"> và thư viện VietSentiWordNet</w:t>
        </w:r>
      </w:ins>
      <w:ins w:id="1542" w:author="John Tran" w:date="2015-12-27T20:40:00Z">
        <w:r w:rsidR="00D524AC" w:rsidRPr="00D524AC">
          <w:rPr>
            <w:rPrChange w:id="1543" w:author="John Tran" w:date="2015-12-27T20:41:00Z">
              <w:rPr>
                <w:lang w:val="en-US"/>
              </w:rPr>
            </w:rPrChange>
          </w:rPr>
          <w:t xml:space="preserve"> để đánh giá cảm xúc</w:t>
        </w:r>
      </w:ins>
      <w:ins w:id="1544" w:author="John Tran" w:date="2015-12-27T20:52:00Z">
        <w:r w:rsidR="000B7415" w:rsidRPr="000B7415">
          <w:rPr>
            <w:rPrChange w:id="1545" w:author="John Tran" w:date="2015-12-27T20:52:00Z">
              <w:rPr>
                <w:lang w:val="en-US"/>
              </w:rPr>
            </w:rPrChange>
          </w:rPr>
          <w:t xml:space="preserve"> kết hợp với</w:t>
        </w:r>
      </w:ins>
      <w:ins w:id="1546" w:author="John Tran" w:date="2015-12-27T20:37:00Z">
        <w:r w:rsidR="00D524AC" w:rsidRPr="00D524AC">
          <w:rPr>
            <w:rPrChange w:id="1547" w:author="John Tran" w:date="2015-12-27T20:39:00Z">
              <w:rPr>
                <w:lang w:val="en-US"/>
              </w:rPr>
            </w:rPrChange>
          </w:rPr>
          <w:t xml:space="preserve"> phương pháp phân cụm</w:t>
        </w:r>
      </w:ins>
      <w:del w:id="1548" w:author="John Tran" w:date="2015-12-27T20:37:00Z">
        <w:r w:rsidR="00E93E2F" w:rsidRPr="00FB2FF7" w:rsidDel="00D524AC">
          <w:delText>,</w:delText>
        </w:r>
      </w:del>
      <w:r w:rsidR="00E93E2F" w:rsidRPr="00FB2FF7">
        <w:t xml:space="preserve"> SVM</w:t>
      </w:r>
      <w:ins w:id="1549" w:author="John Tran" w:date="2015-12-27T20:52:00Z">
        <w:r w:rsidR="000B7415" w:rsidRPr="000B7415">
          <w:rPr>
            <w:rPrChange w:id="1550" w:author="John Tran" w:date="2015-12-27T20:52:00Z">
              <w:rPr>
                <w:lang w:val="en-US"/>
              </w:rPr>
            </w:rPrChange>
          </w:rPr>
          <w:t>.</w:t>
        </w:r>
      </w:ins>
      <w:ins w:id="1551" w:author="John Tran" w:date="2015-12-27T21:03:00Z">
        <w:r w:rsidR="00F35C7A">
          <w:t xml:space="preserve"> </w:t>
        </w:r>
        <w:r w:rsidR="00F35C7A" w:rsidRPr="00F35C7A">
          <w:rPr>
            <w:rPrChange w:id="1552" w:author="John Tran" w:date="2015-12-27T21:04:00Z">
              <w:rPr>
                <w:lang w:val="en-US"/>
              </w:rPr>
            </w:rPrChange>
          </w:rPr>
          <w:t>Đề xuất mô hình tìm chủ đề ẩn và mô hình đánh giá cảm xúc kết hợp thư viện VietSentiWordNet và SVM.</w:t>
        </w:r>
      </w:ins>
      <w:ins w:id="1553" w:author="John Tran" w:date="2015-12-27T20:53:00Z">
        <w:r w:rsidR="000B7415" w:rsidRPr="000B7415">
          <w:rPr>
            <w:rPrChange w:id="1554" w:author="John Tran" w:date="2015-12-27T20:53:00Z">
              <w:rPr>
                <w:lang w:val="en-US"/>
              </w:rPr>
            </w:rPrChange>
          </w:rPr>
          <w:t xml:space="preserve"> G</w:t>
        </w:r>
        <w:r w:rsidR="000B7415" w:rsidRPr="000B7415">
          <w:rPr>
            <w:rPrChange w:id="1555" w:author="John Tran" w:date="2015-12-27T20:54:00Z">
              <w:rPr>
                <w:lang w:val="en-US"/>
              </w:rPr>
            </w:rPrChange>
          </w:rPr>
          <w:t>iới thiệu</w:t>
        </w:r>
      </w:ins>
      <w:ins w:id="1556" w:author="John Tran" w:date="2015-12-27T20:37:00Z">
        <w:r w:rsidR="00D524AC" w:rsidRPr="00D524AC">
          <w:rPr>
            <w:rPrChange w:id="1557" w:author="John Tran" w:date="2015-12-27T20:39:00Z">
              <w:rPr>
                <w:lang w:val="en-US"/>
              </w:rPr>
            </w:rPrChange>
          </w:rPr>
          <w:t xml:space="preserve"> một số thư việ</w:t>
        </w:r>
        <w:r w:rsidR="000B7415">
          <w:t>n</w:t>
        </w:r>
      </w:ins>
      <w:ins w:id="1558" w:author="John Tran" w:date="2015-12-27T20:54:00Z">
        <w:r w:rsidR="000B7415" w:rsidRPr="000B7415">
          <w:rPr>
            <w:rPrChange w:id="1559" w:author="John Tran" w:date="2015-12-27T20:54:00Z">
              <w:rPr>
                <w:lang w:val="en-US"/>
              </w:rPr>
            </w:rPrChange>
          </w:rPr>
          <w:t xml:space="preserve"> và</w:t>
        </w:r>
      </w:ins>
      <w:ins w:id="1560" w:author="John Tran" w:date="2015-12-27T20:37:00Z">
        <w:r w:rsidR="00D524AC" w:rsidRPr="00D524AC">
          <w:rPr>
            <w:rPrChange w:id="1561" w:author="John Tran" w:date="2015-12-27T20:39:00Z">
              <w:rPr>
                <w:lang w:val="en-US"/>
              </w:rPr>
            </w:rPrChange>
          </w:rPr>
          <w:t xml:space="preserve"> công cụ hỗ trợ</w:t>
        </w:r>
      </w:ins>
      <w:ins w:id="1562" w:author="John Tran" w:date="2015-12-27T20:53:00Z">
        <w:r w:rsidR="000B7415" w:rsidRPr="000B7415">
          <w:rPr>
            <w:rPrChange w:id="1563" w:author="John Tran" w:date="2015-12-27T20:54:00Z">
              <w:rPr>
                <w:lang w:val="en-US"/>
              </w:rPr>
            </w:rPrChange>
          </w:rPr>
          <w:t xml:space="preserve"> mà khóa luận sử dụng</w:t>
        </w:r>
      </w:ins>
      <w:ins w:id="1564" w:author="John Tran" w:date="2015-12-27T20:37:00Z">
        <w:r w:rsidR="00D524AC" w:rsidRPr="00D524AC">
          <w:rPr>
            <w:rPrChange w:id="1565" w:author="John Tran" w:date="2015-12-27T20:39:00Z">
              <w:rPr>
                <w:lang w:val="en-US"/>
              </w:rPr>
            </w:rPrChange>
          </w:rPr>
          <w:t>.</w:t>
        </w:r>
      </w:ins>
    </w:p>
    <w:p w14:paraId="7A627E9E" w14:textId="67116CA5" w:rsidR="00CA7C2A" w:rsidRPr="0045051C" w:rsidRDefault="00157F50" w:rsidP="0014471B">
      <w:pPr>
        <w:ind w:left="360"/>
        <w:rPr>
          <w:b/>
          <w:i/>
        </w:rPr>
      </w:pPr>
      <w:r w:rsidRPr="0014471B">
        <w:rPr>
          <w:b/>
          <w:shd w:val="clear" w:color="auto" w:fill="FFFFFF"/>
        </w:rPr>
        <w:t>Chương 3:</w:t>
      </w:r>
      <w:r w:rsidR="00465AE1" w:rsidRPr="003F477F">
        <w:rPr>
          <w:shd w:val="clear" w:color="auto" w:fill="FFFFFF"/>
        </w:rPr>
        <w:t xml:space="preserve"> </w:t>
      </w:r>
      <w:r w:rsidR="00CA7C2A" w:rsidRPr="003F477F">
        <w:t>Thiết kế, xây dựng ứng dụng</w:t>
      </w:r>
      <w:r w:rsidR="00CA7C2A" w:rsidRPr="00D30DC3">
        <w:t xml:space="preserve"> </w:t>
      </w:r>
      <w:del w:id="1566" w:author="John Tran" w:date="2015-12-27T21:00:00Z">
        <w:r w:rsidR="00D30DC3" w:rsidRPr="00D30DC3" w:rsidDel="00F35C7A">
          <w:delText>mô phỏng là ứng dụng</w:delText>
        </w:r>
        <w:r w:rsidR="00CA7C2A" w:rsidRPr="003F477F" w:rsidDel="00F35C7A">
          <w:delText xml:space="preserve"> </w:delText>
        </w:r>
      </w:del>
      <w:r w:rsidR="00173843" w:rsidRPr="003F477F">
        <w:t>web</w:t>
      </w:r>
      <w:ins w:id="1567" w:author="John Tran" w:date="2015-12-27T21:00:00Z">
        <w:r w:rsidR="00F35C7A" w:rsidRPr="00F35C7A">
          <w:rPr>
            <w:rPrChange w:id="1568" w:author="John Tran" w:date="2015-12-27T21:00:00Z">
              <w:rPr>
                <w:lang w:val="en-US"/>
              </w:rPr>
            </w:rPrChange>
          </w:rPr>
          <w:t xml:space="preserve"> mô phỏng </w:t>
        </w:r>
      </w:ins>
      <w:del w:id="1569" w:author="John Tran" w:date="2015-12-27T21:00:00Z">
        <w:r w:rsidR="00173843" w:rsidRPr="003F477F" w:rsidDel="00F35C7A">
          <w:delText xml:space="preserve"> cho phép</w:delText>
        </w:r>
      </w:del>
      <w:ins w:id="1570" w:author="John Tran" w:date="2015-12-27T21:00:00Z">
        <w:r w:rsidR="00F35C7A" w:rsidRPr="00F35C7A">
          <w:rPr>
            <w:rPrChange w:id="1571" w:author="John Tran" w:date="2015-12-27T21:01:00Z">
              <w:rPr>
                <w:lang w:val="en-US"/>
              </w:rPr>
            </w:rPrChange>
          </w:rPr>
          <w:t>chức năng</w:t>
        </w:r>
      </w:ins>
      <w:r w:rsidR="00173843" w:rsidRPr="003F477F">
        <w:t xml:space="preserve"> tìm các chủ đề </w:t>
      </w:r>
      <w:ins w:id="1572" w:author="John Tran" w:date="2015-12-27T21:01:00Z">
        <w:r w:rsidR="00F35C7A" w:rsidRPr="00F35C7A">
          <w:rPr>
            <w:rPrChange w:id="1573" w:author="John Tran" w:date="2015-12-27T21:01:00Z">
              <w:rPr>
                <w:lang w:val="en-US"/>
              </w:rPr>
            </w:rPrChange>
          </w:rPr>
          <w:t>mà</w:t>
        </w:r>
      </w:ins>
      <w:del w:id="1574" w:author="John Tran" w:date="2015-12-27T21:01:00Z">
        <w:r w:rsidR="00173843" w:rsidRPr="003F477F" w:rsidDel="00F35C7A">
          <w:delText>của</w:delText>
        </w:r>
      </w:del>
      <w:r w:rsidR="00173843" w:rsidRPr="003F477F">
        <w:t xml:space="preserve"> một trang</w:t>
      </w:r>
      <w:ins w:id="1575" w:author="John Tran" w:date="2015-12-27T21:01:00Z">
        <w:r w:rsidR="00F35C7A" w:rsidRPr="00F35C7A">
          <w:rPr>
            <w:rPrChange w:id="1576" w:author="John Tran" w:date="2015-12-27T21:01:00Z">
              <w:rPr>
                <w:lang w:val="en-US"/>
              </w:rPr>
            </w:rPrChange>
          </w:rPr>
          <w:t xml:space="preserve"> cộng đồng trên</w:t>
        </w:r>
      </w:ins>
      <w:r w:rsidR="00173843" w:rsidRPr="003F477F">
        <w:t xml:space="preserve"> Facebook</w:t>
      </w:r>
      <w:ins w:id="1577" w:author="John Tran" w:date="2015-12-27T21:01:00Z">
        <w:r w:rsidR="00F35C7A" w:rsidRPr="00F35C7A">
          <w:rPr>
            <w:rPrChange w:id="1578" w:author="John Tran" w:date="2015-12-27T21:02:00Z">
              <w:rPr>
                <w:lang w:val="en-US"/>
              </w:rPr>
            </w:rPrChange>
          </w:rPr>
          <w:t xml:space="preserve"> đang trao đổi</w:t>
        </w:r>
      </w:ins>
      <w:r w:rsidR="00173843" w:rsidRPr="003F477F">
        <w:t xml:space="preserve"> trong một khoảng thời gian nhất định và đánh giá cảm xúc về các chủ đề đó.</w:t>
      </w:r>
      <w:ins w:id="1579" w:author="John Tran" w:date="2015-12-27T21:06:00Z">
        <w:r w:rsidR="0045051C" w:rsidRPr="0045051C">
          <w:rPr>
            <w:rPrChange w:id="1580" w:author="John Tran" w:date="2015-12-27T21:06:00Z">
              <w:rPr>
                <w:lang w:val="en-US"/>
              </w:rPr>
            </w:rPrChange>
          </w:rPr>
          <w:t xml:space="preserve"> </w:t>
        </w:r>
        <w:r w:rsidR="0045051C" w:rsidRPr="0045051C">
          <w:rPr>
            <w:rPrChange w:id="1581" w:author="John Tran" w:date="2015-12-27T21:07:00Z">
              <w:rPr>
                <w:lang w:val="en-US"/>
              </w:rPr>
            </w:rPrChange>
          </w:rPr>
          <w:t>Thực nghiệm và đánh giá kết quả.</w:t>
        </w:r>
      </w:ins>
    </w:p>
    <w:p w14:paraId="79F449B0" w14:textId="0E54A7E1" w:rsidR="00751DD4" w:rsidRDefault="00465AE1">
      <w:pPr>
        <w:ind w:left="360"/>
        <w:pPrChange w:id="1582" w:author="John Tran" w:date="2015-12-27T21:07:00Z">
          <w:pPr/>
        </w:pPrChange>
      </w:pPr>
      <w:r w:rsidRPr="0014471B">
        <w:rPr>
          <w:b/>
        </w:rPr>
        <w:t>Chương 4:</w:t>
      </w:r>
      <w:r w:rsidRPr="003F477F">
        <w:t xml:space="preserve"> </w:t>
      </w:r>
      <w:r w:rsidR="003F477F">
        <w:t>Kết</w:t>
      </w:r>
      <w:r w:rsidR="00CA7C2A">
        <w:t xml:space="preserve"> luận</w:t>
      </w:r>
      <w:ins w:id="1583" w:author="John Tran" w:date="2015-12-27T21:07:00Z">
        <w:r w:rsidR="0045051C" w:rsidRPr="009B1E45">
          <w:rPr>
            <w:rPrChange w:id="1584" w:author="John Tran" w:date="2015-12-27T21:09:00Z">
              <w:rPr>
                <w:lang w:val="en-US"/>
              </w:rPr>
            </w:rPrChange>
          </w:rPr>
          <w:t>, trình bày những điểm mà khóa luận đạt được và hướng phát triển.</w:t>
        </w:r>
      </w:ins>
    </w:p>
    <w:p w14:paraId="086E741D" w14:textId="537E947F" w:rsidR="00751DD4" w:rsidRPr="00CD1489" w:rsidRDefault="00751DD4" w:rsidP="00751DD4">
      <w:pPr>
        <w:rPr>
          <w:b/>
          <w:rPrChange w:id="1585" w:author="John Tran" w:date="2015-12-27T23:51:00Z">
            <w:rPr>
              <w:b/>
              <w:lang w:val="en-US"/>
            </w:rPr>
          </w:rPrChange>
        </w:rPr>
      </w:pPr>
      <w:r w:rsidRPr="00CD1489">
        <w:rPr>
          <w:b/>
          <w:rPrChange w:id="1586" w:author="John Tran" w:date="2015-12-27T23:51:00Z">
            <w:rPr>
              <w:b/>
              <w:lang w:val="en-US"/>
            </w:rPr>
          </w:rPrChange>
        </w:rPr>
        <w:t>Kết</w:t>
      </w:r>
      <w:r w:rsidR="00A34F75" w:rsidRPr="00CD1489">
        <w:rPr>
          <w:b/>
          <w:rPrChange w:id="1587" w:author="John Tran" w:date="2015-12-27T23:51:00Z">
            <w:rPr>
              <w:b/>
              <w:lang w:val="en-US"/>
            </w:rPr>
          </w:rPrChange>
        </w:rPr>
        <w:t xml:space="preserve"> luận chương một:</w:t>
      </w:r>
    </w:p>
    <w:p w14:paraId="0E4AC24A" w14:textId="77777777" w:rsidR="000E092E" w:rsidRPr="00CD1489" w:rsidRDefault="00A34F75" w:rsidP="00751DD4">
      <w:pPr>
        <w:rPr>
          <w:ins w:id="1588" w:author="Thanh Thai Nguyen" w:date="2015-12-27T23:29:00Z"/>
          <w:rPrChange w:id="1589" w:author="John Tran" w:date="2015-12-27T23:51:00Z">
            <w:rPr>
              <w:ins w:id="1590" w:author="Thanh Thai Nguyen" w:date="2015-12-27T23:29:00Z"/>
              <w:lang w:val="en-US"/>
            </w:rPr>
          </w:rPrChange>
        </w:rPr>
      </w:pPr>
      <w:r w:rsidRPr="00CD1489">
        <w:rPr>
          <w:b/>
          <w:rPrChange w:id="1591" w:author="John Tran" w:date="2015-12-27T23:51:00Z">
            <w:rPr>
              <w:b/>
              <w:lang w:val="en-US"/>
            </w:rPr>
          </w:rPrChange>
        </w:rPr>
        <w:tab/>
      </w:r>
      <w:r w:rsidR="008E4393" w:rsidRPr="00CD1489">
        <w:rPr>
          <w:rPrChange w:id="1592" w:author="John Tran" w:date="2015-12-27T23:51:00Z">
            <w:rPr>
              <w:lang w:val="en-US"/>
            </w:rPr>
          </w:rPrChange>
        </w:rPr>
        <w:t xml:space="preserve">Trong chương này, khóa luận giới thiệu </w:t>
      </w:r>
      <w:ins w:id="1593" w:author="Thanh Thai Nguyen" w:date="2015-12-27T23:26:00Z">
        <w:r w:rsidR="00014EC1" w:rsidRPr="00CD1489">
          <w:rPr>
            <w:rPrChange w:id="1594" w:author="John Tran" w:date="2015-12-27T23:51:00Z">
              <w:rPr>
                <w:lang w:val="en-US"/>
              </w:rPr>
            </w:rPrChange>
          </w:rPr>
          <w:t xml:space="preserve">một cách tổng quan về những mục tiêu, nhiệm vụ, cơ sở và công cụ để nhóm </w:t>
        </w:r>
      </w:ins>
      <w:ins w:id="1595" w:author="Thanh Thai Nguyen" w:date="2015-12-27T23:27:00Z">
        <w:r w:rsidR="00014EC1" w:rsidRPr="00CD1489">
          <w:rPr>
            <w:rPrChange w:id="1596" w:author="John Tran" w:date="2015-12-27T23:51:00Z">
              <w:rPr>
                <w:lang w:val="en-US"/>
              </w:rPr>
            </w:rPrChange>
          </w:rPr>
          <w:t>thực hiện đề tài: Xây dựng hệ thống phân tích cảm xúc của thành viên trên Mạng xã hội.</w:t>
        </w:r>
        <w:r w:rsidR="000E092E" w:rsidRPr="00CD1489">
          <w:rPr>
            <w:rPrChange w:id="1597" w:author="John Tran" w:date="2015-12-27T23:51:00Z">
              <w:rPr>
                <w:lang w:val="en-US"/>
              </w:rPr>
            </w:rPrChange>
          </w:rPr>
          <w:t xml:space="preserve"> </w:t>
        </w:r>
      </w:ins>
      <w:ins w:id="1598" w:author="Thanh Thai Nguyen" w:date="2015-12-27T23:28:00Z">
        <w:r w:rsidR="000E092E" w:rsidRPr="00CD1489">
          <w:rPr>
            <w:rPrChange w:id="1599" w:author="John Tran" w:date="2015-12-27T23:51:00Z">
              <w:rPr>
                <w:lang w:val="en-US"/>
              </w:rPr>
            </w:rPrChange>
          </w:rPr>
          <w:t>Khóa luận cũng nêu rõ phạm vi nghiên cứu của đề tài, tập trung vào những yêu cầu cần giải quyết để có thể đánh giá kết quả thực hiện cuối cùng.</w:t>
        </w:r>
      </w:ins>
    </w:p>
    <w:p w14:paraId="778C113F" w14:textId="142FDF83" w:rsidR="00A34F75" w:rsidRPr="00CD1489" w:rsidDel="00A25BDE" w:rsidRDefault="000E092E" w:rsidP="00751DD4">
      <w:pPr>
        <w:rPr>
          <w:del w:id="1600" w:author="Thanh Thai Nguyen" w:date="2015-12-27T23:33:00Z"/>
          <w:rPrChange w:id="1601" w:author="John Tran" w:date="2015-12-27T23:51:00Z">
            <w:rPr>
              <w:del w:id="1602" w:author="Thanh Thai Nguyen" w:date="2015-12-27T23:33:00Z"/>
              <w:lang w:val="en-US"/>
            </w:rPr>
          </w:rPrChange>
        </w:rPr>
      </w:pPr>
      <w:ins w:id="1603" w:author="Thanh Thai Nguyen" w:date="2015-12-27T23:29:00Z">
        <w:r w:rsidRPr="00CD1489">
          <w:rPr>
            <w:rPrChange w:id="1604" w:author="John Tran" w:date="2015-12-27T23:51:00Z">
              <w:rPr>
                <w:lang w:val="en-US"/>
              </w:rPr>
            </w:rPrChange>
          </w:rPr>
          <w:tab/>
          <w:t>Chương tiếp theo, khóa luận sẽ đi sâu vào phân tích bài toán</w:t>
        </w:r>
      </w:ins>
      <w:ins w:id="1605" w:author="Thanh Thai Nguyen" w:date="2015-12-27T23:30:00Z">
        <w:r w:rsidR="00B56BA9" w:rsidRPr="00CD1489">
          <w:rPr>
            <w:rPrChange w:id="1606" w:author="John Tran" w:date="2015-12-27T23:51:00Z">
              <w:rPr>
                <w:lang w:val="en-US"/>
              </w:rPr>
            </w:rPrChange>
          </w:rPr>
          <w:t xml:space="preserve"> khai phá cảm xúc, các khái niệm</w:t>
        </w:r>
      </w:ins>
      <w:ins w:id="1607" w:author="Thanh Thai Nguyen" w:date="2015-12-27T23:32:00Z">
        <w:r w:rsidR="005078E9" w:rsidRPr="00CD1489">
          <w:rPr>
            <w:rPrChange w:id="1608" w:author="John Tran" w:date="2015-12-27T23:51:00Z">
              <w:rPr>
                <w:lang w:val="en-US"/>
              </w:rPr>
            </w:rPrChange>
          </w:rPr>
          <w:t xml:space="preserve"> về cảm xúc</w:t>
        </w:r>
      </w:ins>
      <w:ins w:id="1609" w:author="Thanh Thai Nguyen" w:date="2015-12-27T23:30:00Z">
        <w:r w:rsidR="00B56BA9" w:rsidRPr="00CD1489">
          <w:rPr>
            <w:rPrChange w:id="1610" w:author="John Tran" w:date="2015-12-27T23:51:00Z">
              <w:rPr>
                <w:lang w:val="en-US"/>
              </w:rPr>
            </w:rPrChange>
          </w:rPr>
          <w:t>, các nghiên cứu đã có cũng nhữ kỹ thuật và phương pháp</w:t>
        </w:r>
      </w:ins>
      <w:ins w:id="1611" w:author="Thanh Thai Nguyen" w:date="2015-12-27T23:33:00Z">
        <w:r w:rsidR="00A25BDE" w:rsidRPr="00CD1489">
          <w:rPr>
            <w:rPrChange w:id="1612" w:author="John Tran" w:date="2015-12-27T23:51:00Z">
              <w:rPr>
                <w:lang w:val="en-US"/>
              </w:rPr>
            </w:rPrChange>
          </w:rPr>
          <w:t xml:space="preserve"> để hiện thực mục tiêu của đề tài. Qua những tìm hiểu đó</w:t>
        </w:r>
      </w:ins>
      <w:ins w:id="1613" w:author="Thanh Thai Nguyen" w:date="2015-12-27T23:34:00Z">
        <w:r w:rsidR="00A25BDE" w:rsidRPr="00CD1489">
          <w:rPr>
            <w:rPrChange w:id="1614" w:author="John Tran" w:date="2015-12-27T23:51:00Z">
              <w:rPr>
                <w:lang w:val="en-US"/>
              </w:rPr>
            </w:rPrChange>
          </w:rPr>
          <w:t>, khóa luận cũng sẽ đề xuất mô hình cụ thể để có thể áp dụng vào bài toán phân tích cảm xúc.</w:t>
        </w:r>
      </w:ins>
    </w:p>
    <w:p w14:paraId="2FA06D62" w14:textId="0E54A7E1" w:rsidR="00CA7C2A" w:rsidRPr="000A552C" w:rsidDel="0045051C" w:rsidRDefault="00CA7C2A" w:rsidP="00751DD4">
      <w:pPr>
        <w:rPr>
          <w:del w:id="1615" w:author="John Tran" w:date="2015-12-27T21:07:00Z"/>
          <w:b/>
          <w:i/>
        </w:rPr>
      </w:pPr>
      <w:del w:id="1616" w:author="John Tran" w:date="2015-12-27T21:07:00Z">
        <w:r w:rsidRPr="003F477F" w:rsidDel="0045051C">
          <w:delText>.</w:delText>
        </w:r>
      </w:del>
    </w:p>
    <w:p w14:paraId="3891175A" w14:textId="77777777" w:rsidR="006C7C5D" w:rsidRPr="008D1C25" w:rsidRDefault="006C7C5D">
      <w:pPr>
        <w:sectPr w:rsidR="006C7C5D" w:rsidRPr="008D1C25" w:rsidSect="005F2D76">
          <w:footerReference w:type="default" r:id="rId8"/>
          <w:pgSz w:w="11906" w:h="16838"/>
          <w:pgMar w:top="1701" w:right="1134" w:bottom="1985" w:left="1985" w:header="708" w:footer="708" w:gutter="0"/>
          <w:pgNumType w:start="1"/>
          <w:cols w:space="708"/>
          <w:docGrid w:linePitch="360"/>
        </w:sectPr>
      </w:pPr>
    </w:p>
    <w:p w14:paraId="3139ADDD" w14:textId="36B6D8B7" w:rsidR="0005475D" w:rsidRPr="00CB7B88" w:rsidRDefault="007241B6">
      <w:pPr>
        <w:pStyle w:val="Heading1"/>
      </w:pPr>
      <w:bookmarkStart w:id="1617" w:name="_Toc367742501"/>
      <w:bookmarkStart w:id="1618" w:name="_Toc377199237"/>
      <w:bookmarkStart w:id="1619" w:name="_Toc440482222"/>
      <w:bookmarkEnd w:id="1464"/>
      <w:bookmarkEnd w:id="1465"/>
      <w:r w:rsidRPr="00CB7B88">
        <w:t>CƠ SỞ LÝ THUYẾT</w:t>
      </w:r>
      <w:bookmarkEnd w:id="1617"/>
      <w:bookmarkEnd w:id="1618"/>
      <w:bookmarkEnd w:id="1619"/>
    </w:p>
    <w:p w14:paraId="7110AC36" w14:textId="77777777" w:rsidR="00816573" w:rsidRPr="00D20A64" w:rsidRDefault="00816573" w:rsidP="00816573">
      <w:pPr>
        <w:pStyle w:val="Heading2"/>
        <w:rPr>
          <w:ins w:id="1620" w:author="John Tran" w:date="2015-12-28T20:10:00Z"/>
        </w:rPr>
      </w:pPr>
      <w:bookmarkStart w:id="1621" w:name="_Toc440482223"/>
      <w:moveToRangeStart w:id="1622" w:author="John Tran" w:date="2015-12-27T22:29:00Z" w:name="move439018692"/>
      <w:ins w:id="1623" w:author="John Tran" w:date="2015-12-28T20:10:00Z">
        <w:r w:rsidRPr="006A662D">
          <w:t>Mô hình chủ đề ẩn</w:t>
        </w:r>
        <w:r w:rsidRPr="00D20A64">
          <w:t xml:space="preserve"> (LDA)</w:t>
        </w:r>
        <w:bookmarkEnd w:id="1621"/>
      </w:ins>
    </w:p>
    <w:p w14:paraId="27AB7FF7" w14:textId="1A472874" w:rsidR="00816573" w:rsidRPr="00CB7B88" w:rsidRDefault="00816573">
      <w:pPr>
        <w:pStyle w:val="Heading3"/>
        <w:rPr>
          <w:ins w:id="1624" w:author="John Tran" w:date="2015-12-28T20:10:00Z"/>
        </w:rPr>
      </w:pPr>
      <w:bookmarkStart w:id="1625" w:name="_Toc440482224"/>
      <w:ins w:id="1626" w:author="John Tran" w:date="2015-12-28T20:10:00Z">
        <w:r w:rsidRPr="00CB7B88">
          <w:t>Giới thiệu</w:t>
        </w:r>
        <w:bookmarkEnd w:id="1625"/>
      </w:ins>
    </w:p>
    <w:p w14:paraId="7958F361" w14:textId="190A6A04" w:rsidR="00816573" w:rsidRDefault="007A6DAC" w:rsidP="00816573">
      <w:pPr>
        <w:tabs>
          <w:tab w:val="left" w:pos="450"/>
        </w:tabs>
        <w:ind w:left="630" w:firstLine="720"/>
        <w:rPr>
          <w:ins w:id="1627" w:author="John Tran" w:date="2015-12-29T07:37:00Z"/>
          <w:lang w:eastAsia="vi-VN"/>
        </w:rPr>
      </w:pPr>
      <w:ins w:id="1628" w:author="John Tran" w:date="2015-12-28T20:10:00Z">
        <w:r w:rsidRPr="00B544EE">
          <w:rPr>
            <w:rFonts w:asciiTheme="majorHAnsi" w:hAnsiTheme="majorHAnsi" w:cstheme="majorHAnsi"/>
            <w:noProof/>
            <w:szCs w:val="26"/>
            <w:lang w:val="en-US" w:eastAsia="ja-JP"/>
          </w:rPr>
          <w:drawing>
            <wp:anchor distT="0" distB="0" distL="0" distR="0" simplePos="0" relativeHeight="251658253" behindDoc="1" locked="0" layoutInCell="1" allowOverlap="1" wp14:anchorId="51E4C851" wp14:editId="42ED7D5E">
              <wp:simplePos x="0" y="0"/>
              <wp:positionH relativeFrom="margin">
                <wp:align>right</wp:align>
              </wp:positionH>
              <wp:positionV relativeFrom="page">
                <wp:posOffset>4219575</wp:posOffset>
              </wp:positionV>
              <wp:extent cx="5128895" cy="2419350"/>
              <wp:effectExtent l="19050" t="19050" r="14605" b="19050"/>
              <wp:wrapTight wrapText="largest">
                <wp:wrapPolygon edited="0">
                  <wp:start x="-80" y="-170"/>
                  <wp:lineTo x="-80" y="21600"/>
                  <wp:lineTo x="21581" y="21600"/>
                  <wp:lineTo x="21581" y="-170"/>
                  <wp:lineTo x="-80" y="-170"/>
                </wp:wrapPolygon>
              </wp:wrapTight>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tretch>
                        <a:fillRect/>
                      </a:stretch>
                    </pic:blipFill>
                    <pic:spPr bwMode="auto">
                      <a:xfrm>
                        <a:off x="0" y="0"/>
                        <a:ext cx="5128895" cy="2419350"/>
                      </a:xfrm>
                      <a:prstGeom prst="rect">
                        <a:avLst/>
                      </a:prstGeom>
                      <a:noFill/>
                      <a:ln w="25400">
                        <a:solidFill>
                          <a:schemeClr val="accent1">
                            <a:lumMod val="60000"/>
                            <a:lumOff val="40000"/>
                          </a:schemeClr>
                        </a:solidFill>
                        <a:miter lim="800000"/>
                        <a:headEnd/>
                        <a:tailEnd/>
                      </a:ln>
                    </pic:spPr>
                  </pic:pic>
                </a:graphicData>
              </a:graphic>
              <wp14:sizeRelH relativeFrom="margin">
                <wp14:pctWidth>0</wp14:pctWidth>
              </wp14:sizeRelH>
              <wp14:sizeRelV relativeFrom="margin">
                <wp14:pctHeight>0</wp14:pctHeight>
              </wp14:sizeRelV>
            </wp:anchor>
          </w:drawing>
        </w:r>
        <w:r w:rsidR="00816573" w:rsidRPr="006A662D">
          <w:rPr>
            <w:lang w:eastAsia="vi-VN"/>
          </w:rPr>
          <w:t>Hiện nay có nhiều nghiên cứu để khai thác một cách hiệu quả mối quan hệ giữa các dữ liệu với nhau. Trong đó, mô hình chủ đề ẩn là một bước tiến quan trọng trong việc mô hình hóa dữ liệu văn bản. Chúng được xây dựng dựa trên ý tưởng rằng mỗi tài liệu có một xác suất phân phối vào các chủ đề, và mỗi chủ đề là sự phân phối kết hợp giữa các từ khóa với nhau. Biểu diễn các từ và tài liệu dưới dạng phân phối xác suất có lợi ích rất lớn so với không gian vector thông thường.</w:t>
        </w:r>
      </w:ins>
    </w:p>
    <w:p w14:paraId="2BEF5E89" w14:textId="39FC384B" w:rsidR="007A6DAC" w:rsidRPr="006A662D" w:rsidRDefault="007A6DAC">
      <w:pPr>
        <w:tabs>
          <w:tab w:val="left" w:pos="450"/>
        </w:tabs>
        <w:ind w:left="630" w:firstLine="720"/>
        <w:jc w:val="center"/>
        <w:rPr>
          <w:ins w:id="1629" w:author="John Tran" w:date="2015-12-28T20:10:00Z"/>
          <w:lang w:eastAsia="vi-VN"/>
        </w:rPr>
        <w:pPrChange w:id="1630" w:author="John Tran" w:date="2015-12-29T07:37:00Z">
          <w:pPr>
            <w:tabs>
              <w:tab w:val="left" w:pos="450"/>
            </w:tabs>
            <w:ind w:left="630" w:firstLine="720"/>
          </w:pPr>
        </w:pPrChange>
      </w:pPr>
      <w:ins w:id="1631" w:author="John Tran" w:date="2015-12-29T07:37:00Z">
        <w:r w:rsidRPr="004C30D2">
          <w:rPr>
            <w:lang w:eastAsia="vi-VN"/>
            <w:rPrChange w:id="1632" w:author="John Tran" w:date="2015-12-30T09:31:00Z">
              <w:rPr>
                <w:lang w:val="en-US" w:eastAsia="vi-VN"/>
              </w:rPr>
            </w:rPrChange>
          </w:rPr>
          <w:t xml:space="preserve">Hình </w:t>
        </w:r>
      </w:ins>
      <w:ins w:id="1633" w:author="John Tran" w:date="2015-12-29T07:38:00Z">
        <w:r w:rsidR="00750BA4">
          <w:rPr>
            <w:lang w:eastAsia="vi-VN"/>
          </w:rPr>
          <w:t>2.1</w:t>
        </w:r>
        <w:r w:rsidRPr="004C30D2">
          <w:rPr>
            <w:lang w:eastAsia="vi-VN"/>
            <w:rPrChange w:id="1634" w:author="John Tran" w:date="2015-12-30T09:31:00Z">
              <w:rPr>
                <w:lang w:val="en-US" w:eastAsia="vi-VN"/>
              </w:rPr>
            </w:rPrChange>
          </w:rPr>
          <w:t>: Giới thiệu về LDA</w:t>
        </w:r>
      </w:ins>
    </w:p>
    <w:p w14:paraId="647DC978" w14:textId="77777777" w:rsidR="00816573" w:rsidRPr="006A662D" w:rsidRDefault="00816573" w:rsidP="00816573">
      <w:pPr>
        <w:tabs>
          <w:tab w:val="left" w:pos="450"/>
        </w:tabs>
        <w:ind w:left="630" w:firstLine="720"/>
        <w:rPr>
          <w:ins w:id="1635" w:author="John Tran" w:date="2015-12-28T20:10:00Z"/>
          <w:lang w:eastAsia="vi-VN"/>
        </w:rPr>
      </w:pPr>
      <w:ins w:id="1636" w:author="John Tran" w:date="2015-12-28T20:10:00Z">
        <w:r w:rsidRPr="006A662D">
          <w:rPr>
            <w:lang w:eastAsia="vi-VN"/>
          </w:rPr>
          <w:t>Ý tưởng của các mô hình chủ đề ẩn là xây dựng những tài liệu mới dựa theo phân phối xác suất. Trước hết, để tạo ra một tài liệu mới, cần chọn ra một phân phối những chủ đề cho tài liệu đó, điều này có nghĩa tài liệu được tạo nên từ những chủ đề khác nhau, với những phân phối khác nhau. Tiếp đó, để sinh các từ cho tài liệu ta có thể lựa chọn ngẫu nhiên các từ vào phân phối xác suất của các từ trên các chủ đề.</w:t>
        </w:r>
      </w:ins>
    </w:p>
    <w:p w14:paraId="48A6FCE6" w14:textId="77777777" w:rsidR="00816573" w:rsidRDefault="00816573" w:rsidP="00816573">
      <w:pPr>
        <w:tabs>
          <w:tab w:val="left" w:pos="450"/>
        </w:tabs>
        <w:ind w:left="630" w:firstLine="720"/>
        <w:rPr>
          <w:ins w:id="1637" w:author="John Tran" w:date="2015-12-28T20:10:00Z"/>
          <w:lang w:eastAsia="vi-VN"/>
        </w:rPr>
      </w:pPr>
      <w:ins w:id="1638" w:author="John Tran" w:date="2015-12-28T20:10:00Z">
        <w:r w:rsidRPr="006A662D">
          <w:rPr>
            <w:lang w:eastAsia="vi-VN"/>
          </w:rPr>
          <w:t>Một cách hoàn toàn ngược lại, cho một tập tài liệu, có thể xác định một tập các chủ đề ẩn cho mỗi tài liệu và phân phối xác suất của các từ trên từng chủ đề. Có nhiều phương pháp về phân tích chủ đề sử dụng mô hình ẩn là Probabilistic Latent Semantic Indexing (pLSI) và Lat</w:t>
        </w:r>
        <w:r>
          <w:rPr>
            <w:lang w:eastAsia="vi-VN"/>
          </w:rPr>
          <w:t>ent Dirichlet Allocation (LDA)</w:t>
        </w:r>
        <w:r w:rsidRPr="006A662D">
          <w:rPr>
            <w:lang w:eastAsia="vi-VN"/>
          </w:rPr>
          <w:t>.</w:t>
        </w:r>
      </w:ins>
    </w:p>
    <w:p w14:paraId="4940EA82" w14:textId="77777777" w:rsidR="00816573" w:rsidRPr="006A662D" w:rsidRDefault="00816573" w:rsidP="00816573">
      <w:pPr>
        <w:tabs>
          <w:tab w:val="left" w:pos="450"/>
        </w:tabs>
        <w:ind w:left="630" w:firstLine="720"/>
        <w:rPr>
          <w:ins w:id="1639" w:author="John Tran" w:date="2015-12-28T20:10:00Z"/>
          <w:lang w:eastAsia="vi-VN"/>
        </w:rPr>
      </w:pPr>
      <w:ins w:id="1640" w:author="John Tran" w:date="2015-12-28T20:10:00Z">
        <w:r w:rsidRPr="006A662D">
          <w:rPr>
            <w:lang w:eastAsia="vi-VN"/>
          </w:rPr>
          <w:t>pLSI là một kỹ thuật thống kê nhằm phân tích những dữ liệu xuất hiện đồng thời. Phương pháp này được phát triển dựa trên LSA, mặc dù pLSI là một bước quan trọng trong việc mô hình hóa dữ liệu văn bản, tuy nhiên nó vẫn còn chưa hoàn thiện ở chỗ chưa xây dựng được một mô hình xác suất tốt ở mức độ tài liệu. Điều đó dẫn đến vấn đề gặp phải khi tìm phân phối xác suất cho một tài liệu nằm ngoài tập dữ liệu học, ngoài ra số lượng các tham số có thể tăng lên một cách tuyến tính khi kích thước của tập dữ liệu tăng.</w:t>
        </w:r>
      </w:ins>
    </w:p>
    <w:p w14:paraId="5A7146BB" w14:textId="77777777" w:rsidR="00816573" w:rsidRPr="00CB7B88" w:rsidRDefault="00816573">
      <w:pPr>
        <w:pStyle w:val="Heading3"/>
        <w:rPr>
          <w:ins w:id="1641" w:author="John Tran" w:date="2015-12-28T20:10:00Z"/>
        </w:rPr>
      </w:pPr>
      <w:bookmarkStart w:id="1642" w:name="_Toc440482225"/>
      <w:ins w:id="1643" w:author="John Tran" w:date="2015-12-28T20:10:00Z">
        <w:r w:rsidRPr="00CB7B88">
          <w:t>Đặc điểm</w:t>
        </w:r>
        <w:r>
          <w:rPr>
            <w:lang w:val="en-US"/>
          </w:rPr>
          <w:t xml:space="preserve"> của LDA</w:t>
        </w:r>
        <w:bookmarkEnd w:id="1642"/>
      </w:ins>
    </w:p>
    <w:p w14:paraId="46B3550A" w14:textId="77777777" w:rsidR="00816573" w:rsidRDefault="00816573" w:rsidP="00816573">
      <w:pPr>
        <w:ind w:left="630" w:firstLine="720"/>
        <w:rPr>
          <w:ins w:id="1644" w:author="John Tran" w:date="2015-12-28T20:10:00Z"/>
          <w:lang w:eastAsia="vi-VN"/>
        </w:rPr>
      </w:pPr>
      <w:ins w:id="1645" w:author="John Tran" w:date="2015-12-28T20:10:00Z">
        <w:r w:rsidRPr="00EE3653">
          <w:rPr>
            <w:lang w:eastAsia="vi-VN"/>
          </w:rPr>
          <w:t>LDA là một mô hình sinh xác suất cho tập dữ liệu rời rạc. LDA được xây dựng dự</w:t>
        </w:r>
        <w:r>
          <w:rPr>
            <w:lang w:eastAsia="vi-VN"/>
          </w:rPr>
          <w:t>a</w:t>
        </w:r>
        <w:r w:rsidRPr="00EE3653">
          <w:rPr>
            <w:lang w:eastAsia="vi-VN"/>
          </w:rPr>
          <w:t xml:space="preserve"> trên ý tưởng: mỗi tài liệu là sự trộn lẫn của nhiều chủ đề (topic). </w:t>
        </w:r>
        <w:r w:rsidRPr="006A662D">
          <w:rPr>
            <w:lang w:eastAsia="vi-VN"/>
          </w:rPr>
          <w:t>Về bản chất, LDA là một mô hình Bayesian 3 cấp (three-level hierarchical Bayes model: corpus level, document level, word level). Mỗi tài liệu trong tập hợp được coi là một hỗn hợp xác định trên tập cơ bản các chủ đề. Về khía cạnh mô hình hóa văn bản, các xác suất chủ đề là một biểu diễn cụ thể, rõ ràng cho một tài liệu.</w:t>
        </w:r>
      </w:ins>
    </w:p>
    <w:p w14:paraId="68D24A0E" w14:textId="77777777" w:rsidR="00816573" w:rsidRPr="006A662D" w:rsidRDefault="00816573" w:rsidP="00816573">
      <w:pPr>
        <w:ind w:left="630" w:firstLine="720"/>
        <w:rPr>
          <w:ins w:id="1646" w:author="John Tran" w:date="2015-12-28T20:10:00Z"/>
          <w:lang w:eastAsia="vi-VN"/>
        </w:rPr>
      </w:pPr>
      <w:ins w:id="1647" w:author="John Tran" w:date="2015-12-28T20:10:00Z">
        <w:r w:rsidRPr="006A662D">
          <w:rPr>
            <w:lang w:eastAsia="vi-VN"/>
          </w:rPr>
          <w:t>LDA là một mô hình hoàn thiện hơn so với pLSI và có thể khắc phục được những nhược điểm ở trên. Mô hình chủ đề ẩn này sẽ được sử dụng trong việc xây dựng hệ thống tìm ra các chủ đề từ mạng xã hội của khóa luận.</w:t>
        </w:r>
      </w:ins>
    </w:p>
    <w:p w14:paraId="666FEABA" w14:textId="77777777" w:rsidR="00816573" w:rsidRPr="0081282D" w:rsidRDefault="00816573">
      <w:pPr>
        <w:pStyle w:val="Heading3"/>
        <w:rPr>
          <w:ins w:id="1648" w:author="John Tran" w:date="2015-12-28T20:10:00Z"/>
        </w:rPr>
      </w:pPr>
      <w:bookmarkStart w:id="1649" w:name="_Toc440482226"/>
      <w:ins w:id="1650" w:author="John Tran" w:date="2015-12-28T20:10:00Z">
        <w:r w:rsidRPr="0081282D">
          <w:t>Mô hình sinh trong LDA</w:t>
        </w:r>
        <w:bookmarkEnd w:id="1649"/>
      </w:ins>
    </w:p>
    <w:p w14:paraId="6E8CD422" w14:textId="4F31F205" w:rsidR="00816573" w:rsidRPr="00D2270B" w:rsidRDefault="00816573" w:rsidP="00816573">
      <w:pPr>
        <w:ind w:left="629" w:firstLine="720"/>
        <w:rPr>
          <w:ins w:id="1651" w:author="John Tran" w:date="2015-12-28T20:10:00Z"/>
          <w:rFonts w:cs="Times New Roman"/>
        </w:rPr>
      </w:pPr>
      <w:ins w:id="1652" w:author="John Tran" w:date="2015-12-28T20:10:00Z">
        <w:r w:rsidRPr="00D2270B">
          <w:rPr>
            <w:rFonts w:cs="Times New Roman"/>
          </w:rPr>
          <w:t xml:space="preserve">Cho trước tập M tài liệu </w:t>
        </w:r>
        <w:r w:rsidRPr="00D2270B">
          <w:rPr>
            <w:rFonts w:cs="Times New Roman"/>
            <w:b/>
          </w:rPr>
          <w:t>D = {d</w:t>
        </w:r>
        <w:r w:rsidRPr="00D2270B">
          <w:rPr>
            <w:rFonts w:cs="Times New Roman"/>
            <w:b/>
            <w:vertAlign w:val="subscript"/>
          </w:rPr>
          <w:t>1</w:t>
        </w:r>
        <w:r w:rsidRPr="00D2270B">
          <w:rPr>
            <w:rFonts w:cs="Times New Roman"/>
            <w:b/>
          </w:rPr>
          <w:t>, d</w:t>
        </w:r>
        <w:r w:rsidRPr="00D2270B">
          <w:rPr>
            <w:rFonts w:cs="Times New Roman"/>
            <w:b/>
            <w:vertAlign w:val="subscript"/>
          </w:rPr>
          <w:t>2</w:t>
        </w:r>
        <w:r w:rsidRPr="00D2270B">
          <w:rPr>
            <w:rFonts w:cs="Times New Roman"/>
            <w:b/>
          </w:rPr>
          <w:t>... d</w:t>
        </w:r>
        <w:r w:rsidRPr="00D2270B">
          <w:rPr>
            <w:rFonts w:cs="Times New Roman"/>
            <w:b/>
            <w:vertAlign w:val="subscript"/>
          </w:rPr>
          <w:t>M</w:t>
        </w:r>
        <w:r w:rsidRPr="00D2270B">
          <w:rPr>
            <w:rFonts w:cs="Times New Roman"/>
            <w:b/>
          </w:rPr>
          <w:t>},</w:t>
        </w:r>
        <w:r w:rsidRPr="00D2270B">
          <w:rPr>
            <w:rFonts w:cs="Times New Roman"/>
          </w:rPr>
          <w:t xml:space="preserve"> trong đó tài liệu thứ </w:t>
        </w:r>
        <w:r w:rsidRPr="00D2270B">
          <w:rPr>
            <w:rFonts w:cs="Times New Roman"/>
            <w:b/>
            <w:i/>
          </w:rPr>
          <w:t>m</w:t>
        </w:r>
        <w:r w:rsidRPr="00D2270B">
          <w:rPr>
            <w:rFonts w:cs="Times New Roman"/>
          </w:rPr>
          <w:t xml:space="preserve"> gồm </w:t>
        </w:r>
        <w:r w:rsidRPr="00D2270B">
          <w:rPr>
            <w:rFonts w:cs="Times New Roman"/>
            <w:b/>
            <w:i/>
          </w:rPr>
          <w:t>N</w:t>
        </w:r>
        <w:r w:rsidRPr="00D2270B">
          <w:rPr>
            <w:rFonts w:cs="Times New Roman"/>
            <w:b/>
            <w:i/>
            <w:vertAlign w:val="subscript"/>
          </w:rPr>
          <w:t>m</w:t>
        </w:r>
        <w:r w:rsidRPr="00D2270B">
          <w:rPr>
            <w:rFonts w:cs="Times New Roman"/>
          </w:rPr>
          <w:t xml:space="preserve"> từ, các từ </w:t>
        </w:r>
        <w:r w:rsidRPr="00D2270B">
          <w:rPr>
            <w:rFonts w:cs="Times New Roman"/>
            <w:b/>
            <w:i/>
          </w:rPr>
          <w:t>w</w:t>
        </w:r>
        <w:r w:rsidRPr="00D2270B">
          <w:rPr>
            <w:rFonts w:cs="Times New Roman"/>
            <w:b/>
            <w:i/>
            <w:vertAlign w:val="subscript"/>
          </w:rPr>
          <w:t xml:space="preserve">i </w:t>
        </w:r>
        <w:r w:rsidRPr="00D2270B">
          <w:rPr>
            <w:rFonts w:cs="Times New Roman"/>
          </w:rPr>
          <w:t xml:space="preserve">được rút ra từ tập các thuật ngữ </w:t>
        </w:r>
        <w:r w:rsidRPr="00D2270B">
          <w:rPr>
            <w:rFonts w:cs="Times New Roman"/>
            <w:b/>
          </w:rPr>
          <w:t>{t</w:t>
        </w:r>
        <w:r w:rsidRPr="00D2270B">
          <w:rPr>
            <w:rFonts w:cs="Times New Roman"/>
            <w:b/>
            <w:vertAlign w:val="subscript"/>
          </w:rPr>
          <w:t>1</w:t>
        </w:r>
        <w:r w:rsidRPr="00D2270B">
          <w:rPr>
            <w:rFonts w:cs="Times New Roman"/>
            <w:b/>
          </w:rPr>
          <w:t>, t</w:t>
        </w:r>
        <w:r w:rsidRPr="00D2270B">
          <w:rPr>
            <w:rFonts w:cs="Times New Roman"/>
            <w:b/>
            <w:vertAlign w:val="subscript"/>
          </w:rPr>
          <w:t>2</w:t>
        </w:r>
        <w:r w:rsidRPr="00D2270B">
          <w:rPr>
            <w:rFonts w:cs="Times New Roman"/>
            <w:b/>
          </w:rPr>
          <w:t>... t</w:t>
        </w:r>
        <w:r w:rsidRPr="00D2270B">
          <w:rPr>
            <w:rFonts w:cs="Times New Roman"/>
            <w:b/>
            <w:vertAlign w:val="subscript"/>
          </w:rPr>
          <w:t>V</w:t>
        </w:r>
        <w:r w:rsidRPr="00D2270B">
          <w:rPr>
            <w:rFonts w:cs="Times New Roman"/>
            <w:b/>
          </w:rPr>
          <w:t>}</w:t>
        </w:r>
        <w:r w:rsidRPr="00D2270B">
          <w:rPr>
            <w:rFonts w:cs="Times New Roman"/>
          </w:rPr>
          <w:t xml:space="preserve">, </w:t>
        </w:r>
        <w:r w:rsidRPr="00D2270B">
          <w:rPr>
            <w:rFonts w:cs="Times New Roman"/>
            <w:b/>
          </w:rPr>
          <w:t>V</w:t>
        </w:r>
        <w:r w:rsidRPr="00D2270B">
          <w:rPr>
            <w:rFonts w:cs="Times New Roman"/>
          </w:rPr>
          <w:t xml:space="preserve"> là số lượng của thuật ngữ. Mô hình LDA được biểu diễn dưới dạng đồ họ</w:t>
        </w:r>
        <w:r>
          <w:rPr>
            <w:rFonts w:cs="Times New Roman"/>
          </w:rPr>
          <w:t xml:space="preserve">a trong </w:t>
        </w:r>
        <w:r w:rsidR="00523256">
          <w:rPr>
            <w:rFonts w:cs="Times New Roman"/>
          </w:rPr>
          <w:t xml:space="preserve">hình </w:t>
        </w:r>
      </w:ins>
      <w:ins w:id="1653" w:author="John Tran" w:date="2016-01-13T22:56:00Z">
        <w:r w:rsidR="00523256" w:rsidRPr="00523256">
          <w:rPr>
            <w:rFonts w:cs="Times New Roman"/>
            <w:rPrChange w:id="1654" w:author="John Tran" w:date="2016-01-13T22:56:00Z">
              <w:rPr>
                <w:rFonts w:cs="Times New Roman"/>
                <w:lang w:val="en-US"/>
              </w:rPr>
            </w:rPrChange>
          </w:rPr>
          <w:t>2.2</w:t>
        </w:r>
      </w:ins>
      <w:ins w:id="1655" w:author="John Tran" w:date="2015-12-28T20:10:00Z">
        <w:r w:rsidRPr="00D2270B">
          <w:rPr>
            <w:rFonts w:cs="Times New Roman"/>
          </w:rPr>
          <w:t>.</w:t>
        </w:r>
      </w:ins>
    </w:p>
    <w:p w14:paraId="2BB31224" w14:textId="04274E2C" w:rsidR="00816573" w:rsidRDefault="00816573" w:rsidP="00816573">
      <w:pPr>
        <w:ind w:left="629" w:firstLine="720"/>
        <w:rPr>
          <w:ins w:id="1656" w:author="John Tran" w:date="2015-12-28T20:10:00Z"/>
          <w:rFonts w:cs="Times New Roman"/>
        </w:rPr>
      </w:pPr>
      <w:ins w:id="1657" w:author="John Tran" w:date="2015-12-28T20:10:00Z">
        <w:r w:rsidRPr="00D2270B">
          <w:rPr>
            <w:rFonts w:cs="Times New Roman"/>
          </w:rPr>
          <w:t>Quá trình sinh trong mô hình LDA diễ</w:t>
        </w:r>
        <w:r w:rsidR="00523256">
          <w:rPr>
            <w:rFonts w:cs="Times New Roman"/>
          </w:rPr>
          <w:t xml:space="preserve">n ra như sau: </w:t>
        </w:r>
      </w:ins>
      <w:ins w:id="1658" w:author="John Tran" w:date="2016-01-13T22:56:00Z">
        <w:r w:rsidR="00523256" w:rsidRPr="00523256">
          <w:rPr>
            <w:rFonts w:cs="Times New Roman"/>
            <w:rPrChange w:id="1659" w:author="John Tran" w:date="2016-01-13T22:56:00Z">
              <w:rPr>
                <w:rFonts w:cs="Times New Roman"/>
                <w:lang w:val="en-US"/>
              </w:rPr>
            </w:rPrChange>
          </w:rPr>
          <w:t>M</w:t>
        </w:r>
      </w:ins>
      <w:ins w:id="1660" w:author="John Tran" w:date="2015-12-28T20:10:00Z">
        <w:r w:rsidRPr="00D2270B">
          <w:rPr>
            <w:rFonts w:cs="Times New Roman"/>
          </w:rPr>
          <w:t xml:space="preserve">ô hình LDA sinh các từ </w:t>
        </w:r>
        <w:r w:rsidRPr="00D2270B">
          <w:rPr>
            <w:rFonts w:cs="Times New Roman"/>
            <w:b/>
            <w:i/>
          </w:rPr>
          <w:t>w</w:t>
        </w:r>
        <w:r w:rsidRPr="00D2270B">
          <w:rPr>
            <w:rFonts w:cs="Times New Roman"/>
            <w:b/>
            <w:i/>
            <w:vertAlign w:val="subscript"/>
          </w:rPr>
          <w:t>m,n</w:t>
        </w:r>
        <w:r w:rsidRPr="00D2270B">
          <w:rPr>
            <w:rFonts w:cs="Times New Roman"/>
          </w:rPr>
          <w:t xml:space="preserve"> có thể quan sát, các từ này được phân chia về các tài liệu. Với mỗi tài liệu, một tỉ lệ chủ đề </w:t>
        </w:r>
        <m:oMath>
          <m:acc>
            <m:accPr>
              <m:chr m:val="⃗"/>
              <m:ctrlPr>
                <w:rPr>
                  <w:rFonts w:ascii="Cambria Math" w:hAnsi="Cambria Math" w:cs="Times New Roman"/>
                  <w:b/>
                  <w:i/>
                </w:rPr>
              </m:ctrlPr>
            </m:accPr>
            <m:e>
              <m:sSub>
                <m:sSubPr>
                  <m:ctrlPr>
                    <w:rPr>
                      <w:rFonts w:ascii="Cambria Math" w:hAnsi="Cambria Math" w:cs="Times New Roman"/>
                      <w:b/>
                      <w:i/>
                    </w:rPr>
                  </m:ctrlPr>
                </m:sSubPr>
                <m:e>
                  <m:r>
                    <m:rPr>
                      <m:sty m:val="bi"/>
                    </m:rPr>
                    <w:rPr>
                      <w:rFonts w:ascii="Cambria Math" w:hAnsi="Cambria Math" w:cs="Times New Roman"/>
                    </w:rPr>
                    <m:t>ϑ</m:t>
                  </m:r>
                </m:e>
                <m:sub>
                  <m:r>
                    <m:rPr>
                      <m:sty m:val="bi"/>
                    </m:rPr>
                    <w:rPr>
                      <w:rFonts w:ascii="Cambria Math" w:hAnsi="Cambria Math" w:cs="Times New Roman"/>
                    </w:rPr>
                    <m:t>m</m:t>
                  </m:r>
                </m:sub>
              </m:sSub>
            </m:e>
          </m:acc>
        </m:oMath>
        <w:r w:rsidRPr="00D2270B">
          <w:rPr>
            <w:rFonts w:cs="Times New Roman"/>
            <w:color w:val="000000"/>
          </w:rPr>
          <w:t xml:space="preserve"> được chọn từ phân phối Dirichlet (</w:t>
        </w:r>
        <w:r w:rsidRPr="00D2270B">
          <w:rPr>
            <w:rFonts w:cs="Times New Roman"/>
            <w:i/>
            <w:color w:val="000000"/>
          </w:rPr>
          <w:t>Dir</w:t>
        </w:r>
        <w:r w:rsidRPr="00D2270B">
          <w:rPr>
            <w:rFonts w:cs="Times New Roman"/>
            <w:color w:val="000000"/>
          </w:rPr>
          <w:t xml:space="preserve"> (</w:t>
        </w:r>
        <m:oMath>
          <m:acc>
            <m:accPr>
              <m:chr m:val="⃑"/>
              <m:ctrlPr>
                <w:rPr>
                  <w:rFonts w:ascii="Cambria Math" w:hAnsi="Cambria Math" w:cs="Times New Roman"/>
                  <w:b/>
                  <w:i/>
                  <w:color w:val="000000"/>
                </w:rPr>
              </m:ctrlPr>
            </m:accPr>
            <m:e>
              <m:r>
                <m:rPr>
                  <m:sty m:val="bi"/>
                </m:rPr>
                <w:rPr>
                  <w:rFonts w:ascii="Cambria Math" w:hAnsi="Cambria Math" w:cs="Times New Roman"/>
                  <w:color w:val="000000"/>
                </w:rPr>
                <m:t>α</m:t>
              </m:r>
            </m:e>
          </m:acc>
        </m:oMath>
        <w:r w:rsidRPr="00D2270B">
          <w:rPr>
            <w:rFonts w:cs="Times New Roman"/>
            <w:color w:val="000000"/>
          </w:rPr>
          <w:t>)), từ đó, xác định các từ thuộc chủ đề cụ thể. Sau đó, với mỗi từ thuộc tài liệu, chủ đề của từ đó được xác định là một chủ đề cụ thể bằng cách lấy mẫu từ phân bố đa thức (</w:t>
        </w:r>
        <w:r w:rsidRPr="00D2270B">
          <w:rPr>
            <w:rFonts w:cs="Times New Roman"/>
            <w:i/>
            <w:color w:val="000000"/>
          </w:rPr>
          <w:t>Mult</w:t>
        </w:r>
        <w:r w:rsidRPr="00D2270B">
          <w:rPr>
            <w:rFonts w:cs="Times New Roman"/>
            <w:color w:val="000000"/>
          </w:rPr>
          <w:t xml:space="preserve"> (</w:t>
        </w:r>
        <m:oMath>
          <m:acc>
            <m:accPr>
              <m:chr m:val="⃗"/>
              <m:ctrlPr>
                <w:rPr>
                  <w:rFonts w:ascii="Cambria Math" w:hAnsi="Cambria Math" w:cs="Times New Roman"/>
                  <w:b/>
                  <w:i/>
                </w:rPr>
              </m:ctrlPr>
            </m:accPr>
            <m:e>
              <m:sSub>
                <m:sSubPr>
                  <m:ctrlPr>
                    <w:rPr>
                      <w:rFonts w:ascii="Cambria Math" w:hAnsi="Cambria Math" w:cs="Times New Roman"/>
                      <w:b/>
                      <w:i/>
                    </w:rPr>
                  </m:ctrlPr>
                </m:sSubPr>
                <m:e>
                  <m:r>
                    <m:rPr>
                      <m:sty m:val="bi"/>
                    </m:rPr>
                    <w:rPr>
                      <w:rFonts w:ascii="Cambria Math" w:hAnsi="Cambria Math" w:cs="Times New Roman"/>
                    </w:rPr>
                    <m:t>ϑ</m:t>
                  </m:r>
                </m:e>
                <m:sub>
                  <m:r>
                    <m:rPr>
                      <m:sty m:val="bi"/>
                    </m:rPr>
                    <w:rPr>
                      <w:rFonts w:ascii="Cambria Math" w:hAnsi="Cambria Math" w:cs="Times New Roman"/>
                    </w:rPr>
                    <m:t>m</m:t>
                  </m:r>
                </m:sub>
              </m:sSub>
            </m:e>
          </m:acc>
        </m:oMath>
        <w:r w:rsidRPr="00D2270B">
          <w:rPr>
            <w:rFonts w:cs="Times New Roman"/>
            <w:color w:val="000000"/>
          </w:rPr>
          <w:t xml:space="preserve">)). Cuối cùng, từ phân bố đa thức </w:t>
        </w:r>
        <w:r w:rsidRPr="00D2270B">
          <w:rPr>
            <w:rFonts w:cs="Times New Roman"/>
          </w:rPr>
          <w:t>(</w:t>
        </w:r>
        <w:r w:rsidRPr="00D2270B">
          <w:rPr>
            <w:rFonts w:cs="Times New Roman"/>
            <w:i/>
          </w:rPr>
          <w:t>Mult</w:t>
        </w:r>
        <w:r w:rsidRPr="00D2270B">
          <w:rPr>
            <w:rFonts w:cs="Times New Roman"/>
          </w:rPr>
          <w:t xml:space="preserve"> (</w:t>
        </w:r>
        <m:oMath>
          <m:acc>
            <m:accPr>
              <m:chr m:val="⃗"/>
              <m:ctrlPr>
                <w:rPr>
                  <w:rFonts w:ascii="Cambria Math" w:hAnsi="Cambria Math" w:cs="Times New Roman"/>
                  <w:b/>
                  <w:i/>
                </w:rPr>
              </m:ctrlPr>
            </m:accPr>
            <m:e>
              <m:r>
                <m:rPr>
                  <m:sty m:val="bi"/>
                </m:rPr>
                <w:rPr>
                  <w:rFonts w:ascii="Cambria Math" w:hAnsi="Cambria Math" w:cs="Times New Roman"/>
                </w:rPr>
                <m:t>φ</m:t>
              </m:r>
            </m:e>
          </m:acc>
          <m:sSub>
            <m:sSubPr>
              <m:ctrlPr>
                <w:rPr>
                  <w:rFonts w:ascii="Cambria Math" w:hAnsi="Cambria Math" w:cs="Times New Roman"/>
                  <w:b/>
                  <w:i/>
                </w:rPr>
              </m:ctrlPr>
            </m:sSubPr>
            <m:e>
              <m:r>
                <m:rPr>
                  <m:sty m:val="bi"/>
                </m:rPr>
                <w:rPr>
                  <w:rFonts w:ascii="Cambria Math" w:hAnsi="Cambria Math" w:cs="Times New Roman"/>
                </w:rPr>
                <m:t>z</m:t>
              </m:r>
            </m:e>
            <m:sub>
              <m:r>
                <m:rPr>
                  <m:sty m:val="bi"/>
                </m:rPr>
                <w:rPr>
                  <w:rFonts w:ascii="Cambria Math" w:hAnsi="Cambria Math" w:cs="Times New Roman"/>
                </w:rPr>
                <m:t>m,n</m:t>
              </m:r>
            </m:sub>
          </m:sSub>
          <m:r>
            <m:rPr>
              <m:sty m:val="bi"/>
            </m:rPr>
            <w:rPr>
              <w:rFonts w:ascii="Cambria Math" w:hAnsi="Cambria Math" w:cs="Times New Roman"/>
            </w:rPr>
            <m:t xml:space="preserve"> </m:t>
          </m:r>
        </m:oMath>
        <w:r w:rsidRPr="00D2270B">
          <w:rPr>
            <w:rFonts w:cs="Times New Roman"/>
          </w:rPr>
          <w:t xml:space="preserve">)), một từ cụ thể </w:t>
        </w:r>
        <w:r w:rsidRPr="00D2270B">
          <w:rPr>
            <w:rFonts w:cs="Times New Roman"/>
            <w:b/>
            <w:i/>
          </w:rPr>
          <w:t>w</w:t>
        </w:r>
        <w:r w:rsidRPr="00D2270B">
          <w:rPr>
            <w:rFonts w:cs="Times New Roman"/>
            <w:b/>
            <w:i/>
            <w:vertAlign w:val="subscript"/>
          </w:rPr>
          <w:t>m,n</w:t>
        </w:r>
        <w:r w:rsidRPr="00D2270B">
          <w:rPr>
            <w:rFonts w:cs="Times New Roman"/>
          </w:rPr>
          <w:t xml:space="preserve"> được sinh ra dựa trên chủ đề đã được xác định. Các chủ đề </w:t>
        </w:r>
        <m:oMath>
          <m:acc>
            <m:accPr>
              <m:chr m:val="⃗"/>
              <m:ctrlPr>
                <w:rPr>
                  <w:rFonts w:ascii="Cambria Math" w:hAnsi="Cambria Math" w:cs="Times New Roman"/>
                  <w:b/>
                  <w:i/>
                </w:rPr>
              </m:ctrlPr>
            </m:accPr>
            <m:e>
              <m:r>
                <m:rPr>
                  <m:sty m:val="bi"/>
                </m:rPr>
                <w:rPr>
                  <w:rFonts w:ascii="Cambria Math" w:hAnsi="Cambria Math" w:cs="Times New Roman"/>
                </w:rPr>
                <m:t>φ</m:t>
              </m:r>
            </m:e>
          </m:acc>
          <m:sSub>
            <m:sSubPr>
              <m:ctrlPr>
                <w:rPr>
                  <w:rFonts w:ascii="Cambria Math" w:hAnsi="Cambria Math" w:cs="Times New Roman"/>
                  <w:b/>
                  <w:i/>
                </w:rPr>
              </m:ctrlPr>
            </m:sSubPr>
            <m:e>
              <m:r>
                <m:rPr>
                  <m:sty m:val="bi"/>
                </m:rPr>
                <w:rPr>
                  <w:rFonts w:ascii="Cambria Math" w:hAnsi="Cambria Math" w:cs="Times New Roman"/>
                </w:rPr>
                <m:t>z</m:t>
              </m:r>
            </m:e>
            <m:sub>
              <m:r>
                <m:rPr>
                  <m:sty m:val="bi"/>
                </m:rPr>
                <w:rPr>
                  <w:rFonts w:ascii="Cambria Math" w:hAnsi="Cambria Math" w:cs="Times New Roman"/>
                </w:rPr>
                <m:t>m,n</m:t>
              </m:r>
            </m:sub>
          </m:sSub>
          <m:r>
            <m:rPr>
              <m:sty m:val="bi"/>
            </m:rPr>
            <w:rPr>
              <w:rFonts w:ascii="Cambria Math" w:hAnsi="Cambria Math" w:cs="Times New Roman"/>
            </w:rPr>
            <m:t xml:space="preserve"> </m:t>
          </m:r>
        </m:oMath>
        <w:r w:rsidRPr="00D2270B">
          <w:rPr>
            <w:rFonts w:cs="Times New Roman"/>
          </w:rPr>
          <w:t xml:space="preserve"> được lấy mẫu một lần trong toàn kho ngữ liệu. </w:t>
        </w:r>
      </w:ins>
    </w:p>
    <w:p w14:paraId="0FCBB73D" w14:textId="77777777" w:rsidR="00816573" w:rsidRPr="00D2270B" w:rsidRDefault="00816573" w:rsidP="00816573">
      <w:pPr>
        <w:ind w:left="629" w:firstLine="1"/>
        <w:rPr>
          <w:ins w:id="1661" w:author="John Tran" w:date="2015-12-28T20:10:00Z"/>
          <w:rFonts w:cs="Times New Roman"/>
        </w:rPr>
      </w:pPr>
      <w:ins w:id="1662" w:author="John Tran" w:date="2015-12-28T20:10:00Z">
        <w:r>
          <w:rPr>
            <w:rFonts w:cs="Times New Roman"/>
            <w:noProof/>
            <w:lang w:val="en-US" w:eastAsia="ja-JP"/>
          </w:rPr>
          <w:drawing>
            <wp:inline distT="0" distB="0" distL="0" distR="0" wp14:anchorId="13640600" wp14:editId="7F46F301">
              <wp:extent cx="5048955" cy="29531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LDA.png"/>
                      <pic:cNvPicPr/>
                    </pic:nvPicPr>
                    <pic:blipFill>
                      <a:blip r:embed="rId10">
                        <a:extLst>
                          <a:ext uri="{28A0092B-C50C-407E-A947-70E740481C1C}">
                            <a14:useLocalDpi xmlns:a14="http://schemas.microsoft.com/office/drawing/2010/main" val="0"/>
                          </a:ext>
                        </a:extLst>
                      </a:blip>
                      <a:stretch>
                        <a:fillRect/>
                      </a:stretch>
                    </pic:blipFill>
                    <pic:spPr>
                      <a:xfrm>
                        <a:off x="0" y="0"/>
                        <a:ext cx="5048955" cy="2953162"/>
                      </a:xfrm>
                      <a:prstGeom prst="rect">
                        <a:avLst/>
                      </a:prstGeom>
                    </pic:spPr>
                  </pic:pic>
                </a:graphicData>
              </a:graphic>
            </wp:inline>
          </w:drawing>
        </w:r>
      </w:ins>
    </w:p>
    <w:p w14:paraId="15414F91" w14:textId="4521B64F" w:rsidR="00816573" w:rsidRDefault="007A6DAC" w:rsidP="00816573">
      <w:pPr>
        <w:ind w:left="630"/>
        <w:jc w:val="center"/>
        <w:rPr>
          <w:ins w:id="1663" w:author="John Tran" w:date="2015-12-28T20:10:00Z"/>
        </w:rPr>
      </w:pPr>
      <w:ins w:id="1664" w:author="John Tran" w:date="2015-12-28T20:10:00Z">
        <w:r w:rsidRPr="007A6DAC">
          <w:rPr>
            <w:rPrChange w:id="1665" w:author="John Tran" w:date="2015-12-29T07:39:00Z">
              <w:rPr>
                <w:lang w:val="en-US"/>
              </w:rPr>
            </w:rPrChange>
          </w:rPr>
          <w:t xml:space="preserve">Hình </w:t>
        </w:r>
      </w:ins>
      <w:ins w:id="1666" w:author="John Tran" w:date="2015-12-29T07:39:00Z">
        <w:r w:rsidR="00B9367E">
          <w:t>2.</w:t>
        </w:r>
      </w:ins>
      <w:ins w:id="1667" w:author="John Tran" w:date="2015-12-30T22:38:00Z">
        <w:r w:rsidR="00B9367E" w:rsidRPr="00B9367E">
          <w:rPr>
            <w:rPrChange w:id="1668" w:author="John Tran" w:date="2015-12-30T22:39:00Z">
              <w:rPr>
                <w:lang w:val="en-US"/>
              </w:rPr>
            </w:rPrChange>
          </w:rPr>
          <w:t>2</w:t>
        </w:r>
      </w:ins>
      <w:ins w:id="1669" w:author="John Tran" w:date="2015-12-28T20:10:00Z">
        <w:r w:rsidR="00816573" w:rsidRPr="007A6DAC">
          <w:rPr>
            <w:rPrChange w:id="1670" w:author="John Tran" w:date="2015-12-29T07:39:00Z">
              <w:rPr>
                <w:lang w:val="en-US"/>
              </w:rPr>
            </w:rPrChange>
          </w:rPr>
          <w:t>: Mô hình sinh của LDA</w:t>
        </w:r>
      </w:ins>
    </w:p>
    <w:p w14:paraId="6D76D056" w14:textId="296F8C1E" w:rsidR="00816573" w:rsidRPr="00B544EE" w:rsidRDefault="00816573" w:rsidP="00816573">
      <w:pPr>
        <w:ind w:left="630"/>
        <w:rPr>
          <w:ins w:id="1671" w:author="John Tran" w:date="2015-12-28T20:10:00Z"/>
        </w:rPr>
      </w:pPr>
      <w:ins w:id="1672" w:author="John Tran" w:date="2015-12-28T20:10:00Z">
        <w:r w:rsidRPr="00B544EE">
          <w:t>Các khố</w:t>
        </w:r>
        <w:r w:rsidR="00523256">
          <w:t xml:space="preserve">i vuông trong hình </w:t>
        </w:r>
      </w:ins>
      <w:ins w:id="1673" w:author="John Tran" w:date="2016-01-13T22:57:00Z">
        <w:r w:rsidR="00523256" w:rsidRPr="00BB03F1">
          <w:rPr>
            <w:rPrChange w:id="1674" w:author="John Tran" w:date="2016-01-13T22:58:00Z">
              <w:rPr>
                <w:lang w:val="en-US"/>
              </w:rPr>
            </w:rPrChange>
          </w:rPr>
          <w:t>trên</w:t>
        </w:r>
      </w:ins>
      <w:ins w:id="1675" w:author="John Tran" w:date="2015-12-28T20:10:00Z">
        <w:r w:rsidRPr="00B544EE">
          <w:t xml:space="preserve"> biểu diễn các quá trình lặp</w:t>
        </w:r>
      </w:ins>
      <w:ins w:id="1676" w:author="John Tran" w:date="2016-01-13T22:58:00Z">
        <w:r w:rsidR="00BB03F1" w:rsidRPr="00BB03F1">
          <w:rPr>
            <w:rPrChange w:id="1677" w:author="John Tran" w:date="2016-01-13T22:58:00Z">
              <w:rPr>
                <w:lang w:val="en-US"/>
              </w:rPr>
            </w:rPrChange>
          </w:rPr>
          <w:t xml:space="preserve"> với c</w:t>
        </w:r>
      </w:ins>
      <w:ins w:id="1678" w:author="John Tran" w:date="2015-12-28T20:10:00Z">
        <w:r w:rsidRPr="00B544EE">
          <w:t>ác tham số đầu vào:</w:t>
        </w:r>
      </w:ins>
    </w:p>
    <w:p w14:paraId="02235879" w14:textId="77777777" w:rsidR="00816573" w:rsidRPr="00B544EE" w:rsidRDefault="00816573" w:rsidP="00816573">
      <w:pPr>
        <w:ind w:left="810"/>
        <w:rPr>
          <w:ins w:id="1679" w:author="John Tran" w:date="2015-12-28T20:10:00Z"/>
        </w:rPr>
      </w:pPr>
      <w:ins w:id="1680" w:author="John Tran" w:date="2015-12-28T20:10:00Z">
        <w:r w:rsidRPr="00B544EE">
          <w:t xml:space="preserve">- </w:t>
        </w:r>
        <m:oMath>
          <m:r>
            <m:rPr>
              <m:sty m:val="bi"/>
            </m:rPr>
            <w:rPr>
              <w:rFonts w:ascii="Cambria Math" w:hAnsi="Cambria Math"/>
            </w:rPr>
            <m:t>α</m:t>
          </m:r>
        </m:oMath>
        <w:r w:rsidRPr="00B544EE">
          <w:t xml:space="preserve">: Dirichlet prior on </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m</m:t>
                  </m:r>
                </m:sub>
              </m:sSub>
            </m:e>
          </m:acc>
        </m:oMath>
        <w:r w:rsidRPr="00B544EE">
          <w:t xml:space="preserve">  (theta)</w:t>
        </w:r>
      </w:ins>
    </w:p>
    <w:p w14:paraId="2105DCB8" w14:textId="77777777" w:rsidR="00816573" w:rsidRPr="00B544EE" w:rsidRDefault="00816573" w:rsidP="00816573">
      <w:pPr>
        <w:ind w:left="810"/>
        <w:rPr>
          <w:ins w:id="1681" w:author="John Tran" w:date="2015-12-28T20:10:00Z"/>
        </w:rPr>
      </w:pPr>
      <w:ins w:id="1682" w:author="John Tran" w:date="2015-12-28T20:10:00Z">
        <w:r w:rsidRPr="00B544EE">
          <w:t>-</w:t>
        </w:r>
        <m:oMath>
          <m:r>
            <w:rPr>
              <w:rFonts w:ascii="Cambria Math" w:hAnsi="Cambria Math"/>
            </w:rPr>
            <m:t xml:space="preserve"> </m:t>
          </m:r>
          <m:r>
            <m:rPr>
              <m:sty m:val="bi"/>
            </m:rPr>
            <w:rPr>
              <w:rFonts w:ascii="Cambria Math" w:hAnsi="Cambria Math"/>
            </w:rPr>
            <m:t>β</m:t>
          </m:r>
        </m:oMath>
        <w:r w:rsidRPr="00B544EE">
          <w:t xml:space="preserve">: Dirichlet prior on </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k</m:t>
                  </m:r>
                </m:sub>
              </m:sSub>
            </m:e>
          </m:acc>
        </m:oMath>
      </w:ins>
    </w:p>
    <w:p w14:paraId="78F1529D" w14:textId="77777777" w:rsidR="00816573" w:rsidRPr="00B544EE" w:rsidRDefault="00816573" w:rsidP="00816573">
      <w:pPr>
        <w:ind w:left="810"/>
        <w:rPr>
          <w:ins w:id="1683" w:author="John Tran" w:date="2015-12-28T20:10:00Z"/>
        </w:rPr>
      </w:pPr>
      <w:ins w:id="1684" w:author="John Tran" w:date="2015-12-28T20:10:00Z">
        <w:r w:rsidRPr="00B544EE">
          <w:t xml:space="preserve">- </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m</m:t>
                  </m:r>
                </m:sub>
              </m:sSub>
            </m:e>
          </m:acc>
        </m:oMath>
        <w:r w:rsidRPr="00B544EE">
          <w:t xml:space="preserve">: là phân bố chủ đề trên tài liệu thứ </w:t>
        </w:r>
        <w:r w:rsidRPr="00B544EE">
          <w:rPr>
            <w:b/>
            <w:i/>
          </w:rPr>
          <w:t>m</w:t>
        </w:r>
        <w:r w:rsidRPr="00B544EE">
          <w:t xml:space="preserve"> (tham số mức tài liệu). </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m</m:t>
                  </m:r>
                </m:sub>
              </m:sSub>
            </m:e>
          </m:acc>
          <m:r>
            <m:rPr>
              <m:sty m:val="bi"/>
            </m:rPr>
            <w:rPr>
              <w:rFonts w:ascii="Cambria Math" w:hAnsi="Cambria Math"/>
            </w:rPr>
            <m:t xml:space="preserve"> </m:t>
          </m:r>
        </m:oMath>
        <w:r w:rsidRPr="00B544EE">
          <w:t xml:space="preserve">biểu diễn tham số cho </w:t>
        </w:r>
        <m:oMath>
          <m:r>
            <w:rPr>
              <w:rFonts w:ascii="Cambria Math" w:hAnsi="Cambria Math"/>
            </w:rPr>
            <m:t>ρ(z|d=m)</m:t>
          </m:r>
        </m:oMath>
        <w:r w:rsidRPr="00B544EE">
          <w:t xml:space="preserve"> đây là xác suất để topic </w:t>
        </w:r>
        <w:r w:rsidRPr="00B544EE">
          <w:rPr>
            <w:b/>
            <w:i/>
          </w:rPr>
          <w:t>z</w:t>
        </w:r>
        <w:r w:rsidRPr="00B544EE">
          <w:t xml:space="preserve"> thuộc về tài liệu thứ </w:t>
        </w:r>
        <w:r w:rsidRPr="00B544EE">
          <w:rPr>
            <w:b/>
            <w:i/>
          </w:rPr>
          <w:t>m</w:t>
        </w:r>
        <w:r w:rsidRPr="00B544EE">
          <w:t xml:space="preserve"> (thành phần trộn topic cho tài liệu </w:t>
        </w:r>
        <w:r w:rsidRPr="00B544EE">
          <w:rPr>
            <w:b/>
            <w:i/>
          </w:rPr>
          <w:t>m</w:t>
        </w:r>
        <w:r w:rsidRPr="00B544EE">
          <w:t>). Một tỷ lệ cho mỗi tài liệu.</w:t>
        </w:r>
      </w:ins>
    </w:p>
    <w:p w14:paraId="5CFB44B9" w14:textId="77777777" w:rsidR="00816573" w:rsidRPr="00816573" w:rsidRDefault="00816573" w:rsidP="00816573">
      <w:pPr>
        <w:pStyle w:val="ListParagraph"/>
        <w:numPr>
          <w:ilvl w:val="0"/>
          <w:numId w:val="30"/>
        </w:numPr>
        <w:spacing w:line="360" w:lineRule="auto"/>
        <w:rPr>
          <w:ins w:id="1685" w:author="John Tran" w:date="2015-12-28T20:10:00Z"/>
          <w:lang w:val="vi-VN"/>
          <w:rPrChange w:id="1686" w:author="John Tran" w:date="2015-12-28T20:10:00Z">
            <w:rPr>
              <w:ins w:id="1687" w:author="John Tran" w:date="2015-12-28T20:10:00Z"/>
            </w:rPr>
          </w:rPrChange>
        </w:rPr>
      </w:pPr>
      <w:ins w:id="1688" w:author="John Tran" w:date="2015-12-28T20:10:00Z">
        <w:r w:rsidRPr="00AD1036">
          <w:rPr>
            <w:rFonts w:eastAsia="Droid Sans Fallback"/>
            <w:color w:val="00000A"/>
            <w:lang w:val="vi-VN" w:eastAsia="zh-CN" w:bidi="hi-IN"/>
          </w:rPr>
          <w:t xml:space="preserve">Nếu giá trị của </w:t>
        </w:r>
        <m:oMath>
          <m:r>
            <m:rPr>
              <m:sty m:val="bi"/>
            </m:rPr>
            <w:rPr>
              <w:rFonts w:ascii="Cambria Math" w:hAnsi="Cambria Math"/>
              <w:lang w:val="vi-VN"/>
            </w:rPr>
            <m:t>α</m:t>
          </m:r>
        </m:oMath>
        <w:r w:rsidRPr="00AD1036">
          <w:rPr>
            <w:rFonts w:eastAsia="Droid Sans Fallback"/>
            <w:b/>
            <w:lang w:val="vi-VN"/>
          </w:rPr>
          <w:t xml:space="preserve"> </w:t>
        </w:r>
        <w:r w:rsidRPr="00AD1036">
          <w:rPr>
            <w:rFonts w:eastAsia="Droid Sans Fallback"/>
            <w:color w:val="00000A"/>
            <w:lang w:val="vi-VN" w:eastAsia="zh-CN" w:bidi="hi-IN"/>
          </w:rPr>
          <w:t xml:space="preserve">cao điều đó có nghĩa rằng tài liệu thứ </w:t>
        </w:r>
        <w:r w:rsidRPr="00AD1036">
          <w:rPr>
            <w:rFonts w:eastAsia="Droid Sans Fallback"/>
            <w:b/>
            <w:i/>
            <w:color w:val="00000A"/>
            <w:lang w:val="vi-VN" w:eastAsia="zh-CN" w:bidi="hi-IN"/>
          </w:rPr>
          <w:t>m</w:t>
        </w:r>
        <w:r w:rsidRPr="00AD1036">
          <w:rPr>
            <w:rFonts w:eastAsia="Droid Sans Fallback"/>
            <w:color w:val="00000A"/>
            <w:lang w:val="vi-VN" w:eastAsia="zh-CN" w:bidi="hi-IN"/>
          </w:rPr>
          <w:t xml:space="preserve"> được tạo nên từ hầu hết tất cả các topic, không phải chỉ riêng một topic nào.</w:t>
        </w:r>
      </w:ins>
    </w:p>
    <w:p w14:paraId="2E88586E" w14:textId="77777777" w:rsidR="00816573" w:rsidRPr="009A09A9" w:rsidRDefault="00816573" w:rsidP="00816573">
      <w:pPr>
        <w:pStyle w:val="ListParagraph"/>
        <w:numPr>
          <w:ilvl w:val="0"/>
          <w:numId w:val="30"/>
        </w:numPr>
        <w:spacing w:line="360" w:lineRule="auto"/>
        <w:rPr>
          <w:ins w:id="1689" w:author="John Tran" w:date="2015-12-28T20:10:00Z"/>
          <w:lang w:val="vi-VN"/>
          <w:rPrChange w:id="1690" w:author="John Tran" w:date="2015-12-29T07:29:00Z">
            <w:rPr>
              <w:ins w:id="1691" w:author="John Tran" w:date="2015-12-28T20:10:00Z"/>
            </w:rPr>
          </w:rPrChange>
        </w:rPr>
      </w:pPr>
      <w:ins w:id="1692" w:author="John Tran" w:date="2015-12-28T20:10:00Z">
        <w:r w:rsidRPr="00AD1036">
          <w:rPr>
            <w:rFonts w:eastAsia="Droid Sans Fallback"/>
            <w:color w:val="00000A"/>
            <w:lang w:val="vi-VN" w:eastAsia="zh-CN" w:bidi="hi-IN"/>
          </w:rPr>
          <w:t xml:space="preserve">Nếu giá trị của </w:t>
        </w:r>
        <m:oMath>
          <m:r>
            <m:rPr>
              <m:sty m:val="bi"/>
            </m:rPr>
            <w:rPr>
              <w:rFonts w:ascii="Cambria Math" w:hAnsi="Cambria Math"/>
              <w:lang w:val="vi-VN"/>
            </w:rPr>
            <m:t>α</m:t>
          </m:r>
        </m:oMath>
        <w:r w:rsidRPr="00AD1036">
          <w:rPr>
            <w:rFonts w:eastAsia="Droid Sans Fallback"/>
            <w:b/>
            <w:lang w:val="vi-VN"/>
          </w:rPr>
          <w:t xml:space="preserve"> </w:t>
        </w:r>
        <w:r w:rsidRPr="00AD1036">
          <w:rPr>
            <w:rFonts w:eastAsia="Droid Sans Fallback"/>
            <w:color w:val="00000A"/>
            <w:lang w:val="vi-VN" w:eastAsia="zh-CN" w:bidi="hi-IN"/>
          </w:rPr>
          <w:t xml:space="preserve">thấp, tài liệu thứ </w:t>
        </w:r>
        <w:r w:rsidRPr="00AD1036">
          <w:rPr>
            <w:rFonts w:eastAsia="Droid Sans Fallback"/>
            <w:b/>
            <w:i/>
            <w:color w:val="00000A"/>
            <w:lang w:val="vi-VN" w:eastAsia="zh-CN" w:bidi="hi-IN"/>
          </w:rPr>
          <w:t>m</w:t>
        </w:r>
        <w:r w:rsidRPr="00AD1036">
          <w:rPr>
            <w:rFonts w:eastAsia="Droid Sans Fallback"/>
            <w:color w:val="00000A"/>
            <w:lang w:val="vi-VN" w:eastAsia="zh-CN" w:bidi="hi-IN"/>
          </w:rPr>
          <w:t xml:space="preserve"> có thể chỉ được tạo nên từ một số ít, rất ít hoặc chỉ một topic mà thôi.</w:t>
        </w:r>
      </w:ins>
    </w:p>
    <w:p w14:paraId="3FB54B07" w14:textId="77777777" w:rsidR="00816573" w:rsidRPr="00B544EE" w:rsidRDefault="00816573" w:rsidP="00816573">
      <w:pPr>
        <w:ind w:left="810"/>
        <w:rPr>
          <w:ins w:id="1693" w:author="John Tran" w:date="2015-12-28T20:10:00Z"/>
        </w:rPr>
      </w:pPr>
      <w:ins w:id="1694" w:author="John Tran" w:date="2015-12-28T20:10:00Z">
        <w:r w:rsidRPr="00B544EE">
          <w:t xml:space="preserve">- </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k</m:t>
                  </m:r>
                </m:sub>
              </m:sSub>
            </m:e>
          </m:acc>
        </m:oMath>
        <w:r w:rsidRPr="00B544EE">
          <w:t xml:space="preserve">: là phân phối của các từ được sinh từ topic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m,n</m:t>
              </m:r>
            </m:sub>
          </m:sSub>
        </m:oMath>
        <w:r w:rsidRPr="00B544EE">
          <w:t xml:space="preserve">. </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k</m:t>
                  </m:r>
                </m:sub>
              </m:sSub>
            </m:e>
          </m:acc>
        </m:oMath>
        <w:r w:rsidRPr="00B544EE">
          <w:t xml:space="preserve"> biểu diễn tham số cho </w:t>
        </w:r>
        <m:oMath>
          <m:r>
            <w:rPr>
              <w:rFonts w:ascii="Cambria Math" w:hAnsi="Cambria Math"/>
            </w:rPr>
            <m:t>ρ(t|z=k)</m:t>
          </m:r>
        </m:oMath>
        <w:r w:rsidRPr="00B544EE">
          <w:t xml:space="preserve"> đây là xác suất xảy ra biến cố </w:t>
        </w:r>
        <w:r w:rsidRPr="00B544EE">
          <w:rPr>
            <w:b/>
            <w:i/>
          </w:rPr>
          <w:t xml:space="preserve">t </w:t>
        </w:r>
        <w:r w:rsidRPr="00B544EE">
          <w:t xml:space="preserve">là một từ bất kì có khả năng thuộc về topic </w:t>
        </w:r>
        <w:r w:rsidRPr="00B544EE">
          <w:rPr>
            <w:b/>
            <w:i/>
          </w:rPr>
          <w:t>z</w:t>
        </w:r>
        <w:r w:rsidRPr="00B544EE">
          <w:t xml:space="preserve"> thứ </w:t>
        </w:r>
        <w:r w:rsidRPr="00B544EE">
          <w:rPr>
            <w:b/>
            <w:i/>
          </w:rPr>
          <w:t>k</w:t>
        </w:r>
        <w:r w:rsidRPr="00B544EE">
          <w:t xml:space="preserve">, thành phần trộn của topic </w:t>
        </w:r>
        <w:r w:rsidRPr="00B544EE">
          <w:rPr>
            <w:b/>
            <w:i/>
          </w:rPr>
          <w:t>k</w:t>
        </w:r>
        <w:r w:rsidRPr="00B544EE">
          <w:t>.</w:t>
        </w:r>
      </w:ins>
    </w:p>
    <w:p w14:paraId="290C27EE" w14:textId="77777777" w:rsidR="00816573" w:rsidRPr="00816573" w:rsidRDefault="00816573" w:rsidP="00816573">
      <w:pPr>
        <w:pStyle w:val="ListParagraph"/>
        <w:numPr>
          <w:ilvl w:val="0"/>
          <w:numId w:val="31"/>
        </w:numPr>
        <w:spacing w:line="360" w:lineRule="auto"/>
        <w:rPr>
          <w:ins w:id="1695" w:author="John Tran" w:date="2015-12-28T20:10:00Z"/>
          <w:lang w:val="vi-VN"/>
          <w:rPrChange w:id="1696" w:author="John Tran" w:date="2015-12-28T20:10:00Z">
            <w:rPr>
              <w:ins w:id="1697" w:author="John Tran" w:date="2015-12-28T20:10:00Z"/>
            </w:rPr>
          </w:rPrChange>
        </w:rPr>
      </w:pPr>
      <w:ins w:id="1698" w:author="John Tran" w:date="2015-12-28T20:10:00Z">
        <w:r w:rsidRPr="00AD1036">
          <w:rPr>
            <w:rFonts w:eastAsia="Droid Sans Fallback"/>
            <w:color w:val="00000A"/>
            <w:lang w:val="vi-VN" w:eastAsia="zh-CN" w:bidi="hi-IN"/>
          </w:rPr>
          <w:t xml:space="preserve">Khi giá trị của </w:t>
        </w:r>
        <m:oMath>
          <m:r>
            <m:rPr>
              <m:sty m:val="bi"/>
            </m:rPr>
            <w:rPr>
              <w:rFonts w:ascii="Cambria Math" w:hAnsi="Cambria Math"/>
              <w:lang w:val="vi-VN"/>
            </w:rPr>
            <m:t>β</m:t>
          </m:r>
        </m:oMath>
        <w:r w:rsidRPr="00AD1036">
          <w:rPr>
            <w:rFonts w:eastAsia="Droid Sans Fallback"/>
            <w:b/>
            <w:lang w:val="vi-VN"/>
          </w:rPr>
          <w:t xml:space="preserve"> </w:t>
        </w:r>
        <w:r w:rsidRPr="00AD1036">
          <w:rPr>
            <w:rFonts w:eastAsia="Droid Sans Fallback"/>
            <w:color w:val="00000A"/>
            <w:lang w:val="vi-VN" w:eastAsia="zh-CN" w:bidi="hi-IN"/>
          </w:rPr>
          <w:t>cao có nghĩa rằng mỗi chủ đề có khả năng chứa một tập hợp hầu hết các từ trong tập từ vựng hiện tại, và các từ này có xác suất gần như tương đương nhau.</w:t>
        </w:r>
      </w:ins>
    </w:p>
    <w:p w14:paraId="5264ADE0" w14:textId="77777777" w:rsidR="00816573" w:rsidRPr="00816573" w:rsidRDefault="00816573" w:rsidP="00816573">
      <w:pPr>
        <w:pStyle w:val="ListParagraph"/>
        <w:numPr>
          <w:ilvl w:val="0"/>
          <w:numId w:val="31"/>
        </w:numPr>
        <w:spacing w:line="360" w:lineRule="auto"/>
        <w:rPr>
          <w:ins w:id="1699" w:author="John Tran" w:date="2015-12-28T20:10:00Z"/>
          <w:lang w:val="vi-VN"/>
          <w:rPrChange w:id="1700" w:author="John Tran" w:date="2015-12-28T20:10:00Z">
            <w:rPr>
              <w:ins w:id="1701" w:author="John Tran" w:date="2015-12-28T20:10:00Z"/>
            </w:rPr>
          </w:rPrChange>
        </w:rPr>
      </w:pPr>
      <w:ins w:id="1702" w:author="John Tran" w:date="2015-12-28T20:10:00Z">
        <w:r w:rsidRPr="00AD1036">
          <w:rPr>
            <w:rFonts w:eastAsia="Droid Sans Fallback"/>
            <w:color w:val="00000A"/>
            <w:lang w:val="vi-VN" w:eastAsia="zh-CN" w:bidi="hi-IN"/>
          </w:rPr>
          <w:t xml:space="preserve">Khi giá của </w:t>
        </w:r>
        <m:oMath>
          <m:r>
            <m:rPr>
              <m:sty m:val="bi"/>
            </m:rPr>
            <w:rPr>
              <w:rFonts w:ascii="Cambria Math" w:hAnsi="Cambria Math"/>
              <w:lang w:val="vi-VN"/>
            </w:rPr>
            <m:t>β</m:t>
          </m:r>
        </m:oMath>
        <w:r w:rsidRPr="00AD1036">
          <w:rPr>
            <w:rFonts w:eastAsia="Droid Sans Fallback"/>
            <w:b/>
            <w:lang w:val="vi-VN"/>
          </w:rPr>
          <w:t xml:space="preserve"> </w:t>
        </w:r>
        <w:r w:rsidRPr="00AD1036">
          <w:rPr>
            <w:rFonts w:eastAsia="Droid Sans Fallback"/>
            <w:color w:val="00000A"/>
            <w:lang w:val="vi-VN" w:eastAsia="zh-CN" w:bidi="hi-IN"/>
          </w:rPr>
          <w:t xml:space="preserve">thấp, thì nhiều khả năng topic </w:t>
        </w:r>
        <w:r w:rsidRPr="00AD1036">
          <w:rPr>
            <w:rFonts w:eastAsia="Droid Sans Fallback"/>
            <w:b/>
            <w:i/>
            <w:color w:val="00000A"/>
            <w:lang w:val="vi-VN" w:eastAsia="zh-CN" w:bidi="hi-IN"/>
          </w:rPr>
          <w:t>z</w:t>
        </w:r>
        <w:r w:rsidRPr="00AD1036">
          <w:rPr>
            <w:rFonts w:eastAsia="Droid Sans Fallback"/>
            <w:color w:val="00000A"/>
            <w:lang w:val="vi-VN" w:eastAsia="zh-CN" w:bidi="hi-IN"/>
          </w:rPr>
          <w:t xml:space="preserve"> đang được nhắc đến, chỉ là tập hợp của một ít, hoặc một vài từ trong tập từ vựng.</w:t>
        </w:r>
      </w:ins>
    </w:p>
    <w:p w14:paraId="7B6F5119" w14:textId="77777777" w:rsidR="00816573" w:rsidRPr="00B544EE" w:rsidRDefault="00816573" w:rsidP="00816573">
      <w:pPr>
        <w:ind w:left="810"/>
        <w:rPr>
          <w:ins w:id="1703" w:author="John Tran" w:date="2015-12-28T20:10:00Z"/>
        </w:rPr>
      </w:pPr>
      <w:ins w:id="1704" w:author="John Tran" w:date="2015-12-28T20:10:00Z">
        <w:r w:rsidRPr="00B544EE">
          <w:sym w:font="Wingdings" w:char="F0E0"/>
        </w:r>
        <w:r w:rsidRPr="00B544EE">
          <w:t xml:space="preserve"> Như vậy, nếu các giá trị </w:t>
        </w:r>
        <m:oMath>
          <m:r>
            <m:rPr>
              <m:sty m:val="bi"/>
            </m:rPr>
            <w:rPr>
              <w:rFonts w:ascii="Cambria Math" w:hAnsi="Cambria Math"/>
            </w:rPr>
            <m:t>α</m:t>
          </m:r>
        </m:oMath>
        <w:r w:rsidRPr="00B544EE">
          <w:t xml:space="preserve"> và </w:t>
        </w:r>
        <m:oMath>
          <m:r>
            <m:rPr>
              <m:sty m:val="bi"/>
            </m:rPr>
            <w:rPr>
              <w:rFonts w:ascii="Cambria Math" w:hAnsi="Cambria Math"/>
            </w:rPr>
            <m:t>β</m:t>
          </m:r>
        </m:oMath>
        <w:r w:rsidRPr="00B544EE">
          <w:t xml:space="preserve"> quá cao, rất có thể có một sự lặp lại của các chủ đề, cũng như các chủ đề lại chứa nhiều từ giống nhau.</w:t>
        </w:r>
      </w:ins>
    </w:p>
    <w:p w14:paraId="78872D68" w14:textId="77777777" w:rsidR="00816573" w:rsidRPr="00B544EE" w:rsidRDefault="00816573" w:rsidP="00816573">
      <w:pPr>
        <w:ind w:left="810"/>
        <w:rPr>
          <w:ins w:id="1705" w:author="John Tran" w:date="2015-12-28T20:10:00Z"/>
        </w:rPr>
      </w:pPr>
      <w:ins w:id="1706" w:author="John Tran" w:date="2015-12-28T20:10:00Z">
        <w:r w:rsidRPr="00B544EE">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m,n</m:t>
              </m:r>
            </m:sub>
          </m:sSub>
        </m:oMath>
        <w:r w:rsidRPr="00B544EE">
          <w:t xml:space="preserve">: topic index (word </w:t>
        </w:r>
        <w:r w:rsidRPr="00B544EE">
          <w:rPr>
            <w:b/>
            <w:i/>
          </w:rPr>
          <w:t>n</w:t>
        </w:r>
        <w:r w:rsidRPr="00B544EE">
          <w:t xml:space="preserve"> của văn bản </w:t>
        </w:r>
        <w:r w:rsidRPr="00B544EE">
          <w:rPr>
            <w:b/>
            <w:i/>
          </w:rPr>
          <w:t>m</w:t>
        </w:r>
        <w:r w:rsidRPr="00B544EE">
          <w:t>).</w:t>
        </w:r>
      </w:ins>
    </w:p>
    <w:p w14:paraId="74E5DC66" w14:textId="77777777" w:rsidR="00816573" w:rsidRPr="00B544EE" w:rsidRDefault="00816573" w:rsidP="00816573">
      <w:pPr>
        <w:ind w:left="810"/>
        <w:rPr>
          <w:ins w:id="1707" w:author="John Tran" w:date="2015-12-28T20:10:00Z"/>
        </w:rPr>
      </w:pPr>
      <w:ins w:id="1708" w:author="John Tran" w:date="2015-12-28T20:10:00Z">
        <w:r w:rsidRPr="00B544EE">
          <w:t>-</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m,n</m:t>
              </m:r>
            </m:sub>
          </m:sSub>
        </m:oMath>
        <w:r w:rsidRPr="00B544EE">
          <w:t xml:space="preserve">: word </w:t>
        </w:r>
        <w:r w:rsidRPr="00B544EE">
          <w:rPr>
            <w:b/>
            <w:i/>
          </w:rPr>
          <w:t>n</w:t>
        </w:r>
        <w:r w:rsidRPr="00B544EE">
          <w:t xml:space="preserve"> của văn bản </w:t>
        </w:r>
        <w:r w:rsidRPr="00B544EE">
          <w:rPr>
            <w:b/>
            <w:i/>
          </w:rPr>
          <w:t>m</w:t>
        </w:r>
        <w:r w:rsidRPr="00B544EE">
          <w:t xml:space="preserve"> được chỉ ra bởi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m,n</m:t>
              </m:r>
            </m:sub>
          </m:sSub>
        </m:oMath>
        <w:r w:rsidRPr="00B544EE">
          <w:t xml:space="preserve"> (word-level variable, biến cấp độ từ).</w:t>
        </w:r>
      </w:ins>
    </w:p>
    <w:p w14:paraId="31452B5E" w14:textId="77777777" w:rsidR="00816573" w:rsidRPr="00B544EE" w:rsidRDefault="00816573" w:rsidP="00816573">
      <w:pPr>
        <w:ind w:left="810"/>
        <w:rPr>
          <w:ins w:id="1709" w:author="John Tran" w:date="2015-12-28T20:10:00Z"/>
        </w:rPr>
      </w:pPr>
      <w:ins w:id="1710" w:author="John Tran" w:date="2015-12-28T20:10:00Z">
        <w:r w:rsidRPr="00B544EE">
          <w:t xml:space="preserve">- </w:t>
        </w:r>
        <w:r w:rsidRPr="00B544EE">
          <w:rPr>
            <w:b/>
          </w:rPr>
          <w:t>M</w:t>
        </w:r>
        <w:r w:rsidRPr="00B544EE">
          <w:t>: số lượng các tài liệu đầu vào.</w:t>
        </w:r>
      </w:ins>
    </w:p>
    <w:p w14:paraId="459D87CB" w14:textId="77777777" w:rsidR="00816573" w:rsidRPr="00B544EE" w:rsidRDefault="00816573" w:rsidP="00816573">
      <w:pPr>
        <w:ind w:left="810"/>
        <w:rPr>
          <w:ins w:id="1711" w:author="John Tran" w:date="2015-12-28T20:10:00Z"/>
        </w:rPr>
      </w:pPr>
      <w:ins w:id="1712" w:author="John Tran" w:date="2015-12-28T20:10:00Z">
        <w:r w:rsidRPr="00B544EE">
          <w:t xml:space="preserve">- </w:t>
        </w:r>
        <w:r w:rsidRPr="00B544EE">
          <w:rPr>
            <w:b/>
          </w:rPr>
          <w:t>N</w:t>
        </w:r>
        <w:r w:rsidRPr="00B544EE">
          <w:rPr>
            <w:b/>
            <w:vertAlign w:val="subscript"/>
          </w:rPr>
          <w:t>m</w:t>
        </w:r>
        <w:r w:rsidRPr="00B544EE">
          <w:t>: số lượng các từ trong tài liệu thứ m (độ dài văn bản).</w:t>
        </w:r>
      </w:ins>
    </w:p>
    <w:p w14:paraId="476F5DFF" w14:textId="77777777" w:rsidR="00816573" w:rsidRPr="00B544EE" w:rsidRDefault="00816573" w:rsidP="00816573">
      <w:pPr>
        <w:ind w:left="810"/>
        <w:rPr>
          <w:ins w:id="1713" w:author="John Tran" w:date="2015-12-28T20:10:00Z"/>
        </w:rPr>
      </w:pPr>
      <w:ins w:id="1714" w:author="John Tran" w:date="2015-12-28T20:10:00Z">
        <w:r w:rsidRPr="00B544EE">
          <w:t xml:space="preserve">- </w:t>
        </w:r>
        <w:r w:rsidRPr="00B544EE">
          <w:rPr>
            <w:b/>
          </w:rPr>
          <w:t>K</w:t>
        </w:r>
        <w:r w:rsidRPr="00B544EE">
          <w:t>: số lượng topic ẩn.</w:t>
        </w:r>
      </w:ins>
    </w:p>
    <w:p w14:paraId="1675E504" w14:textId="77777777" w:rsidR="00816573" w:rsidRPr="00B544EE" w:rsidRDefault="00816573" w:rsidP="00816573">
      <w:pPr>
        <w:ind w:left="810"/>
        <w:rPr>
          <w:ins w:id="1715" w:author="John Tran" w:date="2015-12-28T20:10:00Z"/>
        </w:rPr>
      </w:pPr>
      <w:ins w:id="1716" w:author="John Tran" w:date="2015-12-28T20:10:00Z">
        <w:r w:rsidRPr="00B544EE">
          <w:t xml:space="preserve">- </w:t>
        </w:r>
        <w:r w:rsidRPr="00B544EE">
          <w:rPr>
            <w:i/>
          </w:rPr>
          <w:t>Dir</w:t>
        </w:r>
        <w:r w:rsidRPr="00B544EE">
          <w:t xml:space="preserve"> và </w:t>
        </w:r>
        <w:r w:rsidRPr="00B544EE">
          <w:rPr>
            <w:i/>
          </w:rPr>
          <w:t>Mult</w:t>
        </w:r>
        <w:r w:rsidRPr="00B544EE">
          <w:t>: là các phân bố Dirichlet và phân bố Multinominal đa thức.</w:t>
        </w:r>
      </w:ins>
    </w:p>
    <w:p w14:paraId="43DF9B13" w14:textId="77777777" w:rsidR="00816573" w:rsidRDefault="00816573">
      <w:pPr>
        <w:pStyle w:val="Heading3"/>
        <w:rPr>
          <w:ins w:id="1717" w:author="John Tran" w:date="2015-12-28T20:10:00Z"/>
        </w:rPr>
      </w:pPr>
      <w:bookmarkStart w:id="1718" w:name="_Toc440482227"/>
      <w:ins w:id="1719" w:author="John Tran" w:date="2015-12-28T20:10:00Z">
        <w:r w:rsidRPr="0081282D">
          <w:t>Ước lượng tham số và suy luận</w:t>
        </w:r>
        <w:bookmarkEnd w:id="1718"/>
      </w:ins>
    </w:p>
    <w:p w14:paraId="4C3AFC70" w14:textId="74822FEF" w:rsidR="005D018E" w:rsidRPr="004C30D2" w:rsidRDefault="005D018E" w:rsidP="00816573">
      <w:pPr>
        <w:ind w:left="630" w:firstLine="720"/>
        <w:rPr>
          <w:ins w:id="1720" w:author="John Tran" w:date="2015-12-29T09:43:00Z"/>
          <w:rPrChange w:id="1721" w:author="John Tran" w:date="2015-12-30T09:31:00Z">
            <w:rPr>
              <w:ins w:id="1722" w:author="John Tran" w:date="2015-12-29T09:43:00Z"/>
              <w:lang w:val="en-US"/>
            </w:rPr>
          </w:rPrChange>
        </w:rPr>
      </w:pPr>
      <w:ins w:id="1723" w:author="John Tran" w:date="2015-12-29T09:42:00Z">
        <w:r w:rsidRPr="005D018E">
          <w:t>Ước lượng tham số cho mô hình LDA bằng tối ưu hóa một cách trực tiếp và chính xác xác suất của toàn bộ tập dữ liệu là khó có thể thực hiện. Một giải pháp được đề ra là sử dụng phương pháp ước lượng xấp xỉ như phương pháp biế</w:t>
        </w:r>
        <w:r w:rsidR="004161ED">
          <w:t>n phân [</w:t>
        </w:r>
      </w:ins>
      <w:ins w:id="1724" w:author="John Tran" w:date="2015-12-31T00:00:00Z">
        <w:r w:rsidR="00CE263F" w:rsidRPr="00CE263F">
          <w:rPr>
            <w:rPrChange w:id="1725" w:author="John Tran" w:date="2015-12-31T00:00:00Z">
              <w:rPr>
                <w:lang w:val="en-US"/>
              </w:rPr>
            </w:rPrChange>
          </w:rPr>
          <w:t>8</w:t>
        </w:r>
      </w:ins>
      <w:ins w:id="1726" w:author="John Tran" w:date="2015-12-29T09:42:00Z">
        <w:r w:rsidRPr="005D018E">
          <w:t>] và lấy mẫ</w:t>
        </w:r>
        <w:r w:rsidR="00873066">
          <w:t>u Gibbs [1</w:t>
        </w:r>
      </w:ins>
      <w:ins w:id="1727" w:author="John Tran" w:date="2016-01-04T21:31:00Z">
        <w:r w:rsidR="00873066" w:rsidRPr="00873066">
          <w:rPr>
            <w:rPrChange w:id="1728" w:author="John Tran" w:date="2016-01-04T21:31:00Z">
              <w:rPr>
                <w:lang w:val="en-US"/>
              </w:rPr>
            </w:rPrChange>
          </w:rPr>
          <w:t>7</w:t>
        </w:r>
      </w:ins>
      <w:ins w:id="1729" w:author="John Tran" w:date="2015-12-29T09:42:00Z">
        <w:r w:rsidRPr="005D018E">
          <w:t>].</w:t>
        </w:r>
      </w:ins>
      <w:ins w:id="1730" w:author="John Tran" w:date="2015-12-29T09:43:00Z">
        <w:r w:rsidRPr="004C30D2">
          <w:rPr>
            <w:rPrChange w:id="1731" w:author="John Tran" w:date="2015-12-30T09:31:00Z">
              <w:rPr>
                <w:lang w:val="en-US"/>
              </w:rPr>
            </w:rPrChange>
          </w:rPr>
          <w:t xml:space="preserve"> </w:t>
        </w:r>
      </w:ins>
    </w:p>
    <w:p w14:paraId="4BD80A35" w14:textId="0DF33BB8" w:rsidR="00816573" w:rsidRDefault="00816573" w:rsidP="00816573">
      <w:pPr>
        <w:ind w:left="630" w:firstLine="720"/>
        <w:rPr>
          <w:ins w:id="1732" w:author="John Tran" w:date="2015-12-28T20:10:00Z"/>
          <w:rFonts w:cs="Times New Roman"/>
          <w:b/>
          <w:szCs w:val="26"/>
        </w:rPr>
      </w:pPr>
      <w:ins w:id="1733" w:author="John Tran" w:date="2015-12-28T20:10:00Z">
        <w:r w:rsidRPr="00591220">
          <w:t xml:space="preserve">LDA sẽ được tính toán bằng việc khởi tạo các biến số cần thiết, khởi tạo chúng một giá trị ngẫu nhiên, sau đó thực hiện các vòng lặp và trong mỗi vòng lặp các “chủ đề” sẽ được lấy mẫu cho mỗi từ trong tập dữ liệu. Sau khi thực hiện các vòng lặp, các biến đếm có thể được sử dụng để tính toán “phân phối ẩn” </w:t>
        </w:r>
        <m:oMath>
          <m:sSub>
            <m:sSubPr>
              <m:ctrlPr>
                <w:rPr>
                  <w:rFonts w:ascii="Cambria Math" w:eastAsiaTheme="minorEastAsia" w:hAnsi="Cambria Math" w:cs="Times New Roman"/>
                  <w:b/>
                  <w:i/>
                  <w:szCs w:val="26"/>
                  <w:lang w:eastAsia="ja-JP"/>
                </w:rPr>
              </m:ctrlPr>
            </m:sSubPr>
            <m:e>
              <m:r>
                <m:rPr>
                  <m:sty m:val="bi"/>
                </m:rPr>
                <w:rPr>
                  <w:rFonts w:ascii="Cambria Math" w:hAnsi="Cambria Math" w:cs="Times New Roman"/>
                  <w:szCs w:val="26"/>
                </w:rPr>
                <m:t>θ</m:t>
              </m:r>
            </m:e>
            <m:sub>
              <m:r>
                <m:rPr>
                  <m:sty m:val="bi"/>
                </m:rPr>
                <w:rPr>
                  <w:rFonts w:ascii="Cambria Math" w:hAnsi="Cambria Math" w:cs="Times New Roman"/>
                  <w:szCs w:val="26"/>
                </w:rPr>
                <m:t>d</m:t>
              </m:r>
            </m:sub>
          </m:sSub>
        </m:oMath>
        <w:r w:rsidRPr="00BB2796">
          <w:rPr>
            <w:rFonts w:cs="Times New Roman"/>
            <w:szCs w:val="26"/>
          </w:rPr>
          <w:t xml:space="preserve"> và</w:t>
        </w:r>
        <m:oMath>
          <m:r>
            <w:rPr>
              <w:rFonts w:ascii="Cambria Math" w:hAnsi="Cambria Math" w:cs="Times New Roman"/>
              <w:szCs w:val="26"/>
            </w:rPr>
            <m:t xml:space="preserve"> </m:t>
          </m:r>
          <m:sSub>
            <m:sSubPr>
              <m:ctrlPr>
                <w:rPr>
                  <w:rFonts w:ascii="Cambria Math" w:eastAsiaTheme="minorEastAsia" w:hAnsi="Cambria Math" w:cs="Times New Roman"/>
                  <w:b/>
                  <w:i/>
                  <w:szCs w:val="26"/>
                  <w:lang w:eastAsia="ja-JP"/>
                </w:rPr>
              </m:ctrlPr>
            </m:sSubPr>
            <m:e>
              <m:r>
                <m:rPr>
                  <m:sty m:val="bi"/>
                </m:rPr>
                <w:rPr>
                  <w:rFonts w:ascii="Cambria Math" w:hAnsi="Cambria Math" w:cs="Times New Roman"/>
                  <w:szCs w:val="26"/>
                </w:rPr>
                <m:t>ϕ</m:t>
              </m:r>
            </m:e>
            <m:sub>
              <m:r>
                <m:rPr>
                  <m:sty m:val="bi"/>
                </m:rPr>
                <w:rPr>
                  <w:rFonts w:ascii="Cambria Math" w:hAnsi="Cambria Math" w:cs="Times New Roman"/>
                  <w:szCs w:val="26"/>
                </w:rPr>
                <m:t>k</m:t>
              </m:r>
            </m:sub>
          </m:sSub>
        </m:oMath>
        <w:r w:rsidRPr="00886D94">
          <w:rPr>
            <w:rFonts w:cs="Times New Roman"/>
            <w:b/>
            <w:szCs w:val="26"/>
          </w:rPr>
          <w:t>.</w:t>
        </w:r>
      </w:ins>
    </w:p>
    <w:p w14:paraId="3A0C8046" w14:textId="77777777" w:rsidR="00816573" w:rsidRDefault="00816573" w:rsidP="00816573">
      <w:pPr>
        <w:ind w:left="630" w:firstLine="720"/>
        <w:rPr>
          <w:ins w:id="1734" w:author="John Tran" w:date="2015-12-28T20:10:00Z"/>
        </w:rPr>
      </w:pPr>
      <w:ins w:id="1735" w:author="John Tran" w:date="2015-12-28T20:10:00Z">
        <w:r w:rsidRPr="00BB2796">
          <w:rPr>
            <w:rFonts w:cs="Times New Roman"/>
            <w:szCs w:val="26"/>
          </w:rPr>
          <w:t xml:space="preserve">Các giá trị biến số cần được yêu cầu bao gồm: </w:t>
        </w:r>
        <m:oMath>
          <m:sSub>
            <m:sSubPr>
              <m:ctrlPr>
                <w:rPr>
                  <w:rFonts w:ascii="Cambria Math" w:eastAsiaTheme="minorEastAsia" w:hAnsi="Cambria Math" w:cs="Times New Roman"/>
                  <w:b/>
                  <w:i/>
                  <w:szCs w:val="26"/>
                  <w:lang w:eastAsia="ja-JP"/>
                </w:rPr>
              </m:ctrlPr>
            </m:sSubPr>
            <m:e>
              <m:r>
                <m:rPr>
                  <m:sty m:val="bi"/>
                </m:rPr>
                <w:rPr>
                  <w:rFonts w:ascii="Cambria Math" w:hAnsi="Cambria Math" w:cs="Times New Roman"/>
                  <w:szCs w:val="26"/>
                </w:rPr>
                <m:t>n</m:t>
              </m:r>
            </m:e>
            <m:sub>
              <m:r>
                <m:rPr>
                  <m:sty m:val="bi"/>
                </m:rPr>
                <w:rPr>
                  <w:rFonts w:ascii="Cambria Math" w:hAnsi="Cambria Math" w:cs="Times New Roman"/>
                  <w:szCs w:val="26"/>
                </w:rPr>
                <m:t>d,k</m:t>
              </m:r>
            </m:sub>
          </m:sSub>
          <m:r>
            <w:rPr>
              <w:rFonts w:ascii="Cambria Math" w:hAnsi="Cambria Math" w:cs="Times New Roman"/>
              <w:szCs w:val="26"/>
            </w:rPr>
            <m:t xml:space="preserve">, </m:t>
          </m:r>
        </m:oMath>
        <w:r w:rsidRPr="00BB2796">
          <w:rPr>
            <w:rFonts w:cs="Times New Roman"/>
            <w:szCs w:val="26"/>
          </w:rPr>
          <w:t xml:space="preserve">số lượng từ tạo nên chủ đề </w:t>
        </w:r>
        <w:r w:rsidRPr="00BB2796">
          <w:rPr>
            <w:rFonts w:cs="Times New Roman"/>
            <w:i/>
            <w:szCs w:val="26"/>
          </w:rPr>
          <w:t xml:space="preserve">k </w:t>
        </w:r>
        <w:r w:rsidRPr="00BB2796">
          <w:rPr>
            <w:rFonts w:cs="Times New Roman"/>
            <w:szCs w:val="26"/>
          </w:rPr>
          <w:t xml:space="preserve">trong tập tài liệu </w:t>
        </w:r>
        <w:r w:rsidRPr="00886D94">
          <w:rPr>
            <w:rFonts w:cs="Times New Roman"/>
            <w:b/>
            <w:i/>
            <w:szCs w:val="26"/>
          </w:rPr>
          <w:t>d</w:t>
        </w:r>
        <w:r w:rsidRPr="00BB2796">
          <w:rPr>
            <w:rFonts w:cs="Times New Roman"/>
            <w:szCs w:val="26"/>
          </w:rPr>
          <w:t>; và</w:t>
        </w:r>
        <m:oMath>
          <m:r>
            <w:rPr>
              <w:rFonts w:ascii="Cambria Math" w:hAnsi="Cambria Math" w:cs="Times New Roman"/>
              <w:szCs w:val="26"/>
            </w:rPr>
            <m:t xml:space="preserve"> </m:t>
          </m:r>
          <m:sSub>
            <m:sSubPr>
              <m:ctrlPr>
                <w:rPr>
                  <w:rFonts w:ascii="Cambria Math" w:eastAsiaTheme="minorEastAsia" w:hAnsi="Cambria Math" w:cs="Times New Roman"/>
                  <w:b/>
                  <w:i/>
                  <w:szCs w:val="26"/>
                  <w:lang w:eastAsia="ja-JP"/>
                </w:rPr>
              </m:ctrlPr>
            </m:sSubPr>
            <m:e>
              <m:r>
                <m:rPr>
                  <m:sty m:val="bi"/>
                </m:rPr>
                <w:rPr>
                  <w:rFonts w:ascii="Cambria Math" w:hAnsi="Cambria Math" w:cs="Times New Roman"/>
                  <w:szCs w:val="26"/>
                </w:rPr>
                <m:t>n</m:t>
              </m:r>
            </m:e>
            <m:sub>
              <m:r>
                <m:rPr>
                  <m:sty m:val="bi"/>
                </m:rPr>
                <w:rPr>
                  <w:rFonts w:ascii="Cambria Math" w:hAnsi="Cambria Math" w:cs="Times New Roman"/>
                  <w:szCs w:val="26"/>
                </w:rPr>
                <m:t>k,w</m:t>
              </m:r>
            </m:sub>
          </m:sSub>
          <m:r>
            <w:rPr>
              <w:rFonts w:ascii="Cambria Math" w:hAnsi="Cambria Math" w:cs="Times New Roman"/>
              <w:szCs w:val="26"/>
            </w:rPr>
            <m:t xml:space="preserve"> </m:t>
          </m:r>
        </m:oMath>
        <w:r w:rsidRPr="00BB2796">
          <w:rPr>
            <w:rFonts w:cs="Times New Roman"/>
            <w:szCs w:val="26"/>
          </w:rPr>
          <w:t xml:space="preserve">số lần mà từ </w:t>
        </w:r>
        <m:oMath>
          <m:r>
            <m:rPr>
              <m:sty m:val="bi"/>
            </m:rPr>
            <w:rPr>
              <w:rFonts w:ascii="Cambria Math" w:hAnsi="Cambria Math" w:cs="Times New Roman"/>
              <w:szCs w:val="26"/>
            </w:rPr>
            <m:t>w</m:t>
          </m:r>
        </m:oMath>
        <w:r w:rsidRPr="00BB2796">
          <w:rPr>
            <w:rFonts w:cs="Times New Roman"/>
            <w:szCs w:val="26"/>
          </w:rPr>
          <w:t xml:space="preserve"> được gán cho </w:t>
        </w:r>
        <w:r>
          <w:rPr>
            <w:rFonts w:cs="Times New Roman"/>
            <w:szCs w:val="26"/>
          </w:rPr>
          <w:t>“chủ đề”</w:t>
        </w:r>
        <m:oMath>
          <m:r>
            <w:rPr>
              <w:rFonts w:ascii="Cambria Math" w:hAnsi="Cambria Math" w:cs="Times New Roman"/>
              <w:szCs w:val="26"/>
            </w:rPr>
            <m:t xml:space="preserve"> </m:t>
          </m:r>
          <m:r>
            <m:rPr>
              <m:sty m:val="bi"/>
            </m:rPr>
            <w:rPr>
              <w:rFonts w:ascii="Cambria Math" w:hAnsi="Cambria Math" w:cs="Times New Roman"/>
              <w:szCs w:val="26"/>
            </w:rPr>
            <m:t>k</m:t>
          </m:r>
          <m:r>
            <w:rPr>
              <w:rFonts w:ascii="Cambria Math" w:hAnsi="Cambria Math" w:cs="Times New Roman"/>
              <w:szCs w:val="26"/>
            </w:rPr>
            <m:t xml:space="preserve">. </m:t>
          </m:r>
        </m:oMath>
        <w:r w:rsidRPr="00BB2796">
          <w:rPr>
            <w:rFonts w:cs="Times New Roman"/>
            <w:szCs w:val="26"/>
          </w:rPr>
          <w:t xml:space="preserve">Tuy nhiên, để đơn giản và hiệu quả thì các giá trị </w:t>
        </w:r>
        <m:oMath>
          <m:sSub>
            <m:sSubPr>
              <m:ctrlPr>
                <w:rPr>
                  <w:rFonts w:ascii="Cambria Math" w:eastAsiaTheme="minorEastAsia" w:hAnsi="Cambria Math" w:cs="Times New Roman"/>
                  <w:b/>
                  <w:i/>
                  <w:szCs w:val="26"/>
                  <w:lang w:eastAsia="ja-JP"/>
                </w:rPr>
              </m:ctrlPr>
            </m:sSubPr>
            <m:e>
              <m:r>
                <m:rPr>
                  <m:sty m:val="bi"/>
                </m:rPr>
                <w:rPr>
                  <w:rFonts w:ascii="Cambria Math" w:hAnsi="Cambria Math" w:cs="Times New Roman"/>
                  <w:szCs w:val="26"/>
                </w:rPr>
                <m:t>n</m:t>
              </m:r>
            </m:e>
            <m:sub>
              <m:r>
                <m:rPr>
                  <m:sty m:val="bi"/>
                </m:rPr>
                <w:rPr>
                  <w:rFonts w:ascii="Cambria Math" w:hAnsi="Cambria Math" w:cs="Times New Roman"/>
                  <w:szCs w:val="26"/>
                </w:rPr>
                <m:t>k</m:t>
              </m:r>
            </m:sub>
          </m:sSub>
          <m:r>
            <w:rPr>
              <w:rFonts w:ascii="Cambria Math" w:hAnsi="Cambria Math" w:cs="Times New Roman"/>
              <w:szCs w:val="26"/>
            </w:rPr>
            <m:t xml:space="preserve">, </m:t>
          </m:r>
        </m:oMath>
        <w:r w:rsidRPr="00BB2796">
          <w:rPr>
            <w:rFonts w:cs="Times New Roman"/>
            <w:szCs w:val="26"/>
          </w:rPr>
          <w:t xml:space="preserve">tổng số </w:t>
        </w:r>
        <w:r>
          <w:rPr>
            <w:rFonts w:cs="Times New Roman"/>
            <w:szCs w:val="26"/>
          </w:rPr>
          <w:t>lần mà từ bất kỳ được gán cho “chủ đề”</w:t>
        </w:r>
        <m:oMath>
          <m:r>
            <w:rPr>
              <w:rFonts w:ascii="Cambria Math" w:hAnsi="Cambria Math" w:cs="Times New Roman"/>
              <w:szCs w:val="26"/>
            </w:rPr>
            <m:t xml:space="preserve"> </m:t>
          </m:r>
          <m:r>
            <m:rPr>
              <m:sty m:val="bi"/>
            </m:rPr>
            <w:rPr>
              <w:rFonts w:ascii="Cambria Math" w:hAnsi="Cambria Math" w:cs="Times New Roman"/>
              <w:szCs w:val="26"/>
            </w:rPr>
            <m:t>k</m:t>
          </m:r>
          <m:r>
            <w:rPr>
              <w:rFonts w:ascii="Cambria Math" w:hAnsi="Cambria Math" w:cs="Times New Roman"/>
              <w:szCs w:val="26"/>
            </w:rPr>
            <m:t>.</m:t>
          </m:r>
        </m:oMath>
        <w:r>
          <w:rPr>
            <w:rFonts w:cs="Times New Roman"/>
            <w:szCs w:val="26"/>
          </w:rPr>
          <w:t xml:space="preserve"> Cuối cùng, ngoài các biến rõ ràng đại diện cho corpus – tập toàn bộ dữ liệu, thì cũng cần một mảng</w:t>
        </w:r>
        <m:oMath>
          <m:r>
            <w:rPr>
              <w:rFonts w:ascii="Cambria Math" w:hAnsi="Cambria Math" w:cs="Times New Roman"/>
              <w:szCs w:val="26"/>
            </w:rPr>
            <m:t xml:space="preserve"> </m:t>
          </m:r>
          <m:r>
            <m:rPr>
              <m:sty m:val="bi"/>
            </m:rPr>
            <w:rPr>
              <w:rFonts w:ascii="Cambria Math" w:hAnsi="Cambria Math" w:cs="Times New Roman"/>
              <w:szCs w:val="26"/>
            </w:rPr>
            <m:t>z</m:t>
          </m:r>
        </m:oMath>
        <w:r>
          <w:rPr>
            <w:rFonts w:cs="Times New Roman"/>
            <w:b/>
            <w:szCs w:val="26"/>
          </w:rPr>
          <w:t xml:space="preserve">. </w:t>
        </w:r>
        <w:r>
          <w:rPr>
            <w:rFonts w:cs="Times New Roman"/>
            <w:szCs w:val="26"/>
          </w:rPr>
          <w:t xml:space="preserve">Mảng này sẽ chứa danh sách các “chủ đề” hiện tại đang được gán cho mỗi từ </w:t>
        </w:r>
        <w:r w:rsidRPr="007F2D60">
          <w:rPr>
            <w:rFonts w:cs="Times New Roman"/>
            <w:b/>
            <w:i/>
            <w:szCs w:val="26"/>
          </w:rPr>
          <w:t>N</w:t>
        </w:r>
        <w:r>
          <w:rPr>
            <w:rFonts w:cs="Times New Roman"/>
            <w:b/>
            <w:i/>
            <w:szCs w:val="26"/>
          </w:rPr>
          <w:t xml:space="preserve"> </w:t>
        </w:r>
        <w:r>
          <w:rPr>
            <w:rFonts w:cs="Times New Roman"/>
            <w:szCs w:val="26"/>
          </w:rPr>
          <w:t xml:space="preserve">trong corpus. Chúng ta sẽ thực hiện lần lược các bước để có thể suy luận các chủ đề </w:t>
        </w:r>
        <w:r>
          <w:rPr>
            <w:rFonts w:cs="Times New Roman"/>
            <w:b/>
            <w:i/>
            <w:szCs w:val="26"/>
          </w:rPr>
          <w:t xml:space="preserve">z </w:t>
        </w:r>
        <w:r>
          <w:rPr>
            <w:rFonts w:cs="Times New Roman"/>
            <w:szCs w:val="26"/>
          </w:rPr>
          <w:t xml:space="preserve">và các từ </w:t>
        </w:r>
        <w:r>
          <w:rPr>
            <w:rFonts w:cs="Times New Roman"/>
            <w:b/>
            <w:i/>
            <w:szCs w:val="26"/>
          </w:rPr>
          <w:t xml:space="preserve">w </w:t>
        </w:r>
        <w:r>
          <w:rPr>
            <w:rFonts w:cs="Times New Roman"/>
            <w:szCs w:val="26"/>
          </w:rPr>
          <w:t>thuộc về từng chủ đề một:</w:t>
        </w:r>
      </w:ins>
    </w:p>
    <w:p w14:paraId="0CA1E249" w14:textId="3B53BD62" w:rsidR="00816573" w:rsidRPr="00816573" w:rsidRDefault="00816573" w:rsidP="00816573">
      <w:pPr>
        <w:pStyle w:val="ListParagraph"/>
        <w:numPr>
          <w:ilvl w:val="0"/>
          <w:numId w:val="35"/>
        </w:numPr>
        <w:spacing w:after="160" w:line="360" w:lineRule="auto"/>
        <w:rPr>
          <w:ins w:id="1736" w:author="John Tran" w:date="2015-12-28T20:10:00Z"/>
          <w:lang w:val="vi-VN"/>
          <w:rPrChange w:id="1737" w:author="John Tran" w:date="2015-12-28T20:10:00Z">
            <w:rPr>
              <w:ins w:id="1738" w:author="John Tran" w:date="2015-12-28T20:10:00Z"/>
            </w:rPr>
          </w:rPrChange>
        </w:rPr>
      </w:pPr>
      <w:ins w:id="1739" w:author="John Tran" w:date="2015-12-28T20:10:00Z">
        <w:r w:rsidRPr="00816573">
          <w:rPr>
            <w:lang w:val="vi-VN"/>
            <w:rPrChange w:id="1740" w:author="John Tran" w:date="2015-12-28T20:10:00Z">
              <w:rPr/>
            </w:rPrChange>
          </w:rPr>
          <w:t>Bước 1: Duyệt qua từng tài liệu một, và thực hiện việc gán ngẫu nhiên mỗi từ trong từng tài liệu cho một trong các chủ đề của</w:t>
        </w:r>
        <m:oMath>
          <m:r>
            <w:rPr>
              <w:rFonts w:ascii="Cambria Math" w:hAnsi="Cambria Math"/>
              <w:lang w:val="vi-VN"/>
              <w:rPrChange w:id="1741" w:author="John Tran" w:date="2015-12-28T20:10:00Z">
                <w:rPr>
                  <w:rFonts w:ascii="Cambria Math" w:hAnsi="Cambria Math"/>
                </w:rPr>
              </w:rPrChange>
            </w:rPr>
            <m:t xml:space="preserve"> </m:t>
          </m:r>
          <m:r>
            <m:rPr>
              <m:sty m:val="bi"/>
            </m:rPr>
            <w:rPr>
              <w:rFonts w:ascii="Cambria Math" w:hAnsi="Cambria Math"/>
              <w:lang w:val="vi-VN"/>
              <w:rPrChange w:id="1742" w:author="John Tran" w:date="2015-12-28T20:10:00Z">
                <w:rPr>
                  <w:rFonts w:ascii="Cambria Math" w:hAnsi="Cambria Math"/>
                </w:rPr>
              </w:rPrChange>
            </w:rPr>
            <m:t>K</m:t>
          </m:r>
        </m:oMath>
        <w:r w:rsidRPr="00816573">
          <w:rPr>
            <w:lang w:val="vi-VN"/>
            <w:rPrChange w:id="1743" w:author="John Tran" w:date="2015-12-28T20:10:00Z">
              <w:rPr/>
            </w:rPrChange>
          </w:rPr>
          <w:t xml:space="preserve"> chủ đề. Chú ý rằng việc gán ngẫu nhiên như vậy cung cấ</w:t>
        </w:r>
        <w:r w:rsidR="00C465D4">
          <w:rPr>
            <w:lang w:val="vi-VN"/>
          </w:rPr>
          <w:t xml:space="preserve">p </w:t>
        </w:r>
        <w:r w:rsidRPr="00816573">
          <w:rPr>
            <w:lang w:val="vi-VN"/>
            <w:rPrChange w:id="1744" w:author="John Tran" w:date="2015-12-28T20:10:00Z">
              <w:rPr/>
            </w:rPrChange>
          </w:rPr>
          <w:t>các chủ đề đại diện cho tập dữ liệu và phân phối của các từ vào các chủ đề tương ứng đó.</w:t>
        </w:r>
      </w:ins>
    </w:p>
    <w:p w14:paraId="3972D0BA" w14:textId="77777777" w:rsidR="00816573" w:rsidRPr="00816573" w:rsidRDefault="00816573" w:rsidP="00816573">
      <w:pPr>
        <w:pStyle w:val="ListParagraph"/>
        <w:numPr>
          <w:ilvl w:val="0"/>
          <w:numId w:val="35"/>
        </w:numPr>
        <w:spacing w:after="160" w:line="360" w:lineRule="auto"/>
        <w:jc w:val="left"/>
        <w:rPr>
          <w:ins w:id="1745" w:author="John Tran" w:date="2015-12-28T20:10:00Z"/>
          <w:lang w:val="vi-VN"/>
          <w:rPrChange w:id="1746" w:author="John Tran" w:date="2015-12-28T20:10:00Z">
            <w:rPr>
              <w:ins w:id="1747" w:author="John Tran" w:date="2015-12-28T20:10:00Z"/>
            </w:rPr>
          </w:rPrChange>
        </w:rPr>
      </w:pPr>
      <w:ins w:id="1748" w:author="John Tran" w:date="2015-12-28T20:10:00Z">
        <w:r w:rsidRPr="00816573">
          <w:rPr>
            <w:lang w:val="vi-VN"/>
            <w:rPrChange w:id="1749" w:author="John Tran" w:date="2015-12-28T20:10:00Z">
              <w:rPr/>
            </w:rPrChange>
          </w:rPr>
          <w:t>Bước 2: Tiến hành cải thiện các kết quả bằng cách, duyệt qua từng tài liệu</w:t>
        </w:r>
        <m:oMath>
          <m:r>
            <w:rPr>
              <w:rFonts w:ascii="Cambria Math" w:hAnsi="Cambria Math"/>
              <w:lang w:val="vi-VN"/>
              <w:rPrChange w:id="1750" w:author="John Tran" w:date="2015-12-28T20:10:00Z">
                <w:rPr>
                  <w:rFonts w:ascii="Cambria Math" w:hAnsi="Cambria Math"/>
                </w:rPr>
              </w:rPrChange>
            </w:rPr>
            <m:t xml:space="preserve"> </m:t>
          </m:r>
          <m:r>
            <m:rPr>
              <m:sty m:val="bi"/>
            </m:rPr>
            <w:rPr>
              <w:rFonts w:ascii="Cambria Math" w:hAnsi="Cambria Math"/>
              <w:lang w:val="vi-VN"/>
              <w:rPrChange w:id="1751" w:author="John Tran" w:date="2015-12-28T20:10:00Z">
                <w:rPr>
                  <w:rFonts w:ascii="Cambria Math" w:hAnsi="Cambria Math"/>
                </w:rPr>
              </w:rPrChange>
            </w:rPr>
            <m:t>d</m:t>
          </m:r>
          <m:r>
            <m:rPr>
              <m:sty m:val="bi"/>
            </m:rPr>
            <w:rPr>
              <w:rFonts w:ascii="Cambria Math" w:hAnsi="Cambria Math" w:hint="eastAsia"/>
              <w:lang w:val="vi-VN"/>
              <w:rPrChange w:id="1752" w:author="John Tran" w:date="2015-12-28T20:10:00Z">
                <w:rPr>
                  <w:rFonts w:ascii="Cambria Math" w:hAnsi="Cambria Math" w:hint="eastAsia"/>
                </w:rPr>
              </w:rPrChange>
            </w:rPr>
            <m:t>…</m:t>
          </m:r>
        </m:oMath>
      </w:ins>
    </w:p>
    <w:p w14:paraId="04BE50FB" w14:textId="77777777" w:rsidR="00816573" w:rsidRPr="00083B68" w:rsidRDefault="00816573" w:rsidP="00816573">
      <w:pPr>
        <w:pStyle w:val="ListParagraph"/>
        <w:numPr>
          <w:ilvl w:val="1"/>
          <w:numId w:val="35"/>
        </w:numPr>
        <w:spacing w:after="160" w:line="360" w:lineRule="auto"/>
        <w:jc w:val="left"/>
        <w:rPr>
          <w:ins w:id="1753" w:author="John Tran" w:date="2015-12-28T20:10:00Z"/>
        </w:rPr>
      </w:pPr>
      <w:ins w:id="1754" w:author="John Tran" w:date="2015-12-28T20:10:00Z">
        <w:r>
          <w:rPr>
            <w:rFonts w:eastAsiaTheme="minorEastAsia"/>
          </w:rPr>
          <w:t>Bước 2a: Duyệt qua từng từ</w:t>
        </w:r>
        <m:oMath>
          <m:r>
            <w:rPr>
              <w:rFonts w:ascii="Cambria Math" w:eastAsiaTheme="minorEastAsia" w:hAnsi="Cambria Math"/>
            </w:rPr>
            <m:t xml:space="preserve"> </m:t>
          </m:r>
          <m:r>
            <m:rPr>
              <m:sty m:val="bi"/>
            </m:rPr>
            <w:rPr>
              <w:rFonts w:ascii="Cambria Math" w:eastAsiaTheme="minorEastAsia" w:hAnsi="Cambria Math"/>
            </w:rPr>
            <m:t xml:space="preserve">w </m:t>
          </m:r>
        </m:oMath>
        <w:r>
          <w:rPr>
            <w:rFonts w:eastAsiaTheme="minorEastAsia"/>
          </w:rPr>
          <w:t>trong</w:t>
        </w:r>
        <m:oMath>
          <m:r>
            <w:rPr>
              <w:rFonts w:ascii="Cambria Math" w:eastAsiaTheme="minorEastAsia" w:hAnsi="Cambria Math"/>
            </w:rPr>
            <m:t xml:space="preserve"> </m:t>
          </m:r>
          <m:r>
            <m:rPr>
              <m:sty m:val="bi"/>
            </m:rPr>
            <w:rPr>
              <w:rFonts w:ascii="Cambria Math" w:eastAsiaTheme="minorEastAsia" w:hAnsi="Cambria Math"/>
            </w:rPr>
            <m:t>d…</m:t>
          </m:r>
        </m:oMath>
      </w:ins>
    </w:p>
    <w:p w14:paraId="143565C2" w14:textId="2020893E" w:rsidR="00816573" w:rsidRPr="001B1DCB" w:rsidRDefault="00816573" w:rsidP="00816573">
      <w:pPr>
        <w:pStyle w:val="ListParagraph"/>
        <w:numPr>
          <w:ilvl w:val="1"/>
          <w:numId w:val="35"/>
        </w:numPr>
        <w:spacing w:after="160" w:line="360" w:lineRule="auto"/>
        <w:jc w:val="left"/>
        <w:rPr>
          <w:ins w:id="1755" w:author="John Tran" w:date="2015-12-28T20:10:00Z"/>
        </w:rPr>
      </w:pPr>
      <w:ins w:id="1756" w:author="John Tran" w:date="2015-12-28T20:10:00Z">
        <w:r>
          <w:rPr>
            <w:rFonts w:eastAsiaTheme="minorEastAsia"/>
          </w:rPr>
          <w:t>Bước 2b: V</w:t>
        </w:r>
        <w:r w:rsidRPr="001B1DCB">
          <w:rPr>
            <w:rFonts w:eastAsiaTheme="minorEastAsia"/>
          </w:rPr>
          <w:t>ới mỗi topic</w:t>
        </w:r>
        <m:oMath>
          <m:r>
            <w:rPr>
              <w:rFonts w:ascii="Cambria Math" w:eastAsiaTheme="minorEastAsia" w:hAnsi="Cambria Math"/>
            </w:rPr>
            <m:t xml:space="preserve"> </m:t>
          </m:r>
          <m:r>
            <m:rPr>
              <m:sty m:val="bi"/>
            </m:rPr>
            <w:rPr>
              <w:rFonts w:ascii="Cambria Math" w:eastAsiaTheme="minorEastAsia" w:hAnsi="Cambria Math"/>
            </w:rPr>
            <m:t>t,</m:t>
          </m:r>
        </m:oMath>
        <w:r w:rsidRPr="001B1DCB">
          <w:rPr>
            <w:rFonts w:eastAsiaTheme="minorEastAsia"/>
          </w:rPr>
          <w:t xml:space="preserve"> tính toán hai giá trị:</w:t>
        </w:r>
      </w:ins>
    </w:p>
    <w:p w14:paraId="5F8D7C45" w14:textId="77777777" w:rsidR="00816573" w:rsidRPr="005E073B" w:rsidRDefault="00816573" w:rsidP="00816573">
      <w:pPr>
        <w:pStyle w:val="ListParagraph"/>
        <w:numPr>
          <w:ilvl w:val="3"/>
          <w:numId w:val="19"/>
        </w:numPr>
        <w:spacing w:after="160" w:line="360" w:lineRule="auto"/>
        <w:ind w:left="2430"/>
        <w:jc w:val="left"/>
        <w:rPr>
          <w:ins w:id="1757" w:author="John Tran" w:date="2015-12-28T20:10:00Z"/>
        </w:rPr>
      </w:pPr>
      <m:oMath>
        <m:r>
          <w:ins w:id="1758" w:author="John Tran" w:date="2015-12-28T20:10:00Z">
            <m:rPr>
              <m:sty m:val="p"/>
            </m:rPr>
            <w:rPr>
              <w:rFonts w:ascii="Cambria Math" w:eastAsiaTheme="minorEastAsia" w:hAnsi="Cambria Math"/>
            </w:rPr>
            <m:t>p</m:t>
          </w:ins>
        </m:r>
        <m:d>
          <m:dPr>
            <m:ctrlPr>
              <w:ins w:id="1759" w:author="John Tran" w:date="2015-12-28T20:10:00Z">
                <w:rPr>
                  <w:rFonts w:ascii="Cambria Math" w:hAnsi="Cambria Math"/>
                  <w:i/>
                </w:rPr>
              </w:ins>
            </m:ctrlPr>
          </m:dPr>
          <m:e>
            <m:r>
              <w:ins w:id="1760" w:author="John Tran" w:date="2015-12-28T20:10:00Z">
                <w:rPr>
                  <w:rFonts w:ascii="Cambria Math" w:hAnsi="Cambria Math"/>
                </w:rPr>
                <m:t xml:space="preserve">topic </m:t>
              </w:ins>
            </m:r>
            <m:r>
              <w:ins w:id="1761" w:author="John Tran" w:date="2015-12-28T20:10:00Z">
                <m:rPr>
                  <m:sty m:val="bi"/>
                </m:rPr>
                <w:rPr>
                  <w:rFonts w:ascii="Cambria Math" w:hAnsi="Cambria Math"/>
                </w:rPr>
                <m:t>t</m:t>
              </w:ins>
            </m:r>
            <m:ctrlPr>
              <w:ins w:id="1762" w:author="John Tran" w:date="2015-12-28T20:10:00Z">
                <w:rPr>
                  <w:rFonts w:ascii="Cambria Math" w:hAnsi="Cambria Math"/>
                  <w:b/>
                  <w:i/>
                </w:rPr>
              </w:ins>
            </m:ctrlPr>
          </m:e>
          <m:e>
            <m:r>
              <w:ins w:id="1763" w:author="John Tran" w:date="2015-12-28T20:10:00Z">
                <w:rPr>
                  <w:rFonts w:ascii="Cambria Math" w:hAnsi="Cambria Math"/>
                </w:rPr>
                <m:t xml:space="preserve">document </m:t>
              </w:ins>
            </m:r>
            <m:r>
              <w:ins w:id="1764" w:author="John Tran" w:date="2015-12-28T20:10:00Z">
                <m:rPr>
                  <m:sty m:val="bi"/>
                </m:rPr>
                <w:rPr>
                  <w:rFonts w:ascii="Cambria Math" w:hAnsi="Cambria Math"/>
                </w:rPr>
                <m:t>d</m:t>
              </w:ins>
            </m:r>
          </m:e>
        </m:d>
        <m:r>
          <w:ins w:id="1765" w:author="John Tran" w:date="2015-12-28T20:10:00Z">
            <w:rPr>
              <w:rFonts w:ascii="Cambria Math" w:hAnsi="Cambria Math"/>
            </w:rPr>
            <m:t xml:space="preserve">: </m:t>
          </w:ins>
        </m:r>
      </m:oMath>
      <w:ins w:id="1766" w:author="John Tran" w:date="2015-12-28T20:10:00Z">
        <w:r w:rsidRPr="003F3DC6">
          <w:rPr>
            <w:rFonts w:eastAsiaTheme="minorEastAsia"/>
          </w:rPr>
          <w:t xml:space="preserve">là xác suất của </w:t>
        </w:r>
        <w:r w:rsidRPr="005E073B">
          <w:rPr>
            <w:rFonts w:eastAsiaTheme="minorEastAsia"/>
          </w:rPr>
          <w:t>các từ trong tài liệu</w:t>
        </w:r>
        <m:oMath>
          <m:r>
            <w:rPr>
              <w:rFonts w:ascii="Cambria Math" w:eastAsiaTheme="minorEastAsia" w:hAnsi="Cambria Math"/>
            </w:rPr>
            <m:t xml:space="preserve"> </m:t>
          </m:r>
          <m:r>
            <m:rPr>
              <m:sty m:val="bi"/>
            </m:rPr>
            <w:rPr>
              <w:rFonts w:ascii="Cambria Math" w:eastAsiaTheme="minorEastAsia" w:hAnsi="Cambria Math"/>
            </w:rPr>
            <m:t xml:space="preserve">d </m:t>
          </m:r>
        </m:oMath>
        <w:r w:rsidRPr="005E073B">
          <w:rPr>
            <w:rFonts w:eastAsiaTheme="minorEastAsia"/>
          </w:rPr>
          <w:t>hiện tại đang đượ</w:t>
        </w:r>
        <w:r>
          <w:rPr>
            <w:rFonts w:eastAsiaTheme="minorEastAsia"/>
          </w:rPr>
          <w:t>c gán cho topic</w:t>
        </w:r>
        <m:oMath>
          <m:r>
            <m:rPr>
              <m:sty m:val="bi"/>
            </m:rPr>
            <w:rPr>
              <w:rFonts w:ascii="Cambria Math" w:eastAsiaTheme="minorEastAsia" w:hAnsi="Cambria Math"/>
            </w:rPr>
            <m:t xml:space="preserve"> t.</m:t>
          </m:r>
        </m:oMath>
      </w:ins>
    </w:p>
    <w:p w14:paraId="51E55721" w14:textId="77777777" w:rsidR="00816573" w:rsidRPr="00C40BE0" w:rsidRDefault="00816573" w:rsidP="00816573">
      <w:pPr>
        <w:pStyle w:val="ListParagraph"/>
        <w:numPr>
          <w:ilvl w:val="3"/>
          <w:numId w:val="19"/>
        </w:numPr>
        <w:spacing w:after="160" w:line="360" w:lineRule="auto"/>
        <w:ind w:left="2430"/>
        <w:jc w:val="left"/>
        <w:rPr>
          <w:ins w:id="1767" w:author="John Tran" w:date="2015-12-28T20:10:00Z"/>
        </w:rPr>
      </w:pPr>
      <m:oMath>
        <m:r>
          <w:ins w:id="1768" w:author="John Tran" w:date="2015-12-28T20:10:00Z">
            <m:rPr>
              <m:sty m:val="p"/>
            </m:rPr>
            <w:rPr>
              <w:rFonts w:ascii="Cambria Math" w:hAnsi="Cambria Math"/>
            </w:rPr>
            <m:t>p</m:t>
          </w:ins>
        </m:r>
        <m:d>
          <m:dPr>
            <m:ctrlPr>
              <w:ins w:id="1769" w:author="John Tran" w:date="2015-12-28T20:10:00Z">
                <w:rPr>
                  <w:rFonts w:ascii="Cambria Math" w:eastAsiaTheme="minorEastAsia" w:hAnsi="Cambria Math"/>
                  <w:b/>
                </w:rPr>
              </w:ins>
            </m:ctrlPr>
          </m:dPr>
          <m:e>
            <m:r>
              <w:ins w:id="1770" w:author="John Tran" w:date="2015-12-28T20:10:00Z">
                <w:rPr>
                  <w:rFonts w:ascii="Cambria Math" w:eastAsiaTheme="minorEastAsia" w:hAnsi="Cambria Math"/>
                </w:rPr>
                <m:t xml:space="preserve">word </m:t>
              </w:ins>
            </m:r>
            <m:r>
              <w:ins w:id="1771" w:author="John Tran" w:date="2015-12-28T20:10:00Z">
                <m:rPr>
                  <m:sty m:val="bi"/>
                </m:rPr>
                <w:rPr>
                  <w:rFonts w:ascii="Cambria Math" w:eastAsiaTheme="minorEastAsia" w:hAnsi="Cambria Math"/>
                </w:rPr>
                <m:t>w</m:t>
              </w:ins>
            </m:r>
            <m:ctrlPr>
              <w:ins w:id="1772" w:author="John Tran" w:date="2015-12-28T20:10:00Z">
                <w:rPr>
                  <w:rFonts w:ascii="Cambria Math" w:eastAsiaTheme="minorEastAsia" w:hAnsi="Cambria Math"/>
                  <w:b/>
                  <w:i/>
                </w:rPr>
              </w:ins>
            </m:ctrlPr>
          </m:e>
          <m:e>
            <m:r>
              <w:ins w:id="1773" w:author="John Tran" w:date="2015-12-28T20:10:00Z">
                <w:rPr>
                  <w:rFonts w:ascii="Cambria Math" w:eastAsiaTheme="minorEastAsia" w:hAnsi="Cambria Math"/>
                </w:rPr>
                <m:t xml:space="preserve">topic </m:t>
              </w:ins>
            </m:r>
            <m:r>
              <w:ins w:id="1774" w:author="John Tran" w:date="2015-12-28T20:10:00Z">
                <m:rPr>
                  <m:sty m:val="bi"/>
                </m:rPr>
                <w:rPr>
                  <w:rFonts w:ascii="Cambria Math" w:eastAsiaTheme="minorEastAsia" w:hAnsi="Cambria Math"/>
                </w:rPr>
                <m:t>t</m:t>
              </w:ins>
            </m:r>
          </m:e>
        </m:d>
        <m:r>
          <w:ins w:id="1775" w:author="John Tran" w:date="2015-12-28T20:10:00Z">
            <m:rPr>
              <m:sty m:val="b"/>
            </m:rPr>
            <w:rPr>
              <w:rFonts w:ascii="Cambria Math" w:eastAsiaTheme="minorEastAsia" w:hAnsi="Cambria Math"/>
            </w:rPr>
            <m:t xml:space="preserve">: </m:t>
          </w:ins>
        </m:r>
      </m:oMath>
      <w:ins w:id="1776" w:author="John Tran" w:date="2015-12-28T20:10:00Z">
        <w:r w:rsidRPr="00A41AE7">
          <w:rPr>
            <w:rFonts w:eastAsiaTheme="minorEastAsia"/>
          </w:rPr>
          <w:t xml:space="preserve">là khả năng mà </w:t>
        </w:r>
        <w:r w:rsidRPr="00BF04DF">
          <w:rPr>
            <w:rFonts w:eastAsiaTheme="minorEastAsia"/>
          </w:rPr>
          <w:t>từ</w:t>
        </w:r>
        <m:oMath>
          <m:r>
            <w:rPr>
              <w:rFonts w:ascii="Cambria Math" w:eastAsiaTheme="minorEastAsia" w:hAnsi="Cambria Math"/>
            </w:rPr>
            <m:t xml:space="preserve"> </m:t>
          </m:r>
          <m:r>
            <m:rPr>
              <m:sty m:val="bi"/>
            </m:rPr>
            <w:rPr>
              <w:rFonts w:ascii="Cambria Math" w:eastAsiaTheme="minorEastAsia" w:hAnsi="Cambria Math"/>
            </w:rPr>
            <m:t xml:space="preserve">w </m:t>
          </m:r>
        </m:oMath>
        <w:r w:rsidRPr="00BF04DF">
          <w:rPr>
            <w:rFonts w:eastAsiaTheme="minorEastAsia"/>
          </w:rPr>
          <w:t>thuộc về topic</w:t>
        </w:r>
        <m:oMath>
          <m:r>
            <m:rPr>
              <m:sty m:val="bi"/>
            </m:rPr>
            <w:rPr>
              <w:rFonts w:ascii="Cambria Math" w:eastAsiaTheme="minorEastAsia" w:hAnsi="Cambria Math"/>
            </w:rPr>
            <m:t xml:space="preserve"> t </m:t>
          </m:r>
        </m:oMath>
        <w:r w:rsidRPr="00BF04DF">
          <w:rPr>
            <w:rFonts w:eastAsiaTheme="minorEastAsia"/>
          </w:rPr>
          <w:t>trên toàn bộ tập dữ liệ</w:t>
        </w:r>
        <w:r>
          <w:rPr>
            <w:rFonts w:eastAsiaTheme="minorEastAsia"/>
          </w:rPr>
          <w:t>u.</w:t>
        </w:r>
      </w:ins>
    </w:p>
    <w:p w14:paraId="664C74B0" w14:textId="2F6FD947" w:rsidR="00816573" w:rsidRDefault="00816573" w:rsidP="00816573">
      <w:pPr>
        <w:pStyle w:val="ListParagraph"/>
        <w:numPr>
          <w:ilvl w:val="1"/>
          <w:numId w:val="35"/>
        </w:numPr>
        <w:spacing w:line="360" w:lineRule="auto"/>
        <w:rPr>
          <w:ins w:id="1777" w:author="John Tran" w:date="2015-12-28T20:10:00Z"/>
        </w:rPr>
      </w:pPr>
      <w:ins w:id="1778" w:author="John Tran" w:date="2015-12-28T20:10:00Z">
        <w:r w:rsidRPr="00C40BE0">
          <w:t>Bướ</w:t>
        </w:r>
        <w:r>
          <w:t>c 2c</w:t>
        </w:r>
        <w:r w:rsidRPr="00C40BE0">
          <w:t>: Tiến hành gán từ</w:t>
        </w:r>
        <m:oMath>
          <m:r>
            <m:rPr>
              <m:sty m:val="bi"/>
            </m:rPr>
            <w:rPr>
              <w:rFonts w:ascii="Cambria Math" w:hAnsi="Cambria Math"/>
            </w:rPr>
            <m:t xml:space="preserve"> w </m:t>
          </m:r>
        </m:oMath>
        <w:r w:rsidRPr="00C40BE0">
          <w:t>vào một topic</w:t>
        </w:r>
        <m:oMath>
          <m:r>
            <m:rPr>
              <m:sty m:val="bi"/>
            </m:rPr>
            <w:rPr>
              <w:rFonts w:ascii="Cambria Math" w:hAnsi="Cambria Math"/>
            </w:rPr>
            <m:t xml:space="preserve"> t</m:t>
          </m:r>
        </m:oMath>
        <w:r w:rsidRPr="00C40BE0">
          <w:t xml:space="preserve"> mới dựa vào xác suất:</w:t>
        </w:r>
        <m:oMath>
          <m:r>
            <w:rPr>
              <w:rFonts w:ascii="Cambria Math" w:hAnsi="Cambria Math"/>
            </w:rPr>
            <m:t xml:space="preserve"> </m:t>
          </m:r>
          <m:r>
            <m:rPr>
              <m:sty m:val="p"/>
            </m:rPr>
            <w:rPr>
              <w:rFonts w:ascii="Cambria Math" w:hAnsi="Cambria Math"/>
            </w:rPr>
            <m:t>p</m:t>
          </m:r>
          <m:d>
            <m:dPr>
              <m:ctrlPr>
                <w:rPr>
                  <w:rFonts w:ascii="Cambria Math" w:hAnsi="Cambria Math"/>
                  <w:i/>
                </w:rPr>
              </m:ctrlPr>
            </m:dPr>
            <m:e>
              <m:r>
                <w:rPr>
                  <w:rFonts w:ascii="Cambria Math" w:hAnsi="Cambria Math"/>
                </w:rPr>
                <m:t xml:space="preserve">topic </m:t>
              </m:r>
              <m:r>
                <m:rPr>
                  <m:sty m:val="bi"/>
                </m:rPr>
                <w:rPr>
                  <w:rFonts w:ascii="Cambria Math" w:hAnsi="Cambria Math"/>
                </w:rPr>
                <m:t>t</m:t>
              </m:r>
              <m:ctrlPr>
                <w:rPr>
                  <w:rFonts w:ascii="Cambria Math" w:hAnsi="Cambria Math"/>
                  <w:b/>
                  <w:i/>
                </w:rPr>
              </m:ctrlPr>
            </m:e>
            <m:e>
              <m:r>
                <w:rPr>
                  <w:rFonts w:ascii="Cambria Math" w:hAnsi="Cambria Math"/>
                </w:rPr>
                <m:t xml:space="preserve">document </m:t>
              </m:r>
              <m:r>
                <m:rPr>
                  <m:sty m:val="bi"/>
                </m:rPr>
                <w:rPr>
                  <w:rFonts w:ascii="Cambria Math" w:hAnsi="Cambria Math"/>
                </w:rPr>
                <m:t>d</m:t>
              </m:r>
            </m:e>
          </m:d>
          <m:r>
            <w:rPr>
              <w:rFonts w:ascii="Cambria Math" w:hAnsi="Cambria Math"/>
            </w:rPr>
            <m:t>×</m:t>
          </m:r>
          <m:r>
            <m:rPr>
              <m:sty m:val="p"/>
            </m:rPr>
            <w:rPr>
              <w:rFonts w:ascii="Cambria Math" w:hAnsi="Cambria Math"/>
            </w:rPr>
            <m:t>p</m:t>
          </m:r>
          <m:d>
            <m:dPr>
              <m:ctrlPr>
                <w:rPr>
                  <w:rFonts w:ascii="Cambria Math" w:hAnsi="Cambria Math"/>
                  <w:b/>
                </w:rPr>
              </m:ctrlPr>
            </m:dPr>
            <m:e>
              <m:r>
                <w:rPr>
                  <w:rFonts w:ascii="Cambria Math" w:hAnsi="Cambria Math"/>
                </w:rPr>
                <m:t xml:space="preserve">word </m:t>
              </m:r>
              <m:r>
                <m:rPr>
                  <m:sty m:val="bi"/>
                </m:rPr>
                <w:rPr>
                  <w:rFonts w:ascii="Cambria Math" w:hAnsi="Cambria Math"/>
                </w:rPr>
                <m:t>w</m:t>
              </m:r>
              <m:ctrlPr>
                <w:rPr>
                  <w:rFonts w:ascii="Cambria Math" w:hAnsi="Cambria Math"/>
                  <w:b/>
                  <w:i/>
                </w:rPr>
              </m:ctrlPr>
            </m:e>
            <m:e>
              <m:r>
                <w:rPr>
                  <w:rFonts w:ascii="Cambria Math" w:hAnsi="Cambria Math"/>
                </w:rPr>
                <m:t xml:space="preserve">topic </m:t>
              </m:r>
              <m:r>
                <m:rPr>
                  <m:sty m:val="bi"/>
                </m:rPr>
                <w:rPr>
                  <w:rFonts w:ascii="Cambria Math" w:hAnsi="Cambria Math"/>
                </w:rPr>
                <m:t>t</m:t>
              </m:r>
            </m:e>
          </m:d>
          <m:r>
            <m:rPr>
              <m:sty m:val="bi"/>
            </m:rPr>
            <w:rPr>
              <w:rFonts w:ascii="Cambria Math" w:hAnsi="Cambria Math"/>
            </w:rPr>
            <m:t xml:space="preserve"> </m:t>
          </m:r>
        </m:oMath>
        <w:r w:rsidRPr="00C40BE0">
          <w:t xml:space="preserve">(theo mô hình sinh của chúng ta, điều này về cơ bản chính là xác suất mà topic </w:t>
        </w:r>
        <m:oMath>
          <m:r>
            <m:rPr>
              <m:sty m:val="bi"/>
            </m:rPr>
            <w:rPr>
              <w:rFonts w:ascii="Cambria Math" w:hAnsi="Cambria Math"/>
            </w:rPr>
            <m:t>t</m:t>
          </m:r>
        </m:oMath>
        <w:r w:rsidRPr="00C40BE0">
          <w:t xml:space="preserve"> được tạo ra từ từ </w:t>
        </w:r>
        <m:oMath>
          <m:r>
            <m:rPr>
              <m:sty m:val="bi"/>
            </m:rPr>
            <w:rPr>
              <w:rFonts w:ascii="Cambria Math" w:hAnsi="Cambria Math"/>
            </w:rPr>
            <m:t>w</m:t>
          </m:r>
        </m:oMath>
        <w:r w:rsidRPr="00C40BE0">
          <w:t>, do đó nó cũng có nghĩa là chúng ta đã resample</w:t>
        </w:r>
      </w:ins>
      <w:ins w:id="1779" w:author="John Tran" w:date="2016-01-13T23:09:00Z">
        <w:r w:rsidR="00C465D4">
          <w:t xml:space="preserve"> </w:t>
        </w:r>
      </w:ins>
      <w:ins w:id="1780" w:author="John Tran" w:date="2015-12-28T20:10:00Z">
        <w:r w:rsidRPr="00C40BE0">
          <w:t xml:space="preserve">(lấy mẫu lại) chủ đề mà từ hiện tại đang thuộc về với xác suất này). </w:t>
        </w:r>
        <w:r w:rsidRPr="00877A65">
          <w:t>Nói một cách khác, ở bướ</w:t>
        </w:r>
        <w:r w:rsidR="00C465D4">
          <w:t>c này</w:t>
        </w:r>
      </w:ins>
      <w:ins w:id="1781" w:author="John Tran" w:date="2016-01-13T23:10:00Z">
        <w:r w:rsidR="00C465D4">
          <w:t xml:space="preserve"> </w:t>
        </w:r>
      </w:ins>
      <w:ins w:id="1782" w:author="John Tran" w:date="2015-12-28T20:10:00Z">
        <w:r w:rsidRPr="00877A65">
          <w:t xml:space="preserve">chúng ta đang giả định rằng tất cả các topic đều đã được gán bởi một tập từ vựng </w:t>
        </w:r>
        <m:oMath>
          <m:r>
            <m:rPr>
              <m:sty m:val="bi"/>
            </m:rPr>
            <w:rPr>
              <w:rFonts w:ascii="Cambria Math" w:hAnsi="Cambria Math"/>
            </w:rPr>
            <m:t>w</m:t>
          </m:r>
        </m:oMath>
        <w:r w:rsidRPr="00877A65">
          <w:t xml:space="preserve"> nào đó, ngoại trừ từ </w:t>
        </w:r>
        <m:oMath>
          <m:r>
            <m:rPr>
              <m:sty m:val="bi"/>
            </m:rPr>
            <w:rPr>
              <w:rFonts w:ascii="Cambria Math" w:hAnsi="Cambria Math"/>
            </w:rPr>
            <m:t>w</m:t>
          </m:r>
        </m:oMath>
        <w:r w:rsidRPr="00877A65">
          <w:t xml:space="preserve"> hiện tại đang xét là </w:t>
        </w:r>
        <w:r w:rsidRPr="007D43B2">
          <w:t>đã</w:t>
        </w:r>
        <w:r>
          <w:t xml:space="preserve"> đúng. </w:t>
        </w:r>
        <w:r w:rsidRPr="007D43B2">
          <w:t>Sau đó, chúng ta sẽ cập nhật lại việ</w:t>
        </w:r>
        <w:r>
          <w:t>c gán của từ</w:t>
        </w:r>
        <m:oMath>
          <m:r>
            <m:rPr>
              <m:sty m:val="bi"/>
            </m:rPr>
            <w:rPr>
              <w:rFonts w:ascii="Cambria Math" w:hAnsi="Cambria Math"/>
            </w:rPr>
            <m:t xml:space="preserve"> w</m:t>
          </m:r>
        </m:oMath>
        <w:r>
          <w:t xml:space="preserve"> hiện tại vào topic</w:t>
        </w:r>
        <m:oMath>
          <m:r>
            <m:rPr>
              <m:sty m:val="bi"/>
            </m:rPr>
            <w:rPr>
              <w:rFonts w:ascii="Cambria Math" w:hAnsi="Cambria Math"/>
            </w:rPr>
            <m:t xml:space="preserve"> t</m:t>
          </m:r>
        </m:oMath>
        <w:r w:rsidRPr="007D43B2">
          <w:t>, bằng cách lặp lại quá trình trên.</w:t>
        </w:r>
      </w:ins>
    </w:p>
    <w:p w14:paraId="1E256CC4" w14:textId="0E9ABCBA" w:rsidR="00816573" w:rsidRPr="00DE270C" w:rsidRDefault="00816573" w:rsidP="00816573">
      <w:pPr>
        <w:pStyle w:val="ListParagraph"/>
        <w:numPr>
          <w:ilvl w:val="0"/>
          <w:numId w:val="35"/>
        </w:numPr>
        <w:spacing w:after="160" w:line="360" w:lineRule="auto"/>
        <w:rPr>
          <w:ins w:id="1783" w:author="John Tran" w:date="2015-12-28T20:10:00Z"/>
        </w:rPr>
      </w:pPr>
      <w:ins w:id="1784" w:author="John Tran" w:date="2015-12-28T20:10:00Z">
        <w:r>
          <w:t xml:space="preserve">Bước 3: </w:t>
        </w:r>
      </w:ins>
      <w:ins w:id="1785" w:author="John Tran" w:date="2016-01-13T23:11:00Z">
        <w:r w:rsidR="00C465D4">
          <w:t>T</w:t>
        </w:r>
      </w:ins>
      <w:ins w:id="1786" w:author="John Tran" w:date="2015-12-28T20:10:00Z">
        <w:r w:rsidRPr="00157A6D">
          <w:t>hực hiện việ</w:t>
        </w:r>
        <w:r w:rsidR="00C465D4">
          <w:t>c</w:t>
        </w:r>
        <w:r w:rsidRPr="00157A6D">
          <w:t xml:space="preserve"> lặp lại các quá trình trên nhiều lần, </w:t>
        </w:r>
      </w:ins>
      <w:ins w:id="1787" w:author="John Tran" w:date="2016-01-13T23:11:00Z">
        <w:r w:rsidR="00C465D4">
          <w:t>các topic</w:t>
        </w:r>
      </w:ins>
      <w:ins w:id="1788" w:author="John Tran" w:date="2015-12-28T20:10:00Z">
        <w:r w:rsidRPr="00157A6D">
          <w:t xml:space="preserve"> sẽ dần dần đạt được một trạng thái ổn định, và việc tạo ra topic – document sẽ</w:t>
        </w:r>
        <w:r>
          <w:t xml:space="preserve"> hoàn thành. </w:t>
        </w:r>
        <w:r w:rsidRPr="00157A6D">
          <w:t>Vì vậy, sử dụng việc những tập dữ liệu trên để có thể ước tính tập hợp topic nào cho mỗi document (bằng cách đếm tỉ lệ những từ đã được gán cho một topic trong document ấy) và những từ liên quan đến mỗi topic (bằng cách đếm tổng thể tỉ lệ của những từ đã được gán cho mỗi topic).</w:t>
        </w:r>
      </w:ins>
    </w:p>
    <w:p w14:paraId="1CCA531A" w14:textId="78CF8CA9" w:rsidR="00816573" w:rsidRPr="00C75F7D" w:rsidRDefault="00816573" w:rsidP="00816573">
      <w:pPr>
        <w:ind w:left="990" w:firstLine="450"/>
        <w:rPr>
          <w:ins w:id="1789" w:author="John Tran" w:date="2015-12-28T20:10:00Z"/>
          <w:rFonts w:cs="Times New Roman"/>
          <w:szCs w:val="26"/>
        </w:rPr>
      </w:pPr>
      <w:ins w:id="1790" w:author="John Tran" w:date="2015-12-28T20:10:00Z">
        <w:r w:rsidRPr="00C75F7D">
          <w:rPr>
            <w:rFonts w:cs="Times New Roman"/>
            <w:szCs w:val="26"/>
          </w:rPr>
          <w:t xml:space="preserve">Dưới đây là mã giải chi tiết của việc lấy mẫu Gibb theo các tác giả </w:t>
        </w:r>
      </w:ins>
      <w:ins w:id="1791" w:author="John Tran" w:date="2016-01-04T21:29:00Z">
        <w:r w:rsidR="00DC685A">
          <w:rPr>
            <w:rFonts w:cs="Times New Roman"/>
            <w:szCs w:val="26"/>
            <w:lang w:val="en-US"/>
          </w:rPr>
          <w:t>trong tài liệu</w:t>
        </w:r>
      </w:ins>
      <w:ins w:id="1792" w:author="John Tran" w:date="2015-12-28T20:10:00Z">
        <w:r w:rsidRPr="00C75F7D">
          <w:rPr>
            <w:rFonts w:cs="Times New Roman"/>
            <w:szCs w:val="26"/>
          </w:rPr>
          <w:t xml:space="preserve"> [</w:t>
        </w:r>
      </w:ins>
      <w:ins w:id="1793" w:author="John Tran" w:date="2016-01-04T21:29:00Z">
        <w:r w:rsidR="00DC685A">
          <w:rPr>
            <w:rFonts w:cs="Times New Roman"/>
            <w:szCs w:val="26"/>
            <w:lang w:val="en-US"/>
          </w:rPr>
          <w:t>17</w:t>
        </w:r>
      </w:ins>
      <w:ins w:id="1794" w:author="John Tran" w:date="2015-12-28T20:10:00Z">
        <w:r w:rsidRPr="00C75F7D">
          <w:rPr>
            <w:rFonts w:cs="Times New Roman"/>
            <w:szCs w:val="26"/>
          </w:rPr>
          <w:t>].</w:t>
        </w:r>
      </w:ins>
    </w:p>
    <w:p w14:paraId="18E2D341" w14:textId="77777777" w:rsidR="00816573" w:rsidRPr="00947F6B" w:rsidRDefault="00816573" w:rsidP="00816573">
      <w:pPr>
        <w:rPr>
          <w:ins w:id="1795" w:author="John Tran" w:date="2015-12-28T20:10:00Z"/>
          <w:rFonts w:asciiTheme="majorHAnsi" w:hAnsiTheme="majorHAnsi" w:cstheme="majorHAnsi"/>
          <w:szCs w:val="26"/>
        </w:rPr>
      </w:pPr>
      <w:ins w:id="1796" w:author="John Tran" w:date="2015-12-28T20:10:00Z">
        <w:r>
          <w:rPr>
            <w:noProof/>
            <w:lang w:val="en-US" w:eastAsia="ja-JP"/>
          </w:rPr>
          <mc:AlternateContent>
            <mc:Choice Requires="wps">
              <w:drawing>
                <wp:anchor distT="0" distB="0" distL="114300" distR="114300" simplePos="0" relativeHeight="251658254" behindDoc="0" locked="0" layoutInCell="1" allowOverlap="1" wp14:anchorId="5FE578BA" wp14:editId="01557215">
                  <wp:simplePos x="0" y="0"/>
                  <wp:positionH relativeFrom="margin">
                    <wp:align>right</wp:align>
                  </wp:positionH>
                  <wp:positionV relativeFrom="paragraph">
                    <wp:posOffset>42545</wp:posOffset>
                  </wp:positionV>
                  <wp:extent cx="4926330" cy="3581400"/>
                  <wp:effectExtent l="0" t="0" r="26670" b="19050"/>
                  <wp:wrapSquare wrapText="bothSides"/>
                  <wp:docPr id="26" name="Rectangle 26"/>
                  <wp:cNvGraphicFramePr/>
                  <a:graphic xmlns:a="http://schemas.openxmlformats.org/drawingml/2006/main">
                    <a:graphicData uri="http://schemas.microsoft.com/office/word/2010/wordprocessingShape">
                      <wps:wsp>
                        <wps:cNvSpPr/>
                        <wps:spPr>
                          <a:xfrm>
                            <a:off x="0" y="0"/>
                            <a:ext cx="4926330" cy="35814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E4A0B"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b/>
                                  <w:color w:val="000000" w:themeColor="text1"/>
                                  <w:szCs w:val="26"/>
                                </w:rPr>
                                <w:t>Input</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words</w:t>
                              </w:r>
                              <m:oMath>
                                <m:r>
                                  <w:rPr>
                                    <w:rFonts w:ascii="Cambria Math" w:hAnsi="Cambria Math" w:cs="Times New Roman"/>
                                    <w:color w:val="000000" w:themeColor="text1"/>
                                    <w:szCs w:val="26"/>
                                  </w:rPr>
                                  <m:t xml:space="preserve"> </m:t>
                                </m:r>
                                <m:r>
                                  <m:rPr>
                                    <m:sty m:val="bi"/>
                                  </m:rPr>
                                  <w:rPr>
                                    <w:rFonts w:ascii="Cambria Math" w:hAnsi="Cambria Math" w:cs="Times New Roman"/>
                                    <w:color w:val="000000" w:themeColor="text1"/>
                                    <w:szCs w:val="26"/>
                                  </w:rPr>
                                  <m:t>w</m:t>
                                </m:r>
                                <m:r>
                                  <w:rPr>
                                    <w:rFonts w:ascii="Cambria Math" w:hAnsi="Cambria Math" w:cs="Times New Roman"/>
                                    <w:color w:val="000000" w:themeColor="text1"/>
                                    <w:szCs w:val="26"/>
                                  </w:rPr>
                                  <m:t xml:space="preserve">∈documents </m:t>
                                </m:r>
                                <m:r>
                                  <m:rPr>
                                    <m:sty m:val="bi"/>
                                  </m:rPr>
                                  <w:rPr>
                                    <w:rFonts w:ascii="Cambria Math" w:hAnsi="Cambria Math" w:cs="Times New Roman"/>
                                    <w:color w:val="000000" w:themeColor="text1"/>
                                    <w:szCs w:val="26"/>
                                  </w:rPr>
                                  <m:t>d</m:t>
                                </m:r>
                              </m:oMath>
                            </w:p>
                            <w:p w14:paraId="2F3B5D57"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b/>
                                  <w:color w:val="000000" w:themeColor="text1"/>
                                  <w:szCs w:val="26"/>
                                </w:rPr>
                                <w:t>Ouput</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topic</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assignments</w:t>
                              </w:r>
                              <m:oMath>
                                <m:r>
                                  <w:rPr>
                                    <w:rFonts w:ascii="Cambria Math" w:hAnsi="Cambria Math" w:cs="Times New Roman"/>
                                    <w:color w:val="000000" w:themeColor="text1"/>
                                    <w:szCs w:val="26"/>
                                  </w:rPr>
                                  <m:t xml:space="preserve"> </m:t>
                                </m:r>
                                <m:r>
                                  <m:rPr>
                                    <m:sty m:val="bi"/>
                                  </m:rPr>
                                  <w:rPr>
                                    <w:rFonts w:ascii="Cambria Math" w:hAnsi="Cambria Math" w:cs="Times New Roman"/>
                                    <w:color w:val="000000" w:themeColor="text1"/>
                                    <w:szCs w:val="26"/>
                                  </w:rPr>
                                  <m:t>z</m:t>
                                </m:r>
                                <m:r>
                                  <w:rPr>
                                    <w:rFonts w:ascii="Cambria Math" w:hAnsi="Cambria Math" w:cs="Times New Roman"/>
                                    <w:color w:val="000000" w:themeColor="text1"/>
                                    <w:szCs w:val="26"/>
                                  </w:rPr>
                                  <m:t xml:space="preserve"> </m:t>
                                </m:r>
                              </m:oMath>
                              <w:r w:rsidRPr="00EA46E4">
                                <w:rPr>
                                  <w:rFonts w:ascii="Cambria Math" w:hAnsi="Cambria Math" w:cs="Times New Roman"/>
                                  <w:color w:val="000000" w:themeColor="text1"/>
                                  <w:szCs w:val="26"/>
                                </w:rPr>
                                <w:t>and</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counts</w:t>
                              </w:r>
                              <m:oMath>
                                <m:r>
                                  <w:rPr>
                                    <w:rFonts w:ascii="Cambria Math"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d,k</m:t>
                                    </m:r>
                                  </m:sub>
                                </m:sSub>
                                <m:r>
                                  <w:rPr>
                                    <w:rFonts w:ascii="Cambria Math"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k,w</m:t>
                                    </m:r>
                                  </m:sub>
                                </m:sSub>
                                <m:r>
                                  <w:rPr>
                                    <w:rFonts w:ascii="Cambria Math" w:hAnsi="Cambria Math" w:cs="Times New Roman"/>
                                    <w:color w:val="000000" w:themeColor="text1"/>
                                    <w:szCs w:val="26"/>
                                  </w:rPr>
                                  <m:t xml:space="preserve"> </m:t>
                                </m:r>
                              </m:oMath>
                              <w:r w:rsidRPr="00EA46E4">
                                <w:rPr>
                                  <w:rFonts w:ascii="Cambria Math" w:hAnsi="Cambria Math" w:cs="Times New Roman"/>
                                  <w:color w:val="000000" w:themeColor="text1"/>
                                  <w:szCs w:val="26"/>
                                </w:rPr>
                                <w:t>và</w:t>
                              </w:r>
                              <m:oMath>
                                <m:r>
                                  <w:rPr>
                                    <w:rFonts w:ascii="Cambria Math"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m:t>
                                    </m:r>
                                  </m:sub>
                                </m:sSub>
                              </m:oMath>
                            </w:p>
                            <w:p w14:paraId="1378A82D"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b/>
                                  <w:color w:val="000000" w:themeColor="text1"/>
                                  <w:szCs w:val="26"/>
                                </w:rPr>
                                <w:t>begin</w:t>
                              </w:r>
                            </w:p>
                            <w:p w14:paraId="16D88A76"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color w:val="000000" w:themeColor="text1"/>
                                  <w:szCs w:val="26"/>
                                </w:rPr>
                                <w:t>randomly</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initialize</w:t>
                              </w:r>
                              <m:oMath>
                                <m:r>
                                  <w:rPr>
                                    <w:rFonts w:ascii="Cambria Math" w:hAnsi="Cambria Math" w:cs="Times New Roman"/>
                                    <w:color w:val="000000" w:themeColor="text1"/>
                                    <w:szCs w:val="26"/>
                                  </w:rPr>
                                  <m:t xml:space="preserve"> </m:t>
                                </m:r>
                                <m:r>
                                  <m:rPr>
                                    <m:sty m:val="bi"/>
                                  </m:rPr>
                                  <w:rPr>
                                    <w:rFonts w:ascii="Cambria Math" w:hAnsi="Cambria Math" w:cs="Times New Roman"/>
                                    <w:color w:val="000000" w:themeColor="text1"/>
                                    <w:szCs w:val="26"/>
                                  </w:rPr>
                                  <m:t>z</m:t>
                                </m:r>
                                <m:r>
                                  <w:rPr>
                                    <w:rFonts w:ascii="Cambria Math" w:hAnsi="Cambria Math" w:cs="Times New Roman"/>
                                    <w:color w:val="000000" w:themeColor="text1"/>
                                    <w:szCs w:val="26"/>
                                  </w:rPr>
                                  <m:t xml:space="preserve"> </m:t>
                                </m:r>
                              </m:oMath>
                              <w:r w:rsidRPr="00EA46E4">
                                <w:rPr>
                                  <w:rFonts w:ascii="Cambria Math" w:hAnsi="Cambria Math" w:cs="Times New Roman"/>
                                  <w:color w:val="000000" w:themeColor="text1"/>
                                  <w:szCs w:val="26"/>
                                </w:rPr>
                                <w:t>and</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increment</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counters</w:t>
                              </w:r>
                            </w:p>
                            <w:p w14:paraId="0C44889E"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foreach</w:t>
                              </w:r>
                              <w:r w:rsidRPr="00EA46E4">
                                <w:rPr>
                                  <w:rFonts w:ascii="Cambria Math" w:hAnsi="Cambria Math" w:cs="Times New Roman"/>
                                  <w:i/>
                                  <w:color w:val="000000" w:themeColor="text1"/>
                                  <w:szCs w:val="26"/>
                                </w:rPr>
                                <w:t xml:space="preserve"> iteration </w:t>
                              </w:r>
                              <w:r w:rsidRPr="00EA46E4">
                                <w:rPr>
                                  <w:rFonts w:ascii="Cambria Math" w:hAnsi="Cambria Math" w:cs="Times New Roman"/>
                                  <w:b/>
                                  <w:color w:val="000000" w:themeColor="text1"/>
                                  <w:szCs w:val="26"/>
                                </w:rPr>
                                <w:t>do</w:t>
                              </w:r>
                            </w:p>
                            <w:p w14:paraId="3C39CE45"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for</w:t>
                              </w:r>
                              <m:oMath>
                                <m:r>
                                  <w:rPr>
                                    <w:rFonts w:ascii="Cambria Math" w:hAnsi="Cambria Math" w:cs="Times New Roman"/>
                                    <w:color w:val="000000" w:themeColor="text1"/>
                                    <w:szCs w:val="26"/>
                                  </w:rPr>
                                  <m:t xml:space="preserve"> i=0→N-1 </m:t>
                                </m:r>
                              </m:oMath>
                              <w:r w:rsidRPr="00EA46E4">
                                <w:rPr>
                                  <w:rFonts w:ascii="Cambria Math" w:hAnsi="Cambria Math" w:cs="Times New Roman"/>
                                  <w:b/>
                                  <w:color w:val="000000" w:themeColor="text1"/>
                                  <w:szCs w:val="26"/>
                                </w:rPr>
                                <w:t>do</w:t>
                              </w:r>
                            </w:p>
                            <w:p w14:paraId="10AB01BD" w14:textId="77777777" w:rsidR="00832440" w:rsidRPr="00EA46E4" w:rsidRDefault="00832440" w:rsidP="00816573">
                              <w:pPr>
                                <w:spacing w:after="0" w:line="240" w:lineRule="auto"/>
                                <w:rPr>
                                  <w:rFonts w:ascii="Cambria Math" w:eastAsiaTheme="minorEastAsia" w:hAnsi="Cambria Math" w:cs="Times New Roman" w:hint="eastAsia"/>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word ← w</m:t>
                                </m:r>
                                <m:d>
                                  <m:dPr>
                                    <m:begChr m:val="["/>
                                    <m:endChr m:val="]"/>
                                    <m:ctrlPr>
                                      <w:rPr>
                                        <w:rFonts w:ascii="Cambria Math" w:hAnsi="Cambria Math" w:cs="Times New Roman"/>
                                        <w:i/>
                                        <w:color w:val="000000" w:themeColor="text1"/>
                                        <w:szCs w:val="26"/>
                                      </w:rPr>
                                    </m:ctrlPr>
                                  </m:dPr>
                                  <m:e>
                                    <m:r>
                                      <w:rPr>
                                        <w:rFonts w:ascii="Cambria Math" w:hAnsi="Cambria Math" w:cs="Times New Roman"/>
                                        <w:color w:val="000000" w:themeColor="text1"/>
                                        <w:szCs w:val="26"/>
                                      </w:rPr>
                                      <m:t>i</m:t>
                                    </m:r>
                                  </m:e>
                                </m:d>
                              </m:oMath>
                            </w:p>
                            <w:p w14:paraId="0B6E6CE1"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topic ←z[i]</m:t>
                                </m:r>
                              </m:oMath>
                            </w:p>
                            <w:p w14:paraId="2653B694"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d,topic</m:t>
                                    </m:r>
                                  </m:sub>
                                </m:sSub>
                                <m:r>
                                  <w:rPr>
                                    <w:rFonts w:ascii="Cambria Math" w:hAnsi="Cambria Math" w:cs="Times New Roman"/>
                                    <w:color w:val="000000" w:themeColor="text1"/>
                                    <w:szCs w:val="26"/>
                                  </w:rPr>
                                  <m:t>-=1;</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word,topic</m:t>
                                    </m:r>
                                  </m:sub>
                                </m:sSub>
                                <m:r>
                                  <w:rPr>
                                    <w:rFonts w:ascii="Cambria Math" w:hAnsi="Cambria Math" w:cs="Times New Roman"/>
                                    <w:color w:val="000000" w:themeColor="text1"/>
                                    <w:szCs w:val="26"/>
                                  </w:rPr>
                                  <m:t>-=1;</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topic</m:t>
                                    </m:r>
                                  </m:sub>
                                </m:sSub>
                                <m:r>
                                  <w:rPr>
                                    <w:rFonts w:ascii="Cambria Math" w:hAnsi="Cambria Math" w:cs="Times New Roman"/>
                                    <w:color w:val="000000" w:themeColor="text1"/>
                                    <w:szCs w:val="26"/>
                                  </w:rPr>
                                  <m:t>-=1</m:t>
                                </m:r>
                              </m:oMath>
                            </w:p>
                            <w:p w14:paraId="74900023"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for</w:t>
                              </w:r>
                              <m:oMath>
                                <m:r>
                                  <w:rPr>
                                    <w:rFonts w:ascii="Cambria Math" w:hAnsi="Cambria Math" w:cs="Times New Roman"/>
                                    <w:color w:val="000000" w:themeColor="text1"/>
                                    <w:szCs w:val="26"/>
                                  </w:rPr>
                                  <m:t xml:space="preserve"> k=0→K-1 </m:t>
                                </m:r>
                              </m:oMath>
                              <w:r w:rsidRPr="00EA46E4">
                                <w:rPr>
                                  <w:rFonts w:ascii="Cambria Math" w:hAnsi="Cambria Math" w:cs="Times New Roman"/>
                                  <w:b/>
                                  <w:color w:val="000000" w:themeColor="text1"/>
                                  <w:szCs w:val="26"/>
                                </w:rPr>
                                <w:t>do</w:t>
                              </w:r>
                            </w:p>
                            <w:p w14:paraId="53623DA4"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p</m:t>
                                </m:r>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z=k|∙</m:t>
                                    </m:r>
                                  </m:e>
                                </m:d>
                                <m:r>
                                  <w:rPr>
                                    <w:rFonts w:ascii="Cambria Math" w:hAnsi="Cambria Math" w:cs="Times New Roman"/>
                                    <w:color w:val="000000" w:themeColor="text1"/>
                                    <w:szCs w:val="26"/>
                                  </w:rPr>
                                  <m:t>=(</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d,k</m:t>
                                    </m:r>
                                  </m:sub>
                                </m:sSub>
                                <m:r>
                                  <w:rPr>
                                    <w:rFonts w:ascii="Cambria Math" w:hAnsi="Cambria Math" w:cs="Times New Roman"/>
                                    <w:color w:val="000000" w:themeColor="text1"/>
                                    <w:szCs w:val="26"/>
                                  </w:rPr>
                                  <m:t>+</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α</m:t>
                                    </m:r>
                                  </m:e>
                                  <m:sub>
                                    <m:r>
                                      <w:rPr>
                                        <w:rFonts w:ascii="Cambria Math" w:hAnsi="Cambria Math" w:cs="Times New Roman"/>
                                        <w:color w:val="000000" w:themeColor="text1"/>
                                        <w:szCs w:val="26"/>
                                      </w:rPr>
                                      <m:t>k</m:t>
                                    </m:r>
                                  </m:sub>
                                </m:sSub>
                                <m:r>
                                  <w:rPr>
                                    <w:rFonts w:ascii="Cambria Math" w:hAnsi="Cambria Math" w:cs="Times New Roman"/>
                                    <w:color w:val="000000" w:themeColor="text1"/>
                                    <w:szCs w:val="26"/>
                                  </w:rPr>
                                  <m:t>)</m:t>
                                </m:r>
                                <m:f>
                                  <m:fPr>
                                    <m:ctrlPr>
                                      <w:rPr>
                                        <w:rFonts w:ascii="Cambria Math" w:eastAsiaTheme="minorEastAsia" w:hAnsi="Cambria Math" w:cs="Times New Roman"/>
                                        <w:i/>
                                        <w:color w:val="000000" w:themeColor="text1"/>
                                        <w:szCs w:val="26"/>
                                        <w:lang w:eastAsia="ja-JP"/>
                                      </w:rPr>
                                    </m:ctrlPr>
                                  </m:fPr>
                                  <m:num>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k,w</m:t>
                                        </m:r>
                                      </m:sub>
                                    </m:sSub>
                                    <m:r>
                                      <w:rPr>
                                        <w:rFonts w:ascii="Cambria Math" w:hAnsi="Cambria Math" w:cs="Times New Roman"/>
                                        <w:color w:val="000000" w:themeColor="text1"/>
                                        <w:szCs w:val="26"/>
                                      </w:rPr>
                                      <m:t>+</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β</m:t>
                                        </m:r>
                                      </m:e>
                                      <m:sub>
                                        <m:r>
                                          <w:rPr>
                                            <w:rFonts w:ascii="Cambria Math" w:hAnsi="Cambria Math" w:cs="Times New Roman"/>
                                            <w:color w:val="000000" w:themeColor="text1"/>
                                            <w:szCs w:val="26"/>
                                          </w:rPr>
                                          <m:t>w</m:t>
                                        </m:r>
                                      </m:sub>
                                    </m:sSub>
                                  </m:num>
                                  <m:den>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m:t>
                                        </m:r>
                                      </m:sub>
                                    </m:sSub>
                                    <m:r>
                                      <w:rPr>
                                        <w:rFonts w:ascii="Cambria Math" w:hAnsi="Cambria Math" w:cs="Times New Roman"/>
                                        <w:color w:val="000000" w:themeColor="text1"/>
                                        <w:szCs w:val="26"/>
                                      </w:rPr>
                                      <m:t>+β×W</m:t>
                                    </m:r>
                                  </m:den>
                                </m:f>
                                <m:r>
                                  <w:rPr>
                                    <w:rFonts w:ascii="Cambria Math" w:hAnsi="Cambria Math" w:cs="Times New Roman"/>
                                    <w:color w:val="000000" w:themeColor="text1"/>
                                    <w:szCs w:val="26"/>
                                  </w:rPr>
                                  <m:t xml:space="preserve"> </m:t>
                                </m:r>
                              </m:oMath>
                            </w:p>
                            <w:p w14:paraId="7AE3B163"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end</w:t>
                              </w:r>
                            </w:p>
                            <w:p w14:paraId="0C1929FD" w14:textId="77777777" w:rsidR="00832440" w:rsidRPr="00EA46E4" w:rsidRDefault="00832440" w:rsidP="00816573">
                              <w:pPr>
                                <w:spacing w:after="0" w:line="240" w:lineRule="auto"/>
                                <w:rPr>
                                  <w:rFonts w:ascii="Cambria Math" w:eastAsiaTheme="minorEastAsia" w:hAnsi="Cambria Math" w:cs="Times New Roman" w:hint="eastAsia"/>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topic ←sample from p</m:t>
                                </m:r>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z</m:t>
                                    </m:r>
                                  </m:e>
                                  <m:e>
                                    <m:r>
                                      <w:rPr>
                                        <w:rFonts w:ascii="Cambria Math" w:hAnsi="Cambria Math" w:cs="Times New Roman"/>
                                        <w:color w:val="000000" w:themeColor="text1"/>
                                        <w:szCs w:val="26"/>
                                      </w:rPr>
                                      <m:t>∙</m:t>
                                    </m:r>
                                  </m:e>
                                </m:d>
                              </m:oMath>
                            </w:p>
                            <w:p w14:paraId="3C6C8EAD"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z[i]←topic</m:t>
                                </m:r>
                              </m:oMath>
                            </w:p>
                            <w:p w14:paraId="2BAA4C6E"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d,topic</m:t>
                                    </m:r>
                                  </m:sub>
                                </m:sSub>
                                <m:r>
                                  <w:rPr>
                                    <w:rFonts w:ascii="Cambria Math" w:hAnsi="Cambria Math" w:cs="Times New Roman"/>
                                    <w:color w:val="000000" w:themeColor="text1"/>
                                    <w:szCs w:val="26"/>
                                  </w:rPr>
                                  <m:t>+=1;</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word,topic</m:t>
                                    </m:r>
                                  </m:sub>
                                </m:sSub>
                                <m:r>
                                  <w:rPr>
                                    <w:rFonts w:ascii="Cambria Math" w:hAnsi="Cambria Math" w:cs="Times New Roman"/>
                                    <w:color w:val="000000" w:themeColor="text1"/>
                                    <w:szCs w:val="26"/>
                                  </w:rPr>
                                  <m:t>+=1;</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topic</m:t>
                                    </m:r>
                                  </m:sub>
                                </m:sSub>
                                <m:r>
                                  <w:rPr>
                                    <w:rFonts w:ascii="Cambria Math" w:hAnsi="Cambria Math" w:cs="Times New Roman"/>
                                    <w:color w:val="000000" w:themeColor="text1"/>
                                    <w:szCs w:val="26"/>
                                  </w:rPr>
                                  <m:t>+=1</m:t>
                                </m:r>
                              </m:oMath>
                            </w:p>
                            <w:p w14:paraId="3F42D9AC"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end</w:t>
                              </w:r>
                            </w:p>
                            <w:p w14:paraId="02A580CB" w14:textId="77777777" w:rsidR="00832440" w:rsidRPr="00EA46E4" w:rsidRDefault="00832440" w:rsidP="00816573">
                              <w:pPr>
                                <w:spacing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end</w:t>
                              </w:r>
                            </w:p>
                            <w:p w14:paraId="224A8F0A" w14:textId="77777777" w:rsidR="00832440" w:rsidRPr="00EA46E4" w:rsidRDefault="00832440" w:rsidP="00816573">
                              <w:pPr>
                                <w:spacing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return</w:t>
                              </w:r>
                              <w:r w:rsidRPr="00EA46E4">
                                <w:rPr>
                                  <w:rFonts w:ascii="Cambria Math" w:hAnsi="Cambria Math" w:cs="Times New Roman"/>
                                  <w:i/>
                                  <w:color w:val="000000" w:themeColor="text1"/>
                                  <w:szCs w:val="26"/>
                                </w:rPr>
                                <w:t xml:space="preserve"> z, </w:t>
                              </w:r>
                              <m:oMath>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d,k</m:t>
                                    </m:r>
                                  </m:sub>
                                </m:sSub>
                                <m:r>
                                  <w:rPr>
                                    <w:rFonts w:ascii="Cambria Math"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k,w</m:t>
                                    </m:r>
                                  </m:sub>
                                </m:sSub>
                                <m:r>
                                  <w:rPr>
                                    <w:rFonts w:ascii="Cambria Math" w:hAnsi="Cambria Math" w:cs="Times New Roman"/>
                                    <w:color w:val="000000" w:themeColor="text1"/>
                                    <w:szCs w:val="26"/>
                                  </w:rPr>
                                  <m:t>,</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m:t>
                                    </m:r>
                                  </m:sub>
                                </m:sSub>
                              </m:oMath>
                            </w:p>
                            <w:p w14:paraId="215E3B51" w14:textId="77777777" w:rsidR="00832440" w:rsidRPr="00EA46E4" w:rsidRDefault="00832440" w:rsidP="00816573">
                              <w:pPr>
                                <w:spacing w:line="240" w:lineRule="auto"/>
                                <w:rPr>
                                  <w:rFonts w:ascii="Cambria Math" w:eastAsiaTheme="minorEastAsia" w:hAnsi="Cambria Math" w:cs="Times New Roman" w:hint="eastAsia"/>
                                  <w:i/>
                                  <w:color w:val="000000" w:themeColor="text1"/>
                                  <w:szCs w:val="26"/>
                                </w:rPr>
                              </w:pPr>
                              <w:r w:rsidRPr="00EA46E4">
                                <w:rPr>
                                  <w:rFonts w:ascii="Cambria Math" w:hAnsi="Cambria Math" w:cs="Times New Roman"/>
                                  <w:b/>
                                  <w:color w:val="000000" w:themeColor="text1"/>
                                  <w:szCs w:val="26"/>
                                </w:rPr>
                                <w:t>end</w:t>
                              </w:r>
                              <w:r w:rsidRPr="00EA46E4">
                                <w:rPr>
                                  <w:rFonts w:ascii="Cambria Math" w:hAnsi="Cambria Math" w:cs="Times New Roman"/>
                                  <w:i/>
                                  <w:color w:val="000000" w:themeColor="text1"/>
                                  <w:szCs w:val="26"/>
                                </w:rPr>
                                <w:t xml:space="preserve">  </w:t>
                              </w:r>
                            </w:p>
                            <w:p w14:paraId="37166440" w14:textId="77777777" w:rsidR="00832440" w:rsidRPr="00081B60" w:rsidRDefault="00832440" w:rsidP="0081657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578BA" id="Rectangle 26" o:spid="_x0000_s1026" style="position:absolute;left:0;text-align:left;margin-left:336.7pt;margin-top:3.35pt;width:387.9pt;height:282pt;z-index:25165825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" fillcolor="white [3212]" strokecolor="black [3213]" strokeweight="1.5pt">
                  <v:textbox>
                    <w:txbxContent>
                      <w:p w14:paraId="300E4A0B"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b/>
                            <w:color w:val="000000" w:themeColor="text1"/>
                            <w:szCs w:val="26"/>
                          </w:rPr>
                          <w:t>Input</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words</w:t>
                        </w:r>
                        <m:oMath>
                          <m:r>
                            <w:rPr>
                              <w:rFonts w:ascii="Cambria Math" w:hAnsi="Cambria Math" w:cs="Times New Roman"/>
                              <w:color w:val="000000" w:themeColor="text1"/>
                              <w:szCs w:val="26"/>
                            </w:rPr>
                            <m:t xml:space="preserve"> </m:t>
                          </m:r>
                          <m:r>
                            <m:rPr>
                              <m:sty m:val="bi"/>
                            </m:rPr>
                            <w:rPr>
                              <w:rFonts w:ascii="Cambria Math" w:hAnsi="Cambria Math" w:cs="Times New Roman"/>
                              <w:color w:val="000000" w:themeColor="text1"/>
                              <w:szCs w:val="26"/>
                            </w:rPr>
                            <m:t>w</m:t>
                          </m:r>
                          <m:r>
                            <w:rPr>
                              <w:rFonts w:ascii="Cambria Math" w:hAnsi="Cambria Math" w:cs="Times New Roman"/>
                              <w:color w:val="000000" w:themeColor="text1"/>
                              <w:szCs w:val="26"/>
                            </w:rPr>
                            <m:t xml:space="preserve">∈documents </m:t>
                          </m:r>
                          <m:r>
                            <m:rPr>
                              <m:sty m:val="bi"/>
                            </m:rPr>
                            <w:rPr>
                              <w:rFonts w:ascii="Cambria Math" w:hAnsi="Cambria Math" w:cs="Times New Roman"/>
                              <w:color w:val="000000" w:themeColor="text1"/>
                              <w:szCs w:val="26"/>
                            </w:rPr>
                            <m:t>d</m:t>
                          </m:r>
                        </m:oMath>
                      </w:p>
                      <w:p w14:paraId="2F3B5D57"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b/>
                            <w:color w:val="000000" w:themeColor="text1"/>
                            <w:szCs w:val="26"/>
                          </w:rPr>
                          <w:t>Ouput</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topic</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assignments</w:t>
                        </w:r>
                        <m:oMath>
                          <m:r>
                            <w:rPr>
                              <w:rFonts w:ascii="Cambria Math" w:hAnsi="Cambria Math" w:cs="Times New Roman"/>
                              <w:color w:val="000000" w:themeColor="text1"/>
                              <w:szCs w:val="26"/>
                            </w:rPr>
                            <m:t xml:space="preserve"> </m:t>
                          </m:r>
                          <m:r>
                            <m:rPr>
                              <m:sty m:val="bi"/>
                            </m:rPr>
                            <w:rPr>
                              <w:rFonts w:ascii="Cambria Math" w:hAnsi="Cambria Math" w:cs="Times New Roman"/>
                              <w:color w:val="000000" w:themeColor="text1"/>
                              <w:szCs w:val="26"/>
                            </w:rPr>
                            <m:t>z</m:t>
                          </m:r>
                          <m:r>
                            <w:rPr>
                              <w:rFonts w:ascii="Cambria Math" w:hAnsi="Cambria Math" w:cs="Times New Roman"/>
                              <w:color w:val="000000" w:themeColor="text1"/>
                              <w:szCs w:val="26"/>
                            </w:rPr>
                            <m:t xml:space="preserve"> </m:t>
                          </m:r>
                        </m:oMath>
                        <w:r w:rsidRPr="00EA46E4">
                          <w:rPr>
                            <w:rFonts w:ascii="Cambria Math" w:hAnsi="Cambria Math" w:cs="Times New Roman"/>
                            <w:color w:val="000000" w:themeColor="text1"/>
                            <w:szCs w:val="26"/>
                          </w:rPr>
                          <w:t>and</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counts</w:t>
                        </w:r>
                        <m:oMath>
                          <m:r>
                            <w:rPr>
                              <w:rFonts w:ascii="Cambria Math"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d,k</m:t>
                              </m:r>
                            </m:sub>
                          </m:sSub>
                          <m:r>
                            <w:rPr>
                              <w:rFonts w:ascii="Cambria Math"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k,w</m:t>
                              </m:r>
                            </m:sub>
                          </m:sSub>
                          <m:r>
                            <w:rPr>
                              <w:rFonts w:ascii="Cambria Math" w:hAnsi="Cambria Math" w:cs="Times New Roman"/>
                              <w:color w:val="000000" w:themeColor="text1"/>
                              <w:szCs w:val="26"/>
                            </w:rPr>
                            <m:t xml:space="preserve"> </m:t>
                          </m:r>
                        </m:oMath>
                        <w:r w:rsidRPr="00EA46E4">
                          <w:rPr>
                            <w:rFonts w:ascii="Cambria Math" w:hAnsi="Cambria Math" w:cs="Times New Roman"/>
                            <w:color w:val="000000" w:themeColor="text1"/>
                            <w:szCs w:val="26"/>
                          </w:rPr>
                          <w:t>và</w:t>
                        </w:r>
                        <m:oMath>
                          <m:r>
                            <w:rPr>
                              <w:rFonts w:ascii="Cambria Math"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m:t>
                              </m:r>
                            </m:sub>
                          </m:sSub>
                        </m:oMath>
                      </w:p>
                      <w:p w14:paraId="1378A82D"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b/>
                            <w:color w:val="000000" w:themeColor="text1"/>
                            <w:szCs w:val="26"/>
                          </w:rPr>
                          <w:t>begin</w:t>
                        </w:r>
                      </w:p>
                      <w:p w14:paraId="16D88A76"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color w:val="000000" w:themeColor="text1"/>
                            <w:szCs w:val="26"/>
                          </w:rPr>
                          <w:t>randomly</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initialize</w:t>
                        </w:r>
                        <m:oMath>
                          <m:r>
                            <w:rPr>
                              <w:rFonts w:ascii="Cambria Math" w:hAnsi="Cambria Math" w:cs="Times New Roman"/>
                              <w:color w:val="000000" w:themeColor="text1"/>
                              <w:szCs w:val="26"/>
                            </w:rPr>
                            <m:t xml:space="preserve"> </m:t>
                          </m:r>
                          <m:r>
                            <m:rPr>
                              <m:sty m:val="bi"/>
                            </m:rPr>
                            <w:rPr>
                              <w:rFonts w:ascii="Cambria Math" w:hAnsi="Cambria Math" w:cs="Times New Roman"/>
                              <w:color w:val="000000" w:themeColor="text1"/>
                              <w:szCs w:val="26"/>
                            </w:rPr>
                            <m:t>z</m:t>
                          </m:r>
                          <m:r>
                            <w:rPr>
                              <w:rFonts w:ascii="Cambria Math" w:hAnsi="Cambria Math" w:cs="Times New Roman"/>
                              <w:color w:val="000000" w:themeColor="text1"/>
                              <w:szCs w:val="26"/>
                            </w:rPr>
                            <m:t xml:space="preserve"> </m:t>
                          </m:r>
                        </m:oMath>
                        <w:r w:rsidRPr="00EA46E4">
                          <w:rPr>
                            <w:rFonts w:ascii="Cambria Math" w:hAnsi="Cambria Math" w:cs="Times New Roman"/>
                            <w:color w:val="000000" w:themeColor="text1"/>
                            <w:szCs w:val="26"/>
                          </w:rPr>
                          <w:t>and</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increment</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counters</w:t>
                        </w:r>
                      </w:p>
                      <w:p w14:paraId="0C44889E"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foreach</w:t>
                        </w:r>
                        <w:r w:rsidRPr="00EA46E4">
                          <w:rPr>
                            <w:rFonts w:ascii="Cambria Math" w:hAnsi="Cambria Math" w:cs="Times New Roman"/>
                            <w:i/>
                            <w:color w:val="000000" w:themeColor="text1"/>
                            <w:szCs w:val="26"/>
                          </w:rPr>
                          <w:t xml:space="preserve"> iteration </w:t>
                        </w:r>
                        <w:r w:rsidRPr="00EA46E4">
                          <w:rPr>
                            <w:rFonts w:ascii="Cambria Math" w:hAnsi="Cambria Math" w:cs="Times New Roman"/>
                            <w:b/>
                            <w:color w:val="000000" w:themeColor="text1"/>
                            <w:szCs w:val="26"/>
                          </w:rPr>
                          <w:t>do</w:t>
                        </w:r>
                      </w:p>
                      <w:p w14:paraId="3C39CE45"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for</w:t>
                        </w:r>
                        <m:oMath>
                          <m:r>
                            <w:rPr>
                              <w:rFonts w:ascii="Cambria Math" w:hAnsi="Cambria Math" w:cs="Times New Roman"/>
                              <w:color w:val="000000" w:themeColor="text1"/>
                              <w:szCs w:val="26"/>
                            </w:rPr>
                            <m:t xml:space="preserve"> i=0→N-1 </m:t>
                          </m:r>
                        </m:oMath>
                        <w:r w:rsidRPr="00EA46E4">
                          <w:rPr>
                            <w:rFonts w:ascii="Cambria Math" w:hAnsi="Cambria Math" w:cs="Times New Roman"/>
                            <w:b/>
                            <w:color w:val="000000" w:themeColor="text1"/>
                            <w:szCs w:val="26"/>
                          </w:rPr>
                          <w:t>do</w:t>
                        </w:r>
                      </w:p>
                      <w:p w14:paraId="10AB01BD" w14:textId="77777777" w:rsidR="00832440" w:rsidRPr="00EA46E4" w:rsidRDefault="00832440" w:rsidP="00816573">
                        <w:pPr>
                          <w:spacing w:after="0" w:line="240" w:lineRule="auto"/>
                          <w:rPr>
                            <w:rFonts w:ascii="Cambria Math" w:eastAsiaTheme="minorEastAsia" w:hAnsi="Cambria Math" w:cs="Times New Roman" w:hint="eastAsia"/>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word ← w</m:t>
                          </m:r>
                          <m:d>
                            <m:dPr>
                              <m:begChr m:val="["/>
                              <m:endChr m:val="]"/>
                              <m:ctrlPr>
                                <w:rPr>
                                  <w:rFonts w:ascii="Cambria Math" w:hAnsi="Cambria Math" w:cs="Times New Roman"/>
                                  <w:i/>
                                  <w:color w:val="000000" w:themeColor="text1"/>
                                  <w:szCs w:val="26"/>
                                </w:rPr>
                              </m:ctrlPr>
                            </m:dPr>
                            <m:e>
                              <m:r>
                                <w:rPr>
                                  <w:rFonts w:ascii="Cambria Math" w:hAnsi="Cambria Math" w:cs="Times New Roman"/>
                                  <w:color w:val="000000" w:themeColor="text1"/>
                                  <w:szCs w:val="26"/>
                                </w:rPr>
                                <m:t>i</m:t>
                              </m:r>
                            </m:e>
                          </m:d>
                        </m:oMath>
                      </w:p>
                      <w:p w14:paraId="0B6E6CE1"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topic ←z[i]</m:t>
                          </m:r>
                        </m:oMath>
                      </w:p>
                      <w:p w14:paraId="2653B694"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d,topic</m:t>
                              </m:r>
                            </m:sub>
                          </m:sSub>
                          <m:r>
                            <w:rPr>
                              <w:rFonts w:ascii="Cambria Math" w:hAnsi="Cambria Math" w:cs="Times New Roman"/>
                              <w:color w:val="000000" w:themeColor="text1"/>
                              <w:szCs w:val="26"/>
                            </w:rPr>
                            <m:t>-=1;</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word,topic</m:t>
                              </m:r>
                            </m:sub>
                          </m:sSub>
                          <m:r>
                            <w:rPr>
                              <w:rFonts w:ascii="Cambria Math" w:hAnsi="Cambria Math" w:cs="Times New Roman"/>
                              <w:color w:val="000000" w:themeColor="text1"/>
                              <w:szCs w:val="26"/>
                            </w:rPr>
                            <m:t>-=1;</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topic</m:t>
                              </m:r>
                            </m:sub>
                          </m:sSub>
                          <m:r>
                            <w:rPr>
                              <w:rFonts w:ascii="Cambria Math" w:hAnsi="Cambria Math" w:cs="Times New Roman"/>
                              <w:color w:val="000000" w:themeColor="text1"/>
                              <w:szCs w:val="26"/>
                            </w:rPr>
                            <m:t>-=1</m:t>
                          </m:r>
                        </m:oMath>
                      </w:p>
                      <w:p w14:paraId="74900023"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for</w:t>
                        </w:r>
                        <m:oMath>
                          <m:r>
                            <w:rPr>
                              <w:rFonts w:ascii="Cambria Math" w:hAnsi="Cambria Math" w:cs="Times New Roman"/>
                              <w:color w:val="000000" w:themeColor="text1"/>
                              <w:szCs w:val="26"/>
                            </w:rPr>
                            <m:t xml:space="preserve"> k=0→K-1 </m:t>
                          </m:r>
                        </m:oMath>
                        <w:r w:rsidRPr="00EA46E4">
                          <w:rPr>
                            <w:rFonts w:ascii="Cambria Math" w:hAnsi="Cambria Math" w:cs="Times New Roman"/>
                            <w:b/>
                            <w:color w:val="000000" w:themeColor="text1"/>
                            <w:szCs w:val="26"/>
                          </w:rPr>
                          <w:t>do</w:t>
                        </w:r>
                      </w:p>
                      <w:p w14:paraId="53623DA4"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p</m:t>
                          </m:r>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z=k|∙</m:t>
                              </m:r>
                            </m:e>
                          </m:d>
                          <m:r>
                            <w:rPr>
                              <w:rFonts w:ascii="Cambria Math" w:hAnsi="Cambria Math" w:cs="Times New Roman"/>
                              <w:color w:val="000000" w:themeColor="text1"/>
                              <w:szCs w:val="26"/>
                            </w:rPr>
                            <m:t>=(</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d,k</m:t>
                              </m:r>
                            </m:sub>
                          </m:sSub>
                          <m:r>
                            <w:rPr>
                              <w:rFonts w:ascii="Cambria Math" w:hAnsi="Cambria Math" w:cs="Times New Roman"/>
                              <w:color w:val="000000" w:themeColor="text1"/>
                              <w:szCs w:val="26"/>
                            </w:rPr>
                            <m:t>+</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α</m:t>
                              </m:r>
                            </m:e>
                            <m:sub>
                              <m:r>
                                <w:rPr>
                                  <w:rFonts w:ascii="Cambria Math" w:hAnsi="Cambria Math" w:cs="Times New Roman"/>
                                  <w:color w:val="000000" w:themeColor="text1"/>
                                  <w:szCs w:val="26"/>
                                </w:rPr>
                                <m:t>k</m:t>
                              </m:r>
                            </m:sub>
                          </m:sSub>
                          <m:r>
                            <w:rPr>
                              <w:rFonts w:ascii="Cambria Math" w:hAnsi="Cambria Math" w:cs="Times New Roman"/>
                              <w:color w:val="000000" w:themeColor="text1"/>
                              <w:szCs w:val="26"/>
                            </w:rPr>
                            <m:t>)</m:t>
                          </m:r>
                          <m:f>
                            <m:fPr>
                              <m:ctrlPr>
                                <w:rPr>
                                  <w:rFonts w:ascii="Cambria Math" w:eastAsiaTheme="minorEastAsia" w:hAnsi="Cambria Math" w:cs="Times New Roman"/>
                                  <w:i/>
                                  <w:color w:val="000000" w:themeColor="text1"/>
                                  <w:szCs w:val="26"/>
                                  <w:lang w:eastAsia="ja-JP"/>
                                </w:rPr>
                              </m:ctrlPr>
                            </m:fPr>
                            <m:num>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k,w</m:t>
                                  </m:r>
                                </m:sub>
                              </m:sSub>
                              <m:r>
                                <w:rPr>
                                  <w:rFonts w:ascii="Cambria Math" w:hAnsi="Cambria Math" w:cs="Times New Roman"/>
                                  <w:color w:val="000000" w:themeColor="text1"/>
                                  <w:szCs w:val="26"/>
                                </w:rPr>
                                <m:t>+</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β</m:t>
                                  </m:r>
                                </m:e>
                                <m:sub>
                                  <m:r>
                                    <w:rPr>
                                      <w:rFonts w:ascii="Cambria Math" w:hAnsi="Cambria Math" w:cs="Times New Roman"/>
                                      <w:color w:val="000000" w:themeColor="text1"/>
                                      <w:szCs w:val="26"/>
                                    </w:rPr>
                                    <m:t>w</m:t>
                                  </m:r>
                                </m:sub>
                              </m:sSub>
                            </m:num>
                            <m:den>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m:t>
                                  </m:r>
                                </m:sub>
                              </m:sSub>
                              <m:r>
                                <w:rPr>
                                  <w:rFonts w:ascii="Cambria Math" w:hAnsi="Cambria Math" w:cs="Times New Roman"/>
                                  <w:color w:val="000000" w:themeColor="text1"/>
                                  <w:szCs w:val="26"/>
                                </w:rPr>
                                <m:t>+β×W</m:t>
                              </m:r>
                            </m:den>
                          </m:f>
                          <m:r>
                            <w:rPr>
                              <w:rFonts w:ascii="Cambria Math" w:hAnsi="Cambria Math" w:cs="Times New Roman"/>
                              <w:color w:val="000000" w:themeColor="text1"/>
                              <w:szCs w:val="26"/>
                            </w:rPr>
                            <m:t xml:space="preserve"> </m:t>
                          </m:r>
                        </m:oMath>
                      </w:p>
                      <w:p w14:paraId="7AE3B163"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end</w:t>
                        </w:r>
                      </w:p>
                      <w:p w14:paraId="0C1929FD" w14:textId="77777777" w:rsidR="00832440" w:rsidRPr="00EA46E4" w:rsidRDefault="00832440" w:rsidP="00816573">
                        <w:pPr>
                          <w:spacing w:after="0" w:line="240" w:lineRule="auto"/>
                          <w:rPr>
                            <w:rFonts w:ascii="Cambria Math" w:eastAsiaTheme="minorEastAsia" w:hAnsi="Cambria Math" w:cs="Times New Roman" w:hint="eastAsia"/>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topic ←sample from p</m:t>
                          </m:r>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z</m:t>
                              </m:r>
                            </m:e>
                            <m:e>
                              <m:r>
                                <w:rPr>
                                  <w:rFonts w:ascii="Cambria Math" w:hAnsi="Cambria Math" w:cs="Times New Roman"/>
                                  <w:color w:val="000000" w:themeColor="text1"/>
                                  <w:szCs w:val="26"/>
                                </w:rPr>
                                <m:t>∙</m:t>
                              </m:r>
                            </m:e>
                          </m:d>
                        </m:oMath>
                      </w:p>
                      <w:p w14:paraId="3C6C8EAD"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z[i]←topic</m:t>
                          </m:r>
                        </m:oMath>
                      </w:p>
                      <w:p w14:paraId="2BAA4C6E"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d,topic</m:t>
                              </m:r>
                            </m:sub>
                          </m:sSub>
                          <m:r>
                            <w:rPr>
                              <w:rFonts w:ascii="Cambria Math" w:hAnsi="Cambria Math" w:cs="Times New Roman"/>
                              <w:color w:val="000000" w:themeColor="text1"/>
                              <w:szCs w:val="26"/>
                            </w:rPr>
                            <m:t>+=1;</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word,topic</m:t>
                              </m:r>
                            </m:sub>
                          </m:sSub>
                          <m:r>
                            <w:rPr>
                              <w:rFonts w:ascii="Cambria Math" w:hAnsi="Cambria Math" w:cs="Times New Roman"/>
                              <w:color w:val="000000" w:themeColor="text1"/>
                              <w:szCs w:val="26"/>
                            </w:rPr>
                            <m:t>+=1;</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topic</m:t>
                              </m:r>
                            </m:sub>
                          </m:sSub>
                          <m:r>
                            <w:rPr>
                              <w:rFonts w:ascii="Cambria Math" w:hAnsi="Cambria Math" w:cs="Times New Roman"/>
                              <w:color w:val="000000" w:themeColor="text1"/>
                              <w:szCs w:val="26"/>
                            </w:rPr>
                            <m:t>+=1</m:t>
                          </m:r>
                        </m:oMath>
                      </w:p>
                      <w:p w14:paraId="3F42D9AC" w14:textId="77777777" w:rsidR="00832440" w:rsidRPr="00EA46E4" w:rsidRDefault="00832440" w:rsidP="00816573">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end</w:t>
                        </w:r>
                      </w:p>
                      <w:p w14:paraId="02A580CB" w14:textId="77777777" w:rsidR="00832440" w:rsidRPr="00EA46E4" w:rsidRDefault="00832440" w:rsidP="00816573">
                        <w:pPr>
                          <w:spacing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end</w:t>
                        </w:r>
                      </w:p>
                      <w:p w14:paraId="224A8F0A" w14:textId="77777777" w:rsidR="00832440" w:rsidRPr="00EA46E4" w:rsidRDefault="00832440" w:rsidP="00816573">
                        <w:pPr>
                          <w:spacing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return</w:t>
                        </w:r>
                        <w:r w:rsidRPr="00EA46E4">
                          <w:rPr>
                            <w:rFonts w:ascii="Cambria Math" w:hAnsi="Cambria Math" w:cs="Times New Roman"/>
                            <w:i/>
                            <w:color w:val="000000" w:themeColor="text1"/>
                            <w:szCs w:val="26"/>
                          </w:rPr>
                          <w:t xml:space="preserve"> z, </w:t>
                        </w:r>
                        <m:oMath>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d,k</m:t>
                              </m:r>
                            </m:sub>
                          </m:sSub>
                          <m:r>
                            <w:rPr>
                              <w:rFonts w:ascii="Cambria Math"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k,w</m:t>
                              </m:r>
                            </m:sub>
                          </m:sSub>
                          <m:r>
                            <w:rPr>
                              <w:rFonts w:ascii="Cambria Math" w:hAnsi="Cambria Math" w:cs="Times New Roman"/>
                              <w:color w:val="000000" w:themeColor="text1"/>
                              <w:szCs w:val="26"/>
                            </w:rPr>
                            <m:t>,</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m:t>
                              </m:r>
                            </m:sub>
                          </m:sSub>
                        </m:oMath>
                      </w:p>
                      <w:p w14:paraId="215E3B51" w14:textId="77777777" w:rsidR="00832440" w:rsidRPr="00EA46E4" w:rsidRDefault="00832440" w:rsidP="00816573">
                        <w:pPr>
                          <w:spacing w:line="240" w:lineRule="auto"/>
                          <w:rPr>
                            <w:rFonts w:ascii="Cambria Math" w:eastAsiaTheme="minorEastAsia" w:hAnsi="Cambria Math" w:cs="Times New Roman" w:hint="eastAsia"/>
                            <w:i/>
                            <w:color w:val="000000" w:themeColor="text1"/>
                            <w:szCs w:val="26"/>
                          </w:rPr>
                        </w:pPr>
                        <w:r w:rsidRPr="00EA46E4">
                          <w:rPr>
                            <w:rFonts w:ascii="Cambria Math" w:hAnsi="Cambria Math" w:cs="Times New Roman"/>
                            <w:b/>
                            <w:color w:val="000000" w:themeColor="text1"/>
                            <w:szCs w:val="26"/>
                          </w:rPr>
                          <w:t>end</w:t>
                        </w:r>
                        <w:r w:rsidRPr="00EA46E4">
                          <w:rPr>
                            <w:rFonts w:ascii="Cambria Math" w:hAnsi="Cambria Math" w:cs="Times New Roman"/>
                            <w:i/>
                            <w:color w:val="000000" w:themeColor="text1"/>
                            <w:szCs w:val="26"/>
                          </w:rPr>
                          <w:t xml:space="preserve">  </w:t>
                        </w:r>
                      </w:p>
                      <w:p w14:paraId="37166440" w14:textId="77777777" w:rsidR="00832440" w:rsidRPr="00081B60" w:rsidRDefault="00832440" w:rsidP="00816573">
                        <w:pPr>
                          <w:jc w:val="center"/>
                          <w:rPr>
                            <w:color w:val="000000" w:themeColor="text1"/>
                          </w:rPr>
                        </w:pPr>
                      </w:p>
                    </w:txbxContent>
                  </v:textbox>
                  <w10:wrap type="square" anchorx="margin"/>
                </v:rect>
              </w:pict>
            </mc:Fallback>
          </mc:AlternateContent>
        </w:r>
      </w:ins>
    </w:p>
    <w:p w14:paraId="50CF310A" w14:textId="77777777" w:rsidR="00816573" w:rsidRDefault="00816573" w:rsidP="00816573">
      <w:pPr>
        <w:rPr>
          <w:ins w:id="1797" w:author="John Tran" w:date="2015-12-28T20:10:00Z"/>
        </w:rPr>
      </w:pPr>
    </w:p>
    <w:p w14:paraId="379930F6" w14:textId="77777777" w:rsidR="00816573" w:rsidRDefault="00816573" w:rsidP="00816573">
      <w:pPr>
        <w:rPr>
          <w:ins w:id="1798" w:author="John Tran" w:date="2015-12-28T20:10:00Z"/>
        </w:rPr>
      </w:pPr>
    </w:p>
    <w:p w14:paraId="0AF82F87" w14:textId="77777777" w:rsidR="00816573" w:rsidRDefault="00816573" w:rsidP="00816573">
      <w:pPr>
        <w:rPr>
          <w:ins w:id="1799" w:author="John Tran" w:date="2015-12-28T20:10:00Z"/>
        </w:rPr>
      </w:pPr>
    </w:p>
    <w:p w14:paraId="6E43FF91" w14:textId="77777777" w:rsidR="00816573" w:rsidRDefault="00816573" w:rsidP="00816573">
      <w:pPr>
        <w:rPr>
          <w:ins w:id="1800" w:author="John Tran" w:date="2015-12-28T20:10:00Z"/>
        </w:rPr>
      </w:pPr>
    </w:p>
    <w:p w14:paraId="41B0605A" w14:textId="77777777" w:rsidR="00816573" w:rsidRDefault="00816573" w:rsidP="00816573">
      <w:pPr>
        <w:rPr>
          <w:ins w:id="1801" w:author="John Tran" w:date="2015-12-28T20:10:00Z"/>
        </w:rPr>
      </w:pPr>
    </w:p>
    <w:p w14:paraId="266D2E25" w14:textId="77777777" w:rsidR="00816573" w:rsidRDefault="00816573" w:rsidP="00816573">
      <w:pPr>
        <w:rPr>
          <w:ins w:id="1802" w:author="John Tran" w:date="2015-12-28T20:10:00Z"/>
        </w:rPr>
      </w:pPr>
    </w:p>
    <w:p w14:paraId="459005ED" w14:textId="77777777" w:rsidR="00816573" w:rsidRDefault="00816573" w:rsidP="00816573">
      <w:pPr>
        <w:rPr>
          <w:ins w:id="1803" w:author="John Tran" w:date="2015-12-28T20:10:00Z"/>
        </w:rPr>
      </w:pPr>
    </w:p>
    <w:p w14:paraId="41402FB0" w14:textId="77777777" w:rsidR="00816573" w:rsidRDefault="00816573" w:rsidP="00816573">
      <w:pPr>
        <w:rPr>
          <w:ins w:id="1804" w:author="John Tran" w:date="2015-12-28T20:10:00Z"/>
        </w:rPr>
      </w:pPr>
    </w:p>
    <w:p w14:paraId="66A364DE" w14:textId="0CF86383" w:rsidR="007D50DD" w:rsidRPr="009F49B8" w:rsidDel="00816573" w:rsidRDefault="007D50DD" w:rsidP="007D50DD">
      <w:pPr>
        <w:pStyle w:val="Heading2"/>
        <w:rPr>
          <w:del w:id="1805" w:author="John Tran" w:date="2015-12-28T20:08:00Z"/>
          <w:moveTo w:id="1806" w:author="John Tran" w:date="2015-12-27T22:29:00Z"/>
        </w:rPr>
      </w:pPr>
      <w:moveTo w:id="1807" w:author="John Tran" w:date="2015-12-27T22:29:00Z">
        <w:del w:id="1808" w:author="John Tran" w:date="2015-12-28T20:08:00Z">
          <w:r w:rsidRPr="009F49B8" w:rsidDel="00816573">
            <w:delText>Giới thiệ</w:delText>
          </w:r>
          <w:r w:rsidDel="00816573">
            <w:delText xml:space="preserve">u </w:delText>
          </w:r>
          <w:r w:rsidRPr="00955A32" w:rsidDel="00816573">
            <w:delText>công cụ</w:delText>
          </w:r>
          <w:r w:rsidRPr="009F49B8" w:rsidDel="00816573">
            <w:delText xml:space="preserve"> tách từ Tiếng Việt –</w:delText>
          </w:r>
          <w:r w:rsidDel="00816573">
            <w:delText xml:space="preserve"> </w:delText>
          </w:r>
          <w:r w:rsidRPr="009F49B8" w:rsidDel="00816573">
            <w:delText>vnTokenizer</w:delText>
          </w:r>
          <w:bookmarkStart w:id="1809" w:name="_Toc439137519"/>
          <w:bookmarkStart w:id="1810" w:name="_Toc439286610"/>
          <w:bookmarkStart w:id="1811" w:name="_Toc440482228"/>
          <w:bookmarkEnd w:id="1809"/>
          <w:bookmarkEnd w:id="1810"/>
          <w:bookmarkEnd w:id="1811"/>
        </w:del>
      </w:moveTo>
    </w:p>
    <w:p w14:paraId="25617B1B" w14:textId="6A2452D3" w:rsidR="007D50DD" w:rsidRPr="009F49B8" w:rsidDel="00816573" w:rsidRDefault="007D50DD" w:rsidP="007D50DD">
      <w:pPr>
        <w:ind w:left="360" w:firstLine="720"/>
        <w:rPr>
          <w:del w:id="1812" w:author="John Tran" w:date="2015-12-28T20:08:00Z"/>
          <w:moveTo w:id="1813" w:author="John Tran" w:date="2015-12-27T22:29:00Z"/>
        </w:rPr>
      </w:pPr>
      <w:moveTo w:id="1814" w:author="John Tran" w:date="2015-12-27T22:29:00Z">
        <w:del w:id="1815" w:author="John Tran" w:date="2015-12-28T20:08:00Z">
          <w:r w:rsidRPr="009F49B8" w:rsidDel="00816573">
            <w:delText>Tách từ là một quá trình xử lý nhằm mục đích xác định ranh giới của các từ trong câu văn, cũng có thể hiểu đơn giản rằng tách từ là quá trình xác định các từ đơn, từ ghép… có trong câu. Đối với xử lý ngôn ngữ, để có thể xác định cấu trúc ngữ pháp của câu, xác định từ loại của một từ trong câu, yêu cầu nhất thiết đặt ra là phải xác định được đâu là từ trong câu. Vấn đề này tưởng chừng đơn giản với con người nhưng đối với máy tính, đây là bài toán rất khó giải quyết.</w:delText>
          </w:r>
          <w:bookmarkStart w:id="1816" w:name="_Toc439137520"/>
          <w:bookmarkStart w:id="1817" w:name="_Toc439286611"/>
          <w:bookmarkStart w:id="1818" w:name="_Toc440482229"/>
          <w:bookmarkEnd w:id="1816"/>
          <w:bookmarkEnd w:id="1817"/>
          <w:bookmarkEnd w:id="1818"/>
        </w:del>
      </w:moveTo>
    </w:p>
    <w:p w14:paraId="27BC8836" w14:textId="61D1A6CF" w:rsidR="007D50DD" w:rsidDel="00816573" w:rsidRDefault="007D50DD" w:rsidP="007D50DD">
      <w:pPr>
        <w:ind w:left="360" w:firstLine="720"/>
        <w:rPr>
          <w:del w:id="1819" w:author="John Tran" w:date="2015-12-28T20:08:00Z"/>
          <w:moveTo w:id="1820" w:author="John Tran" w:date="2015-12-27T22:29:00Z"/>
        </w:rPr>
      </w:pPr>
      <w:moveTo w:id="1821" w:author="John Tran" w:date="2015-12-27T22:29:00Z">
        <w:del w:id="1822" w:author="John Tran" w:date="2015-12-28T20:08:00Z">
          <w:r w:rsidRPr="009F49B8" w:rsidDel="00816573">
            <w:delText>Chính vì lý do đó tách từ được xem là bước xử lý quan trọng đối với các hệ thống Xử Lý Ngôn Ngữ Tự Nhiên, đặc biệt là đối với các ngôn ngữ thuộc vùng Đông Á theo loại hình ngôn ngữ đơn lập, ví dụ: tiếng Trung Quốc, tiếng Nhật, tiếng Thái, và tiếng Việt. Với các ngôn ngữ thuộc loại hình này, ranh giới từ không chỉ đơn giản là những khoảng trắng như trong các ngôn ngữ thuộc loại hình hòa kết như tiếng Anh…, mà có sự liên hệ chặt chẽ giữa các tiếng với nhau, một từ có thể cấu tạo bởi một hoặc nhiều tiếng. Vì vậy đối với các ngôn ngữ thuộc vùng Đông Á, vấn đề của bài toán tách từ là khử được sự nhập nhằng trong ranh giới từ.</w:delText>
          </w:r>
          <w:r w:rsidRPr="00955A32" w:rsidDel="00816573">
            <w:delText xml:space="preserve"> [trích]</w:delText>
          </w:r>
          <w:bookmarkStart w:id="1823" w:name="_Toc439137521"/>
          <w:bookmarkStart w:id="1824" w:name="_Toc439286612"/>
          <w:bookmarkStart w:id="1825" w:name="_Toc440482230"/>
          <w:bookmarkEnd w:id="1823"/>
          <w:bookmarkEnd w:id="1824"/>
          <w:bookmarkEnd w:id="1825"/>
        </w:del>
      </w:moveTo>
    </w:p>
    <w:p w14:paraId="06C24B73" w14:textId="5C7E3BB2" w:rsidR="007D50DD" w:rsidRPr="009F49B8" w:rsidDel="007D50DD" w:rsidRDefault="007D50DD" w:rsidP="007D50DD">
      <w:pPr>
        <w:ind w:left="360" w:firstLine="720"/>
        <w:rPr>
          <w:del w:id="1826" w:author="John Tran" w:date="2015-12-27T22:31:00Z"/>
          <w:moveTo w:id="1827" w:author="John Tran" w:date="2015-12-27T22:29:00Z"/>
        </w:rPr>
      </w:pPr>
      <w:moveTo w:id="1828" w:author="John Tran" w:date="2015-12-27T22:29:00Z">
        <w:del w:id="1829" w:author="John Tran" w:date="2015-12-28T20:08:00Z">
          <w:r w:rsidRPr="00955A32" w:rsidDel="00816573">
            <w:delText>Trong khuôn khổ khóa luận, chúng tôi sử dụng công cụ tách từ dành cho Tiếng Việt – vnTokenizer. Công cụ này tách từ đúng ở độ chính xác và hồi quy trong khoảng 96% đến 98%.</w:delText>
          </w:r>
        </w:del>
        <w:bookmarkStart w:id="1830" w:name="_Toc439137522"/>
        <w:bookmarkStart w:id="1831" w:name="_Toc439286613"/>
        <w:bookmarkStart w:id="1832" w:name="_Toc440482231"/>
        <w:bookmarkEnd w:id="1830"/>
        <w:bookmarkEnd w:id="1831"/>
        <w:bookmarkEnd w:id="1832"/>
      </w:moveTo>
    </w:p>
    <w:p w14:paraId="0C4046CC" w14:textId="718816B3" w:rsidR="00B01ED2" w:rsidRDefault="008B64A4" w:rsidP="00543E42">
      <w:pPr>
        <w:pStyle w:val="Heading2"/>
      </w:pPr>
      <w:bookmarkStart w:id="1833" w:name="_Toc440482232"/>
      <w:moveToRangeEnd w:id="1622"/>
      <w:r>
        <w:t>Phân tích và đánh giá</w:t>
      </w:r>
      <w:r w:rsidR="00B01ED2" w:rsidRPr="00B01ED2">
        <w:t xml:space="preserve"> cảm xúc</w:t>
      </w:r>
      <w:bookmarkEnd w:id="1833"/>
    </w:p>
    <w:p w14:paraId="708D7316" w14:textId="4B87E3EA" w:rsidR="00C23020" w:rsidRPr="003B50E7" w:rsidRDefault="00C23020">
      <w:pPr>
        <w:pStyle w:val="Heading3"/>
      </w:pPr>
      <w:bookmarkStart w:id="1834" w:name="_Toc440482233"/>
      <w:r>
        <w:t>Định n</w:t>
      </w:r>
      <w:r w:rsidR="003B50E7">
        <w:t>ghĩa quan điểm</w:t>
      </w:r>
      <w:bookmarkEnd w:id="1834"/>
    </w:p>
    <w:p w14:paraId="5ADDC0C2" w14:textId="48DBBFEC" w:rsidR="009817D0" w:rsidRPr="001D49F4" w:rsidRDefault="00594F30" w:rsidP="0014471B">
      <w:pPr>
        <w:ind w:left="630" w:firstLine="720"/>
      </w:pPr>
      <w:bookmarkStart w:id="1835" w:name="OLE_LINK5"/>
      <w:bookmarkStart w:id="1836" w:name="OLE_LINK6"/>
      <w:r w:rsidRPr="00594F30">
        <w:t>Theo Bo Pang và Li</w:t>
      </w:r>
      <w:r>
        <w:t>llian</w:t>
      </w:r>
      <w:r w:rsidRPr="00594F30">
        <w:t>, 2008 [</w:t>
      </w:r>
      <w:del w:id="1837" w:author="John Tran" w:date="2015-12-29T09:41:00Z">
        <w:r w:rsidR="00624B31" w:rsidDel="005D018E">
          <w:delText>Bo Pang and Lillian Lee</w:delText>
        </w:r>
      </w:del>
      <w:ins w:id="1838" w:author="John Tran" w:date="2015-12-31T00:00:00Z">
        <w:r w:rsidR="00CE263F" w:rsidRPr="00CE263F">
          <w:rPr>
            <w:rPrChange w:id="1839" w:author="John Tran" w:date="2015-12-31T00:00:00Z">
              <w:rPr>
                <w:lang w:val="en-US"/>
              </w:rPr>
            </w:rPrChange>
          </w:rPr>
          <w:t>7</w:t>
        </w:r>
      </w:ins>
      <w:r w:rsidRPr="00594F30">
        <w:t xml:space="preserve">], </w:t>
      </w:r>
      <w:r w:rsidRPr="009817D0">
        <w:t xml:space="preserve">thuật ngữ </w:t>
      </w:r>
      <w:r w:rsidRPr="009817D0">
        <w:rPr>
          <w:b/>
        </w:rPr>
        <w:t>“Khai phá quan điểm”</w:t>
      </w:r>
      <w:r w:rsidR="009817D0" w:rsidRPr="009817D0">
        <w:rPr>
          <w:b/>
        </w:rPr>
        <w:t xml:space="preserve"> </w:t>
      </w:r>
      <w:r w:rsidR="009817D0" w:rsidRPr="009817D0">
        <w:t>(Opinion Minning) xuất hiện lầ</w:t>
      </w:r>
      <w:r w:rsidR="009817D0">
        <w:t xml:space="preserve">n </w:t>
      </w:r>
      <w:r w:rsidR="009817D0" w:rsidRPr="009817D0">
        <w:t>đầu tiên trong bài báo cáo của Kushal Dave và đồng sự [</w:t>
      </w:r>
      <w:del w:id="1840" w:author="John Tran" w:date="2015-12-29T09:41:00Z">
        <w:r w:rsidR="002032E9" w:rsidRPr="009817D0" w:rsidDel="005D018E">
          <w:delText>Kushal Dave</w:delText>
        </w:r>
      </w:del>
      <w:ins w:id="1841" w:author="John Tran" w:date="2015-12-29T09:41:00Z">
        <w:r w:rsidR="005D018E" w:rsidRPr="004C30D2">
          <w:rPr>
            <w:rPrChange w:id="1842" w:author="John Tran" w:date="2015-12-30T09:31:00Z">
              <w:rPr>
                <w:lang w:val="en-US"/>
              </w:rPr>
            </w:rPrChange>
          </w:rPr>
          <w:t>1</w:t>
        </w:r>
      </w:ins>
      <w:ins w:id="1843" w:author="John Tran" w:date="2015-12-31T00:02:00Z">
        <w:r w:rsidR="008807C6" w:rsidRPr="008807C6">
          <w:rPr>
            <w:rPrChange w:id="1844" w:author="John Tran" w:date="2015-12-31T00:02:00Z">
              <w:rPr>
                <w:lang w:val="en-US"/>
              </w:rPr>
            </w:rPrChange>
          </w:rPr>
          <w:t>2</w:t>
        </w:r>
      </w:ins>
      <w:r w:rsidR="009817D0" w:rsidRPr="009817D0">
        <w:t xml:space="preserve">] được công bố ở hội nghị WWW năm 2003. Thuật ngữ này có thể giải thích theo nhiều cách khác nhau, liên quan chặt chẽ với tìm kiếm và trích chọn thông tin </w:t>
      </w:r>
      <w:r w:rsidR="009817D0">
        <w:t>t</w:t>
      </w:r>
      <w:r w:rsidR="009817D0" w:rsidRPr="009817D0">
        <w:t>rên Web. Theo Kushal Dave và đồng sự, công cụ khai phá quan điểm lý tưởng sẽ “xử lý một tập các kết quả tìm kiếm cho một đối tượng nhất định, tạo ra một danh sách các thuộc tính (chất lượng, đặc trưng…)</w:t>
      </w:r>
      <w:r w:rsidR="001D49F4" w:rsidRPr="001D49F4">
        <w:t xml:space="preserve"> và tổng hợp quan điểm cho mỗi thuộc tính đó (xấu, tốt,…)</w:t>
      </w:r>
      <w:r w:rsidR="009817D0" w:rsidRPr="009817D0">
        <w:t>”</w:t>
      </w:r>
      <w:r w:rsidR="001D49F4" w:rsidRPr="001D49F4">
        <w:t xml:space="preserve">. </w:t>
      </w:r>
      <w:r w:rsidR="0039249B" w:rsidRPr="00682FDE">
        <w:t>Tuy nhiên, đến khi nghiên cứu của Bing Liu [</w:t>
      </w:r>
      <w:del w:id="1845" w:author="John Tran" w:date="2015-12-27T21:13:00Z">
        <w:r w:rsidR="002032E9" w:rsidDel="00BB1859">
          <w:delText>Bing Liu</w:delText>
        </w:r>
      </w:del>
      <w:ins w:id="1846" w:author="John Tran" w:date="2015-12-30T23:57:00Z">
        <w:r w:rsidR="00CE263F" w:rsidRPr="00CE263F">
          <w:rPr>
            <w:rPrChange w:id="1847" w:author="John Tran" w:date="2015-12-30T23:57:00Z">
              <w:rPr>
                <w:lang w:val="en-US"/>
              </w:rPr>
            </w:rPrChange>
          </w:rPr>
          <w:t>6</w:t>
        </w:r>
      </w:ins>
      <w:r w:rsidR="0039249B" w:rsidRPr="00682FDE">
        <w:t>]</w:t>
      </w:r>
      <w:r w:rsidR="00B32723" w:rsidRPr="00682FDE">
        <w:t xml:space="preserve"> được công bố năm 2006 thì thuật ngữ khai phá quan điểm mới được đưa ra một cách rõ ràng hơn.</w:t>
      </w:r>
    </w:p>
    <w:p w14:paraId="3D5CBEA7" w14:textId="5627AEB6" w:rsidR="0078399F" w:rsidRPr="00682FDE" w:rsidRDefault="0078399F" w:rsidP="0014471B">
      <w:pPr>
        <w:ind w:left="630" w:firstLine="720"/>
      </w:pPr>
      <w:r w:rsidRPr="00682FDE">
        <w:t xml:space="preserve">Cũng theo Bing Liu, các quan điểm có thể là thể hiện </w:t>
      </w:r>
      <w:r w:rsidR="00D81800" w:rsidRPr="00682FDE">
        <w:t xml:space="preserve">về bất cứ điều gì, ví dụ như một sản phẩm, một cá nhân, một tổ chức, một chủ đề…Ông coi các thực thể được nhận xét là đối tượng (Object). Đối tượng này gồm một tập hợp các thành phần (components) và một tập các thuộc tính (attributes). </w:t>
      </w:r>
      <w:r w:rsidR="00590C44" w:rsidRPr="00682FDE">
        <w:t>Theo đó, tác giả đã đưa ra được một số khái niệm trong khai phá quan điểm:</w:t>
      </w:r>
    </w:p>
    <w:p w14:paraId="2A306012" w14:textId="77777777" w:rsidR="009B1E45" w:rsidRDefault="003B50E7">
      <w:pPr>
        <w:ind w:left="630" w:firstLine="720"/>
        <w:rPr>
          <w:ins w:id="1848" w:author="John Tran" w:date="2015-12-27T21:10:00Z"/>
          <w:i/>
        </w:rPr>
        <w:pPrChange w:id="1849" w:author="John Tran" w:date="2015-12-27T21:10:00Z">
          <w:pPr>
            <w:ind w:left="630"/>
          </w:pPr>
        </w:pPrChange>
      </w:pPr>
      <w:r w:rsidRPr="003B50E7">
        <w:t xml:space="preserve">Một quan điểm bao gồm 2 thành phần chính là: một mục tiêu </w:t>
      </w:r>
      <w:r w:rsidRPr="003B50E7">
        <w:rPr>
          <w:i/>
        </w:rPr>
        <w:t xml:space="preserve">g </w:t>
      </w:r>
      <w:r w:rsidRPr="003B50E7">
        <w:t xml:space="preserve">và một cảm nhận </w:t>
      </w:r>
      <w:r w:rsidRPr="003B50E7">
        <w:rPr>
          <w:i/>
        </w:rPr>
        <w:t>s</w:t>
      </w:r>
      <w:r w:rsidRPr="003B50E7">
        <w:t xml:space="preserve"> nào đó cho mục tiêu </w:t>
      </w:r>
      <w:r w:rsidRPr="003B50E7">
        <w:rPr>
          <w:i/>
        </w:rPr>
        <w:t xml:space="preserve">g. </w:t>
      </w:r>
    </w:p>
    <w:p w14:paraId="04F1CE66" w14:textId="62F4C48A" w:rsidR="003B50E7" w:rsidDel="009B1E45" w:rsidRDefault="00CB124E" w:rsidP="0014471B">
      <w:pPr>
        <w:ind w:left="630" w:firstLine="720"/>
        <w:rPr>
          <w:del w:id="1850" w:author="John Tran" w:date="2015-12-27T21:10:00Z"/>
        </w:rPr>
      </w:pPr>
      <w:r w:rsidRPr="00CB124E">
        <w:t>Biểu diễn</w:t>
      </w:r>
      <w:ins w:id="1851" w:author="John Tran" w:date="2015-12-27T21:10:00Z">
        <w:r w:rsidR="00F70D35">
          <w:rPr>
            <w:lang w:val="en-US"/>
          </w:rPr>
          <w:t xml:space="preserve"> quan điểm</w:t>
        </w:r>
      </w:ins>
      <w:r w:rsidR="003B50E7">
        <w:t xml:space="preserve">: </w:t>
      </w:r>
    </w:p>
    <w:p w14:paraId="6FFF76A7" w14:textId="23D12976" w:rsidR="003B50E7" w:rsidRPr="003B50E7" w:rsidRDefault="003B50E7">
      <w:pPr>
        <w:ind w:left="630" w:firstLine="720"/>
        <w:pPrChange w:id="1852" w:author="John Tran" w:date="2015-12-27T21:10:00Z">
          <w:pPr>
            <w:ind w:left="630"/>
          </w:pPr>
        </w:pPrChange>
      </w:pPr>
      <w:del w:id="1853" w:author="John Tran" w:date="2015-12-27T21:10:00Z">
        <w:r w:rsidDel="009B1E45">
          <w:tab/>
        </w:r>
      </w:del>
      <w:r w:rsidRPr="003B50E7">
        <w:t>(</w:t>
      </w:r>
      <w:r w:rsidRPr="003B50E7">
        <w:rPr>
          <w:i/>
        </w:rPr>
        <w:t>g, s</w:t>
      </w:r>
      <w:r w:rsidRPr="003B50E7">
        <w:t>)</w:t>
      </w:r>
    </w:p>
    <w:p w14:paraId="69352D3F" w14:textId="2A11A2BE" w:rsidR="003B50E7" w:rsidRDefault="003B50E7" w:rsidP="0014471B">
      <w:pPr>
        <w:ind w:left="630" w:firstLine="720"/>
      </w:pPr>
      <w:r w:rsidRPr="003B50E7">
        <w:t xml:space="preserve">Trong đó </w:t>
      </w:r>
      <w:ins w:id="1854" w:author="John Tran" w:date="2015-12-27T21:10:00Z">
        <w:r w:rsidR="00F70D35" w:rsidRPr="00F70D35">
          <w:rPr>
            <w:i/>
            <w:rPrChange w:id="1855" w:author="John Tran" w:date="2015-12-27T21:10:00Z">
              <w:rPr>
                <w:lang w:val="en-US"/>
              </w:rPr>
            </w:rPrChange>
          </w:rPr>
          <w:t>g</w:t>
        </w:r>
      </w:ins>
      <w:del w:id="1856" w:author="John Tran" w:date="2015-12-27T21:10:00Z">
        <w:r w:rsidRPr="003B50E7" w:rsidDel="00F70D35">
          <w:delText>g</w:delText>
        </w:r>
      </w:del>
      <w:r w:rsidRPr="003B50E7">
        <w:t xml:space="preserve"> có thể là một thực thể hay một khía cạnh của thực thể bất kì nào đó được đánh giá bằng một quan điểm, </w:t>
      </w:r>
      <w:r w:rsidRPr="00F70D35">
        <w:rPr>
          <w:i/>
          <w:rPrChange w:id="1857" w:author="John Tran" w:date="2015-12-27T21:10:00Z">
            <w:rPr/>
          </w:rPrChange>
        </w:rPr>
        <w:t>s</w:t>
      </w:r>
      <w:r w:rsidRPr="003B50E7">
        <w:t xml:space="preserve"> là một cảm xúc tích cực, tiêu cực hoặc trung tập, hoặc cũng có thể là một điểm số đánh giá nào đó thể hiện mức độ cảm xúc (Ví dụ: 1 đến 5 sao). Sự tích cực, tiêu cực và trung lập được gọi là những định hướng cảm xúc</w:t>
      </w:r>
      <w:r w:rsidR="00C720DF" w:rsidRPr="00C720DF">
        <w:t>/quan điểm.</w:t>
      </w:r>
      <w:r w:rsidR="00C720DF">
        <w:t xml:space="preserve"> </w:t>
      </w:r>
      <w:r w:rsidR="00C720DF" w:rsidRPr="000A552C">
        <w:t>[</w:t>
      </w:r>
      <w:del w:id="1858" w:author="John Tran" w:date="2015-12-27T21:13:00Z">
        <w:r w:rsidR="00C720DF" w:rsidRPr="000A552C" w:rsidDel="00204F4A">
          <w:delText>trích TODO</w:delText>
        </w:r>
      </w:del>
      <w:ins w:id="1859" w:author="John Tran" w:date="2015-12-30T23:57:00Z">
        <w:r w:rsidR="00CE263F" w:rsidRPr="007C12C2">
          <w:rPr>
            <w:rPrChange w:id="1860" w:author="John Tran" w:date="2015-12-31T00:54:00Z">
              <w:rPr>
                <w:lang w:val="en-US"/>
              </w:rPr>
            </w:rPrChange>
          </w:rPr>
          <w:t>6</w:t>
        </w:r>
      </w:ins>
      <w:r w:rsidR="00C720DF" w:rsidRPr="000A552C">
        <w:t>]</w:t>
      </w:r>
      <w:r w:rsidRPr="003B50E7">
        <w:t xml:space="preserve"> </w:t>
      </w:r>
    </w:p>
    <w:p w14:paraId="3F4FF53D" w14:textId="6EB46C70" w:rsidR="00F1472A" w:rsidRPr="00F1472A" w:rsidRDefault="00F1472A" w:rsidP="0014471B">
      <w:pPr>
        <w:ind w:firstLine="630"/>
      </w:pPr>
      <w:r w:rsidRPr="00F1472A">
        <w:t xml:space="preserve">Ví dụ: </w:t>
      </w:r>
      <w:r w:rsidR="00E86F4E" w:rsidRPr="00E86F4E">
        <w:rPr>
          <w:i/>
        </w:rPr>
        <w:t>Tình yêu thời sinh viên thật sự rất đẹp</w:t>
      </w:r>
      <w:r w:rsidRPr="00F1472A">
        <w:t>.</w:t>
      </w:r>
    </w:p>
    <w:p w14:paraId="045C66A5" w14:textId="581AE370" w:rsidR="00F1472A" w:rsidRDefault="00F1472A" w:rsidP="0014471B">
      <w:pPr>
        <w:ind w:left="630"/>
      </w:pPr>
      <w:r w:rsidRPr="00F1472A">
        <w:t>Ở ví dụ</w:t>
      </w:r>
      <w:r w:rsidR="000E4078" w:rsidRPr="000E4078">
        <w:t xml:space="preserve"> đơn giản</w:t>
      </w:r>
      <w:r w:rsidRPr="00F1472A">
        <w:t xml:space="preserve"> này mục tiêu </w:t>
      </w:r>
      <w:r w:rsidRPr="00F1472A">
        <w:rPr>
          <w:i/>
        </w:rPr>
        <w:t xml:space="preserve">g </w:t>
      </w:r>
      <w:r w:rsidRPr="00F1472A">
        <w:t xml:space="preserve"> là “</w:t>
      </w:r>
      <w:r w:rsidR="00E86F4E" w:rsidRPr="00E86F4E">
        <w:rPr>
          <w:i/>
        </w:rPr>
        <w:t>Tình yêu thời sinh viên</w:t>
      </w:r>
      <w:r w:rsidRPr="00F1472A">
        <w:t xml:space="preserve">” và cảm xúc </w:t>
      </w:r>
      <w:r w:rsidRPr="00F1472A">
        <w:rPr>
          <w:i/>
        </w:rPr>
        <w:t xml:space="preserve">s </w:t>
      </w:r>
      <w:r w:rsidRPr="00F1472A">
        <w:t>là “</w:t>
      </w:r>
      <w:r w:rsidRPr="00E86F4E">
        <w:rPr>
          <w:i/>
        </w:rPr>
        <w:t xml:space="preserve">rất </w:t>
      </w:r>
      <w:r w:rsidR="00E86F4E" w:rsidRPr="00E86F4E">
        <w:rPr>
          <w:i/>
        </w:rPr>
        <w:t>đẹp</w:t>
      </w:r>
      <w:r w:rsidRPr="00F1472A">
        <w:t>”</w:t>
      </w:r>
      <w:r w:rsidR="000E4078" w:rsidRPr="000E4078">
        <w:t>.</w:t>
      </w:r>
    </w:p>
    <w:p w14:paraId="4120D1AB" w14:textId="2B739097" w:rsidR="000E4078" w:rsidRPr="00E86F4E" w:rsidRDefault="000E4078" w:rsidP="0014471B">
      <w:pPr>
        <w:ind w:left="630"/>
      </w:pPr>
      <w:r w:rsidRPr="000E4078">
        <w:t>Xét ví dụ:</w:t>
      </w:r>
      <w:r w:rsidR="00E86F4E" w:rsidRPr="00E86F4E">
        <w:t xml:space="preserve"> </w:t>
      </w:r>
      <w:r w:rsidR="00E86F4E" w:rsidRPr="00E86F4E">
        <w:rPr>
          <w:i/>
        </w:rPr>
        <w:t>“Bữa</w:t>
      </w:r>
      <w:r w:rsidR="00DD4B20" w:rsidRPr="00DD4B20">
        <w:rPr>
          <w:i/>
        </w:rPr>
        <w:t xml:space="preserve"> tớ</w:t>
      </w:r>
      <w:r w:rsidR="00E86F4E" w:rsidRPr="00E86F4E">
        <w:rPr>
          <w:i/>
        </w:rPr>
        <w:t xml:space="preserve"> cũng cãi nhau với thằng học luật vì nó quá ngu lúc thú tội, </w:t>
      </w:r>
      <w:r w:rsidR="00DD4B20" w:rsidRPr="00DD4B20">
        <w:rPr>
          <w:i/>
        </w:rPr>
        <w:t>còn thằng bạn tớ thì nói nó làm vậy là</w:t>
      </w:r>
      <w:r w:rsidR="00E86F4E" w:rsidRPr="00E86F4E">
        <w:rPr>
          <w:i/>
        </w:rPr>
        <w:t xml:space="preserve"> thông minh và tốt bụng mà</w:t>
      </w:r>
      <w:r w:rsidR="00DD4B20" w:rsidRPr="00DD4B20">
        <w:rPr>
          <w:i/>
        </w:rPr>
        <w:t>, ức chế</w:t>
      </w:r>
      <w:r w:rsidR="00E86F4E" w:rsidRPr="00E86F4E">
        <w:rPr>
          <w:i/>
        </w:rPr>
        <w:t>”</w:t>
      </w:r>
      <w:r w:rsidRPr="00E86F4E">
        <w:rPr>
          <w:i/>
        </w:rPr>
        <w:t xml:space="preserve">. – </w:t>
      </w:r>
      <w:r w:rsidR="00E86F4E" w:rsidRPr="00E86F4E">
        <w:rPr>
          <w:i/>
        </w:rPr>
        <w:t xml:space="preserve">bình luận </w:t>
      </w:r>
      <w:r w:rsidR="0041106F" w:rsidRPr="00E86F4E">
        <w:rPr>
          <w:i/>
        </w:rPr>
        <w:t xml:space="preserve"> vào</w:t>
      </w:r>
      <w:r w:rsidRPr="00E86F4E">
        <w:rPr>
          <w:i/>
        </w:rPr>
        <w:t xml:space="preserve"> ngày 10/11/2015</w:t>
      </w:r>
      <w:r w:rsidR="00E86F4E" w:rsidRPr="00E86F4E">
        <w:rPr>
          <w:i/>
        </w:rPr>
        <w:t>.</w:t>
      </w:r>
    </w:p>
    <w:p w14:paraId="2EAED471" w14:textId="1F0E3DD0" w:rsidR="000E4078" w:rsidRDefault="000E4078" w:rsidP="0014471B">
      <w:pPr>
        <w:ind w:left="630"/>
      </w:pPr>
      <w:r w:rsidRPr="0041106F">
        <w:t>Ở ví dụ này</w:t>
      </w:r>
      <w:r w:rsidR="0041106F" w:rsidRPr="0041106F">
        <w:t xml:space="preserve">, </w:t>
      </w:r>
      <w:r w:rsidR="00DD4B20">
        <w:t xml:space="preserve">có </w:t>
      </w:r>
      <w:r w:rsidR="00DD4B20" w:rsidRPr="00DD4B20">
        <w:t>2</w:t>
      </w:r>
      <w:r w:rsidR="0041106F" w:rsidRPr="0041106F">
        <w:t xml:space="preserve"> </w:t>
      </w:r>
      <w:r w:rsidR="00DD4B20" w:rsidRPr="00DD4B20">
        <w:t>người đưa ra 2 quan điểm về một mụ</w:t>
      </w:r>
      <w:r w:rsidR="00DD4B20">
        <w:t>c tiêu</w:t>
      </w:r>
      <w:r w:rsidR="00DD4B20" w:rsidRPr="00DD4B20">
        <w:t xml:space="preserve">. Quan điểm từ 2 người được gọi là </w:t>
      </w:r>
      <w:r w:rsidR="00DD4B20" w:rsidRPr="00DD4B20">
        <w:rPr>
          <w:i/>
        </w:rPr>
        <w:t xml:space="preserve">người giữ quan điểm (opinion holders) </w:t>
      </w:r>
      <w:r w:rsidR="00DD4B20" w:rsidRPr="00DD4B20">
        <w:t xml:space="preserve">(Kim và Hovy, 2004; Wiebe, Wilson và Cardie, 2005). </w:t>
      </w:r>
    </w:p>
    <w:p w14:paraId="4D6B0E3E" w14:textId="70EDB2C6" w:rsidR="00DD4B20" w:rsidRDefault="00DD4B20" w:rsidP="0014471B">
      <w:pPr>
        <w:ind w:left="630" w:firstLine="630"/>
      </w:pPr>
      <w:r w:rsidRPr="00DD4B20">
        <w:t>Thời gian của bình luận trong ví dụ trên là “</w:t>
      </w:r>
      <w:r w:rsidRPr="00DD4B20">
        <w:rPr>
          <w:i/>
        </w:rPr>
        <w:t>10/11/2015</w:t>
      </w:r>
      <w:r w:rsidRPr="00DD4B20">
        <w:t>”, thờ</w:t>
      </w:r>
      <w:r>
        <w:t xml:space="preserve">i gian </w:t>
      </w:r>
      <w:r w:rsidRPr="00DD4B20">
        <w:t>của quan điểm khá quan trọng trong thực tế, vì chúng ta cần biết quan điểm thay đổi như thế nào và xu hướng của quan điểm là gì.</w:t>
      </w:r>
    </w:p>
    <w:p w14:paraId="2E7245D4" w14:textId="0DCEDC84" w:rsidR="00DD4B20" w:rsidRPr="006F356B" w:rsidRDefault="00DD4B20" w:rsidP="0014471B">
      <w:pPr>
        <w:ind w:firstLine="630"/>
      </w:pPr>
      <w:r w:rsidRPr="00DD4B20">
        <w:t>Từ những ý trên, chúng ta sẽ định nghĩa quan điểm là một bộ tứ</w:t>
      </w:r>
      <w:ins w:id="1861" w:author="John Tran" w:date="2015-12-27T21:22:00Z">
        <w:r w:rsidR="006F356B" w:rsidRPr="006F356B">
          <w:rPr>
            <w:rPrChange w:id="1862" w:author="John Tran" w:date="2015-12-27T21:23:00Z">
              <w:rPr>
                <w:lang w:val="en-US"/>
              </w:rPr>
            </w:rPrChange>
          </w:rPr>
          <w:t>.</w:t>
        </w:r>
      </w:ins>
    </w:p>
    <w:p w14:paraId="797F21E5" w14:textId="7CB54310" w:rsidR="00DD4B20" w:rsidRDefault="00DD4B20" w:rsidP="0014471B">
      <w:pPr>
        <w:ind w:left="630"/>
        <w:rPr>
          <w:i/>
        </w:rPr>
      </w:pPr>
      <w:r w:rsidRPr="00DD4B20">
        <w:rPr>
          <w:i/>
        </w:rPr>
        <w:tab/>
      </w:r>
      <w:ins w:id="1863" w:author="John Tran" w:date="2015-12-27T21:23:00Z">
        <w:r w:rsidR="006F356B">
          <w:rPr>
            <w:lang w:val="en-US"/>
          </w:rPr>
          <w:t xml:space="preserve">Biểu diễn quan điểm: </w:t>
        </w:r>
      </w:ins>
      <w:r w:rsidRPr="00DD4B20">
        <w:rPr>
          <w:i/>
        </w:rPr>
        <w:t>(g, s, h, t),</w:t>
      </w:r>
    </w:p>
    <w:p w14:paraId="3943BF24" w14:textId="6C15FDF2" w:rsidR="00DD4B20" w:rsidRPr="00DD4B20" w:rsidRDefault="00971BF0" w:rsidP="0014471B">
      <w:pPr>
        <w:ind w:left="630" w:firstLine="630"/>
        <w:rPr>
          <w:i/>
        </w:rPr>
      </w:pPr>
      <w:r w:rsidRPr="00971BF0">
        <w:t xml:space="preserve">Trong đó </w:t>
      </w:r>
      <w:r w:rsidRPr="00971BF0">
        <w:rPr>
          <w:i/>
        </w:rPr>
        <w:t xml:space="preserve">g </w:t>
      </w:r>
      <w:r w:rsidRPr="00971BF0">
        <w:t xml:space="preserve">là mục tiêu của quan điểm (hoặc cảm xúc), </w:t>
      </w:r>
      <w:r w:rsidRPr="00971BF0">
        <w:rPr>
          <w:i/>
        </w:rPr>
        <w:t>s</w:t>
      </w:r>
      <w:r w:rsidRPr="00971BF0">
        <w:t xml:space="preserve"> là cảm xúc về mục tiêu, </w:t>
      </w:r>
      <w:r w:rsidRPr="00971BF0">
        <w:rPr>
          <w:i/>
        </w:rPr>
        <w:t>h</w:t>
      </w:r>
      <w:r w:rsidRPr="00971BF0">
        <w:t xml:space="preserve"> là người đưa ra quan điể</w:t>
      </w:r>
      <w:r>
        <w:t>m</w:t>
      </w:r>
      <w:r w:rsidRPr="00971BF0">
        <w:t xml:space="preserve">/cảm xúc (opinion holder) và </w:t>
      </w:r>
      <w:r w:rsidRPr="00971BF0">
        <w:rPr>
          <w:i/>
        </w:rPr>
        <w:t>t</w:t>
      </w:r>
      <w:r w:rsidRPr="00971BF0">
        <w:t xml:space="preserve"> là thời gian khi quan điểm được thể hiện.  </w:t>
      </w:r>
    </w:p>
    <w:p w14:paraId="4DFB2A06" w14:textId="742F65C1" w:rsidR="00304C15" w:rsidRDefault="00304C15">
      <w:pPr>
        <w:pStyle w:val="Heading3"/>
      </w:pPr>
      <w:bookmarkStart w:id="1864" w:name="_Toc440482234"/>
      <w:bookmarkEnd w:id="1835"/>
      <w:bookmarkEnd w:id="1836"/>
      <w:r w:rsidRPr="00304C15">
        <w:t xml:space="preserve">Bài </w:t>
      </w:r>
      <w:r w:rsidRPr="003B052E">
        <w:t>toán</w:t>
      </w:r>
      <w:r w:rsidRPr="00304C15">
        <w:t xml:space="preserve"> phân tích cảm xúc</w:t>
      </w:r>
      <w:bookmarkEnd w:id="1864"/>
    </w:p>
    <w:p w14:paraId="445DDC90" w14:textId="0F812775" w:rsidR="00304C15" w:rsidRPr="00304C15" w:rsidRDefault="00304C15" w:rsidP="0014471B">
      <w:pPr>
        <w:ind w:left="630" w:firstLine="720"/>
      </w:pPr>
      <w:r w:rsidRPr="00304C15">
        <w:t xml:space="preserve">Quan điểm là trung tâm trong hầu hết các hoạt động của con người, bởi vì nó có ảnh hưởng nhiều nhất đến cách hành xử của con người. Bất cứ khi nào chúng ta cần ra quyết định, chúng ta đều muốn biết quan điểm của những người khác. Trong thực tế, các doanh nghiệp và tổ chức luôn muốn biết những quan điểm của khác hàng hoặc quan điểm của cộng đồng về sản phẩm và dịch vụ của họ. Bản thân mỗi khách hàng cũng muốn biết quan điểm của những người khác đã sử dụng sản phẩm nào đó trước khi mua sản phẩm. Tương tự như vậy, khi một người muốn bỏ phiếu bầu cử cho một ai đó thì họ cũng muốn biết quan điểm của những người khác về các ứng cử viên. Khi một cá nhân cần tham khảo ý kiến về một điều gì đó, </w:t>
      </w:r>
      <w:r w:rsidR="00575D0B" w:rsidRPr="00D33D48">
        <w:t>h</w:t>
      </w:r>
      <w:r w:rsidR="00B70CA9" w:rsidRPr="00D33D48">
        <w:t>ọ</w:t>
      </w:r>
      <w:r w:rsidRPr="00304C15">
        <w:t xml:space="preserve"> thường hỏi gia đình, bạn bè. Khi một doanh nghiệp hoặc tổ chức cần tham khảo ý kiến của khách hàng hoặc cộng đồng thì họ làm các khảo sát, thu thập ý kiến… Biết được các ý kiến/quan điểm của khách hàng, cộng đồng là một điều rất quan trọng và đem lại lợi thế to lớn trong việc quảng bá sản phẩm, quan hệ công chúng hay trong việc </w:t>
      </w:r>
      <w:del w:id="1865" w:author="John Tran" w:date="2015-12-27T21:32:00Z">
        <w:r w:rsidR="00D33D48" w:rsidRPr="00D33D48" w:rsidDel="009550E7">
          <w:delText>vận</w:delText>
        </w:r>
        <w:r w:rsidRPr="00304C15" w:rsidDel="009550E7">
          <w:delText xml:space="preserve"> động cử tri trong các cuộc bầu cử</w:delText>
        </w:r>
      </w:del>
      <w:ins w:id="1866" w:author="John Tran" w:date="2015-12-27T21:32:00Z">
        <w:r w:rsidR="009550E7" w:rsidRPr="009550E7">
          <w:rPr>
            <w:rPrChange w:id="1867" w:author="John Tran" w:date="2015-12-27T21:36:00Z">
              <w:rPr>
                <w:lang w:val="en-US"/>
              </w:rPr>
            </w:rPrChange>
          </w:rPr>
          <w:t>quản lý một tập thể lớn</w:t>
        </w:r>
      </w:ins>
      <w:r w:rsidRPr="00304C15">
        <w:t>.</w:t>
      </w:r>
      <w:ins w:id="1868" w:author="John Tran" w:date="2015-12-27T21:59:00Z">
        <w:r w:rsidR="00C064DF" w:rsidRPr="00C064DF">
          <w:rPr>
            <w:rPrChange w:id="1869" w:author="John Tran" w:date="2015-12-27T21:59:00Z">
              <w:rPr>
                <w:lang w:val="en-US"/>
              </w:rPr>
            </w:rPrChange>
          </w:rPr>
          <w:t xml:space="preserve"> Ví dụ: </w:t>
        </w:r>
      </w:ins>
      <w:ins w:id="1870" w:author="John Tran" w:date="2015-12-27T22:02:00Z">
        <w:r w:rsidR="00827A52" w:rsidRPr="00706416">
          <w:rPr>
            <w:rPrChange w:id="1871" w:author="John Tran" w:date="2015-12-27T22:03:00Z">
              <w:rPr>
                <w:lang w:val="en-US"/>
              </w:rPr>
            </w:rPrChange>
          </w:rPr>
          <w:t>Các phòng ban quản lý c</w:t>
        </w:r>
      </w:ins>
      <w:ins w:id="1872" w:author="John Tran" w:date="2015-12-27T21:59:00Z">
        <w:r w:rsidR="00C064DF" w:rsidRPr="00C064DF">
          <w:rPr>
            <w:rPrChange w:id="1873" w:author="John Tran" w:date="2015-12-27T21:59:00Z">
              <w:rPr>
                <w:lang w:val="en-US"/>
              </w:rPr>
            </w:rPrChange>
          </w:rPr>
          <w:t>ần biết thông tin về tình hình và những vấn đề quan tâm của tập thể sinh viên trong</w:t>
        </w:r>
        <w:r w:rsidR="00C064DF" w:rsidRPr="00C064DF">
          <w:rPr>
            <w:rPrChange w:id="1874" w:author="John Tran" w:date="2015-12-27T22:00:00Z">
              <w:rPr>
                <w:lang w:val="en-US"/>
              </w:rPr>
            </w:rPrChange>
          </w:rPr>
          <w:t xml:space="preserve"> một</w:t>
        </w:r>
        <w:r w:rsidR="00C064DF" w:rsidRPr="00C064DF">
          <w:rPr>
            <w:rPrChange w:id="1875" w:author="John Tran" w:date="2015-12-27T21:59:00Z">
              <w:rPr>
                <w:lang w:val="en-US"/>
              </w:rPr>
            </w:rPrChange>
          </w:rPr>
          <w:t xml:space="preserve"> trường đại học</w:t>
        </w:r>
      </w:ins>
      <w:ins w:id="1876" w:author="John Tran" w:date="2015-12-27T22:00:00Z">
        <w:r w:rsidR="00C064DF" w:rsidRPr="00C064DF">
          <w:rPr>
            <w:rPrChange w:id="1877" w:author="John Tran" w:date="2015-12-27T22:01:00Z">
              <w:rPr>
                <w:lang w:val="en-US"/>
              </w:rPr>
            </w:rPrChange>
          </w:rPr>
          <w:t xml:space="preserve"> hay trong kí túc xá</w:t>
        </w:r>
      </w:ins>
      <w:ins w:id="1878" w:author="John Tran" w:date="2015-12-27T22:01:00Z">
        <w:r w:rsidR="00C064DF" w:rsidRPr="00C064DF">
          <w:rPr>
            <w:rPrChange w:id="1879" w:author="John Tran" w:date="2015-12-27T22:02:00Z">
              <w:rPr>
                <w:lang w:val="en-US"/>
              </w:rPr>
            </w:rPrChange>
          </w:rPr>
          <w:t xml:space="preserve"> để có những hành động, điều chỉnh kịp thời</w:t>
        </w:r>
      </w:ins>
      <w:ins w:id="1880" w:author="John Tran" w:date="2015-12-27T22:00:00Z">
        <w:r w:rsidR="00C064DF" w:rsidRPr="00C064DF">
          <w:rPr>
            <w:rPrChange w:id="1881" w:author="John Tran" w:date="2015-12-27T22:01:00Z">
              <w:rPr>
                <w:lang w:val="en-US"/>
              </w:rPr>
            </w:rPrChange>
          </w:rPr>
          <w:t>.</w:t>
        </w:r>
      </w:ins>
    </w:p>
    <w:p w14:paraId="5FE367F0" w14:textId="77777777" w:rsidR="00304C15" w:rsidRPr="00304C15" w:rsidRDefault="00304C15" w:rsidP="0014471B">
      <w:pPr>
        <w:ind w:left="630" w:firstLine="720"/>
      </w:pPr>
      <w:r w:rsidRPr="00304C15">
        <w:t>Với sự bùng nổ của các phương tiện thông tin xã hội như: mạng xã hội, diễn dàn, blog, các trang đánh giá sản phẩm… thì thông tin về quan điểm của khách hàng, của cộng đồng tăng lên một cách nhanh chóng. Các cá nhân, doanh nghiệp hay tổ chức thậm chí không cần thiết phải hỏi ý kiến của người khác hoặc làm khảo sát, thăm dò ý kiến mà vẫn có được các thông tin về quan điểm và ý kiến của cộng đồng/khách hàng. Tuy nhiên, để có được các thông tin này một cách khách quan là điều không dễ dàng, vì số lượng các đánh giá, bình luận quá lớn và gia tăng liên tục làm cho việc đọc các hết các thông tin, ý kiến, bình luận là không thể thực hiện được. Đó là lý do việc đánh giá cảm xúc và phân lớp quan điểm một cách tự động trở nên rất cần thiết.</w:t>
      </w:r>
    </w:p>
    <w:p w14:paraId="75846BFB" w14:textId="2B2F8FD6" w:rsidR="00304C15" w:rsidRPr="008B64A4" w:rsidRDefault="00304C15" w:rsidP="0014471B">
      <w:pPr>
        <w:ind w:left="630" w:firstLine="720"/>
      </w:pPr>
      <w:r w:rsidRPr="00304C15">
        <w:t>Những thông tin trên internet rất đa dạng và bao gồm rất nhiều lĩnh vực, cho nên những ứng dụng phân tích cảm xúc cũng phân bố trên hầu hết các lĩnh vực từ những người sử dụng sản phẩm, dịch vụ, chăm sóc sức khỏe, dịch vụ tài chính, sự kiện xã hội, bầu cử…</w:t>
      </w:r>
    </w:p>
    <w:p w14:paraId="0DF297F5" w14:textId="3764A5AE" w:rsidR="00BF2081" w:rsidRDefault="00BF2081" w:rsidP="0014471B">
      <w:pPr>
        <w:pStyle w:val="Heading4"/>
      </w:pPr>
      <w:r w:rsidRPr="00BF2081">
        <w:t xml:space="preserve">Các bài toán trong </w:t>
      </w:r>
      <w:r w:rsidR="00304C15" w:rsidRPr="00304C15">
        <w:t>phân tích cảm xúc</w:t>
      </w:r>
    </w:p>
    <w:p w14:paraId="45DCB0EB" w14:textId="77777777" w:rsidR="00BF2081" w:rsidRDefault="00BF2081">
      <w:pPr>
        <w:ind w:left="990" w:firstLine="720"/>
        <w:rPr>
          <w:rFonts w:cs="Times New Roman"/>
          <w:szCs w:val="26"/>
        </w:rPr>
        <w:pPrChange w:id="1882" w:author="Thanh Thai Nguyen" w:date="2015-12-24T16:56:00Z">
          <w:pPr>
            <w:ind w:left="900" w:firstLine="709"/>
          </w:pPr>
        </w:pPrChange>
      </w:pPr>
      <w:r>
        <w:rPr>
          <w:rFonts w:cs="Times New Roman"/>
          <w:szCs w:val="26"/>
        </w:rPr>
        <w:t xml:space="preserve">Phân tích cảm xúc hay còn gọi là phân lớp nhận định có ba bài toán điển hình nhất đó là: </w:t>
      </w:r>
    </w:p>
    <w:p w14:paraId="3E7C06DE" w14:textId="522E4E64" w:rsidR="00BF2081" w:rsidRPr="00E709DA" w:rsidRDefault="00BF2081" w:rsidP="00EB7D61">
      <w:pPr>
        <w:pStyle w:val="ListParagraph"/>
        <w:numPr>
          <w:ilvl w:val="0"/>
          <w:numId w:val="10"/>
        </w:numPr>
        <w:spacing w:after="160" w:line="360" w:lineRule="auto"/>
        <w:ind w:left="1350"/>
        <w:rPr>
          <w:lang w:val="vi-VN"/>
        </w:rPr>
      </w:pPr>
      <w:r w:rsidRPr="00E709DA">
        <w:rPr>
          <w:lang w:val="vi-VN"/>
        </w:rPr>
        <w:t>Phân lớp quan điể</w:t>
      </w:r>
      <w:r w:rsidR="00E709DA" w:rsidRPr="00E709DA">
        <w:rPr>
          <w:lang w:val="vi-VN"/>
        </w:rPr>
        <w:t>m</w:t>
      </w:r>
      <w:r w:rsidR="00505D1D">
        <w:rPr>
          <w:lang w:val="vi-VN"/>
        </w:rPr>
        <w:t xml:space="preserve">: </w:t>
      </w:r>
      <w:r w:rsidR="00505D1D" w:rsidRPr="00505D1D">
        <w:rPr>
          <w:lang w:val="vi-VN"/>
        </w:rPr>
        <w:t>V</w:t>
      </w:r>
      <w:r w:rsidR="00E709DA" w:rsidRPr="00E709DA">
        <w:rPr>
          <w:lang w:val="vi-VN"/>
        </w:rPr>
        <w:t>ới bài toán này có thể coi khai phá quan điểm như bài toán phân lớp văn bản. Ở đây bài toán sẽ là phân lớp một văn bả</w:t>
      </w:r>
      <w:r w:rsidR="00E709DA">
        <w:rPr>
          <w:lang w:val="vi-VN"/>
        </w:rPr>
        <w:t xml:space="preserve">n </w:t>
      </w:r>
      <w:r w:rsidR="00E709DA" w:rsidRPr="00E709DA">
        <w:rPr>
          <w:lang w:val="vi-VN"/>
        </w:rPr>
        <w:t>đánh giá là tích cực hay tiêu cực. Ví dụ: với một đánh giá về một sản phẩm, hệ thống xác định xem nhận xét về sản phẩm là tốt hay xấu. Phân lớp này thường là phân lớp ở mức tài liệu. Thông tin được phát hiện không mô tả chi tiết về những gì mọi người thích hay không thích.</w:t>
      </w:r>
    </w:p>
    <w:p w14:paraId="37204C90" w14:textId="4068F93D" w:rsidR="00BF2081" w:rsidRPr="00E709DA" w:rsidRDefault="00BF2081" w:rsidP="00EB7D61">
      <w:pPr>
        <w:pStyle w:val="ListParagraph"/>
        <w:numPr>
          <w:ilvl w:val="0"/>
          <w:numId w:val="10"/>
        </w:numPr>
        <w:spacing w:after="160" w:line="360" w:lineRule="auto"/>
        <w:ind w:left="1350"/>
        <w:rPr>
          <w:lang w:val="vi-VN"/>
        </w:rPr>
      </w:pPr>
      <w:r w:rsidRPr="00E709DA">
        <w:rPr>
          <w:lang w:val="vi-VN"/>
        </w:rPr>
        <w:t>Khai phá và tổng hợp quan điểm dựa trên đặ</w:t>
      </w:r>
      <w:r w:rsidR="00E709DA">
        <w:rPr>
          <w:lang w:val="vi-VN"/>
        </w:rPr>
        <w:t>c trưng</w:t>
      </w:r>
      <w:r w:rsidR="00E709DA" w:rsidRPr="00E709DA">
        <w:rPr>
          <w:lang w:val="vi-VN"/>
        </w:rPr>
        <w:t xml:space="preserve">: </w:t>
      </w:r>
      <w:r w:rsidR="00B311FD" w:rsidRPr="00B311FD">
        <w:rPr>
          <w:lang w:val="vi-VN"/>
        </w:rPr>
        <w:t>Bài toán đi sâu vào phát hiện quan điểm ở mứ</w:t>
      </w:r>
      <w:r w:rsidR="00B311FD">
        <w:rPr>
          <w:lang w:val="vi-VN"/>
        </w:rPr>
        <w:t>c câu</w:t>
      </w:r>
      <w:r w:rsidR="00B311FD" w:rsidRPr="00B311FD">
        <w:rPr>
          <w:lang w:val="vi-VN"/>
        </w:rPr>
        <w:t>, tức là tìm hiểu các khía cạnh của đối tượng mà người bày tỏ quan điểm là thích hay không thích. Một đối tượng có thể là sản phẩm, một dịch vụ, một sự việ</w:t>
      </w:r>
      <w:r w:rsidR="00B311FD">
        <w:rPr>
          <w:lang w:val="vi-VN"/>
        </w:rPr>
        <w:t>c</w:t>
      </w:r>
      <w:r w:rsidR="00B311FD" w:rsidRPr="00B311FD">
        <w:rPr>
          <w:lang w:val="vi-VN"/>
        </w:rPr>
        <w:t>, một chủ đề hay mộ</w:t>
      </w:r>
      <w:r w:rsidR="00B311FD">
        <w:rPr>
          <w:lang w:val="vi-VN"/>
        </w:rPr>
        <w:t>t cá</w:t>
      </w:r>
      <w:r w:rsidR="00B311FD" w:rsidRPr="00B311FD">
        <w:rPr>
          <w:lang w:val="vi-VN"/>
        </w:rPr>
        <w:t xml:space="preserve"> nhân, tổ chức nào đó…Ví dụ, trong một bài đánh giá về sản phẩm, bài toán phải xác định được các đặc trưng mà người dùng bình luận, đánh giá đó là gì, và xác định các ý kiến là tích cực hay tiêu cực.</w:t>
      </w:r>
      <w:r w:rsidR="00505D1D" w:rsidRPr="00505D1D">
        <w:rPr>
          <w:lang w:val="vi-VN"/>
        </w:rPr>
        <w:t xml:space="preserve"> Ví dụ: Trong một đánh giá: “</w:t>
      </w:r>
      <w:r w:rsidR="00576225" w:rsidRPr="00576225">
        <w:rPr>
          <w:lang w:val="vi-VN"/>
        </w:rPr>
        <w:t>Pin của laptop này mau hết pin</w:t>
      </w:r>
      <w:r w:rsidR="00505D1D" w:rsidRPr="00505D1D">
        <w:rPr>
          <w:lang w:val="vi-VN"/>
        </w:rPr>
        <w:t xml:space="preserve"> quá”. Thì bài toán phải xác định rõ, chủ thể được đánh giá là “</w:t>
      </w:r>
      <w:r w:rsidR="00576225" w:rsidRPr="00DF40A4">
        <w:rPr>
          <w:lang w:val="vi-VN"/>
        </w:rPr>
        <w:t>Pin của laptop</w:t>
      </w:r>
      <w:r w:rsidR="00505D1D" w:rsidRPr="00505D1D">
        <w:rPr>
          <w:lang w:val="vi-VN"/>
        </w:rPr>
        <w:t>”, và quan điểm ở đây là “tiêu cực”.</w:t>
      </w:r>
    </w:p>
    <w:p w14:paraId="6D2608F3" w14:textId="51288AE4" w:rsidR="00BF2081" w:rsidRPr="00422B35" w:rsidRDefault="00BF2081" w:rsidP="00EB7D61">
      <w:pPr>
        <w:pStyle w:val="ListParagraph"/>
        <w:numPr>
          <w:ilvl w:val="0"/>
          <w:numId w:val="10"/>
        </w:numPr>
        <w:spacing w:after="160" w:line="360" w:lineRule="auto"/>
        <w:ind w:left="1350"/>
        <w:rPr>
          <w:lang w:val="vi-VN"/>
        </w:rPr>
      </w:pPr>
      <w:r w:rsidRPr="00505D1D">
        <w:rPr>
          <w:lang w:val="vi-VN"/>
        </w:rPr>
        <w:t>Khai phá quan hệ (so sánh</w:t>
      </w:r>
      <w:r w:rsidR="00505D1D" w:rsidRPr="00505D1D">
        <w:rPr>
          <w:lang w:val="vi-VN"/>
        </w:rPr>
        <w:t xml:space="preserve"> câu</w:t>
      </w:r>
      <w:r w:rsidRPr="00505D1D">
        <w:rPr>
          <w:lang w:val="vi-VN"/>
        </w:rPr>
        <w:t>)</w:t>
      </w:r>
      <w:r w:rsidR="00505D1D" w:rsidRPr="00505D1D">
        <w:rPr>
          <w:lang w:val="vi-VN"/>
        </w:rPr>
        <w:t xml:space="preserve">: So sánh là một loại đánh giá khác, tức là so sánh trực tiếp một đối tượng đối với một hoặc nhiều đối tượng khác tương tự. </w:t>
      </w:r>
      <w:r w:rsidR="00422B35" w:rsidRPr="00422B35">
        <w:rPr>
          <w:lang w:val="vi-VN"/>
        </w:rPr>
        <w:t>Ví dụ: như so sánh, đánh giá về hai lớp học:</w:t>
      </w:r>
    </w:p>
    <w:p w14:paraId="26A98A3A" w14:textId="31E0B679" w:rsidR="00422B35" w:rsidRPr="00505D1D" w:rsidRDefault="00422B35" w:rsidP="00EB7D61">
      <w:pPr>
        <w:pStyle w:val="ListParagraph"/>
        <w:spacing w:after="160" w:line="360" w:lineRule="auto"/>
        <w:ind w:left="1350"/>
        <w:rPr>
          <w:lang w:val="vi-VN"/>
        </w:rPr>
      </w:pPr>
      <w:r w:rsidRPr="00422B35">
        <w:rPr>
          <w:lang w:val="vi-VN"/>
        </w:rPr>
        <w:t>“Lớp của cô A có vẻ thú vị hơn lớp của thầy B nhiều”</w:t>
      </w:r>
      <w:r>
        <w:rPr>
          <w:lang w:val="vi-VN"/>
        </w:rPr>
        <w:t>.</w:t>
      </w:r>
    </w:p>
    <w:p w14:paraId="066CA292" w14:textId="42DF4F8B" w:rsidR="00BF2081" w:rsidDel="00706416" w:rsidRDefault="00422B35">
      <w:pPr>
        <w:ind w:left="990" w:firstLine="720"/>
        <w:rPr>
          <w:del w:id="1883" w:author="John Tran" w:date="2015-12-27T22:12:00Z"/>
          <w:rFonts w:cs="Times New Roman"/>
          <w:szCs w:val="26"/>
        </w:rPr>
        <w:pPrChange w:id="1884" w:author="John Tran" w:date="2015-12-27T22:12:00Z">
          <w:pPr>
            <w:ind w:left="1260" w:firstLine="720"/>
          </w:pPr>
        </w:pPrChange>
      </w:pPr>
      <w:r w:rsidRPr="00422B35">
        <w:rPr>
          <w:rFonts w:cs="Times New Roman"/>
          <w:szCs w:val="26"/>
        </w:rPr>
        <w:t xml:space="preserve">Ở </w:t>
      </w:r>
      <w:r w:rsidR="00BF2081">
        <w:rPr>
          <w:rFonts w:cs="Times New Roman"/>
          <w:szCs w:val="26"/>
        </w:rPr>
        <w:t xml:space="preserve">đây, </w:t>
      </w:r>
      <w:r w:rsidRPr="00422B35">
        <w:rPr>
          <w:rFonts w:cs="Times New Roman"/>
          <w:szCs w:val="26"/>
        </w:rPr>
        <w:t>khóa luận</w:t>
      </w:r>
      <w:r w:rsidR="00BF2081">
        <w:rPr>
          <w:rFonts w:cs="Times New Roman"/>
          <w:szCs w:val="26"/>
        </w:rPr>
        <w:t xml:space="preserve"> xin đề cập tới bài toán thứ nhất là bài toán phân lớp quan điểm: coi khai phá quan điểm như là phân lớp văn bản, coi mỗi quan điểm là một văn bản và quá trình phân lớp quan điểm chính là phân lớp văn bản. Các quan điểm sẽ được phân vào 3 lớp tích cực (tốt), tiêu cực (xấu) và lớp trung tính (không bộc lộ cảm xúc). Mục tiêu chủ đạo là nhanh chóng xác định quan điểm đánh giá về một đối tượng là tốt hay xấu.</w:t>
      </w:r>
      <w:ins w:id="1885" w:author="John Tran" w:date="2015-12-27T22:12:00Z">
        <w:r w:rsidR="00706416" w:rsidDel="00706416">
          <w:rPr>
            <w:rFonts w:cs="Times New Roman"/>
            <w:szCs w:val="26"/>
          </w:rPr>
          <w:t xml:space="preserve"> </w:t>
        </w:r>
      </w:ins>
    </w:p>
    <w:p w14:paraId="49557061" w14:textId="35CE354B" w:rsidR="00C04C7A" w:rsidRPr="00C04C7A" w:rsidDel="00706416" w:rsidRDefault="00C04C7A">
      <w:pPr>
        <w:ind w:left="990" w:firstLine="720"/>
        <w:rPr>
          <w:del w:id="1886" w:author="John Tran" w:date="2015-12-27T22:11:00Z"/>
        </w:rPr>
        <w:pPrChange w:id="1887" w:author="John Tran" w:date="2015-12-27T22:12:00Z">
          <w:pPr>
            <w:pStyle w:val="Heading4"/>
          </w:pPr>
        </w:pPrChange>
      </w:pPr>
      <w:del w:id="1888" w:author="John Tran" w:date="2015-12-27T22:11:00Z">
        <w:r w:rsidRPr="00C04C7A" w:rsidDel="00706416">
          <w:delText>Các mức độ của phân tích cảm xúc</w:delText>
        </w:r>
      </w:del>
    </w:p>
    <w:p w14:paraId="11C0A8C7" w14:textId="48FE2893" w:rsidR="00C04C7A" w:rsidRPr="000A552C" w:rsidDel="00706416" w:rsidRDefault="00C04C7A">
      <w:pPr>
        <w:ind w:left="990" w:firstLine="720"/>
        <w:rPr>
          <w:del w:id="1889" w:author="John Tran" w:date="2015-12-27T22:11:00Z"/>
        </w:rPr>
        <w:pPrChange w:id="1890" w:author="John Tran" w:date="2015-12-27T22:12:00Z">
          <w:pPr>
            <w:ind w:left="900" w:firstLine="540"/>
          </w:pPr>
        </w:pPrChange>
      </w:pPr>
      <w:del w:id="1891" w:author="John Tran" w:date="2015-12-27T22:11:00Z">
        <w:r w:rsidRPr="008D1C25" w:rsidDel="00706416">
          <w:delText>Nhìn chung, việc phân tích cảm xúc đang được nghiên cứu ở 3 mức chính là:</w:delText>
        </w:r>
      </w:del>
    </w:p>
    <w:p w14:paraId="0F492244" w14:textId="71F6CF75" w:rsidR="00C04C7A" w:rsidRPr="000A552C" w:rsidDel="00706416" w:rsidRDefault="00C04C7A">
      <w:pPr>
        <w:ind w:left="990" w:firstLine="720"/>
        <w:rPr>
          <w:del w:id="1892" w:author="John Tran" w:date="2015-12-27T22:11:00Z"/>
        </w:rPr>
        <w:pPrChange w:id="1893" w:author="John Tran" w:date="2015-12-27T22:12:00Z">
          <w:pPr>
            <w:ind w:left="900"/>
          </w:pPr>
        </w:pPrChange>
      </w:pPr>
      <w:del w:id="1894" w:author="John Tran" w:date="2015-12-27T22:11:00Z">
        <w:r w:rsidRPr="003F477F" w:rsidDel="00706416">
          <w:rPr>
            <w:b/>
          </w:rPr>
          <w:delText>Mức tài liệu:</w:delText>
        </w:r>
        <w:r w:rsidRPr="000A552C" w:rsidDel="00706416">
          <w:delText xml:space="preserve"> Nhiệm vụ trong mức này là đánh giá xem quan điểm của toàn bộ tài liệu có cảm xúc tích cực hay tiêu cực (Pang, Lee and Vaithyanathan, 2002; Turney, 2002). Ví dụ, cho một đánh giá về một sản phẩm, hệ thống xác định xem ý kiến tổng quát về sản phầm là tích cực hay tiêu cực. Ở mức phân tích này, hệ thống giả định </w:delText>
        </w:r>
        <w:r w:rsidR="00F3254A" w:rsidRPr="000A552C" w:rsidDel="00706416">
          <w:delText>là mỗi một tài liệu chỉ thể hiện quan điểm về một thực thể duy nhất (Ví dụ như một sản phẩm nhất định). Vì vậy mức phân tích này không thích hợp với các tài liệu đánh giá hoặc so sánh nhiều thực thể cùng lúc.</w:delText>
        </w:r>
      </w:del>
    </w:p>
    <w:p w14:paraId="0A9AFAED" w14:textId="54B50E25" w:rsidR="00F3254A" w:rsidRPr="000A552C" w:rsidDel="00706416" w:rsidRDefault="00F3254A">
      <w:pPr>
        <w:ind w:left="990" w:firstLine="720"/>
        <w:rPr>
          <w:del w:id="1895" w:author="John Tran" w:date="2015-12-27T22:11:00Z"/>
        </w:rPr>
        <w:pPrChange w:id="1896" w:author="John Tran" w:date="2015-12-27T22:12:00Z">
          <w:pPr>
            <w:ind w:left="900"/>
          </w:pPr>
        </w:pPrChange>
      </w:pPr>
      <w:del w:id="1897" w:author="John Tran" w:date="2015-12-27T22:11:00Z">
        <w:r w:rsidRPr="003F477F" w:rsidDel="00706416">
          <w:rPr>
            <w:b/>
          </w:rPr>
          <w:delText>Mức câu:</w:delText>
        </w:r>
        <w:r w:rsidRPr="000A552C" w:rsidDel="00706416">
          <w:delText xml:space="preserve"> </w:delText>
        </w:r>
        <w:r w:rsidR="00D10324" w:rsidRPr="000A552C" w:rsidDel="00706416">
          <w:delText>Nhiệm vụ trong mứ</w:delText>
        </w:r>
        <w:r w:rsidRPr="000A552C" w:rsidDel="00706416">
          <w:delText>c này là với mỗi câu, đánh giá xem câu đó là tích cực, tiêu cực hay trung lập. Trung lập nghĩa là không có ý kiến gì cả. Mức phân tích này liên quan chặt chẽ đến phân lớp chủ quan (subjectivity classification) (Weibe, Bruce and O'Hara</w:delText>
        </w:r>
        <w:r w:rsidR="00D10324" w:rsidRPr="000A552C" w:rsidDel="00706416">
          <w:delText>, 1999</w:delText>
        </w:r>
        <w:r w:rsidRPr="000A552C" w:rsidDel="00706416">
          <w:delText>)</w:delText>
        </w:r>
        <w:r w:rsidR="00D10324" w:rsidRPr="000A552C" w:rsidDel="00706416">
          <w:delText xml:space="preserve">, nói về việc phân biệt những câu thể hiện thông tin có căn cứ (objective sentences) và những câu thể hiện đánh giá và ý kiến chủ quan (subjective sentences). </w:delText>
        </w:r>
      </w:del>
    </w:p>
    <w:p w14:paraId="62737346" w14:textId="5421F559" w:rsidR="00D10324" w:rsidRPr="000A552C" w:rsidDel="00706416" w:rsidRDefault="00976145">
      <w:pPr>
        <w:ind w:left="990" w:firstLine="720"/>
        <w:rPr>
          <w:del w:id="1898" w:author="John Tran" w:date="2015-12-27T22:11:00Z"/>
        </w:rPr>
        <w:pPrChange w:id="1899" w:author="John Tran" w:date="2015-12-27T22:12:00Z">
          <w:pPr>
            <w:ind w:left="900"/>
          </w:pPr>
        </w:pPrChange>
      </w:pPr>
      <w:del w:id="1900" w:author="John Tran" w:date="2015-12-27T22:11:00Z">
        <w:r w:rsidRPr="003F477F" w:rsidDel="00706416">
          <w:rPr>
            <w:b/>
          </w:rPr>
          <w:delText>Mức thực thể và khía cạnh</w:delText>
        </w:r>
        <w:r w:rsidRPr="000A552C" w:rsidDel="00706416">
          <w:delText xml:space="preserve">: Cả mức tài liệu và mức câu đều không phân tích được chính xác những thứ được thích và những thứ không thích. Thay vì quan tâm đến những cấu trúc ngôn ngữ (tài liệu, đoạn văn, câu, mệnh đề hay cụm từ), mức khía cạnh quan tâm trực tiếp đến chính các quan điểm. Điều này dựa trên ý tưởng là một quan điểm thì bao gồm cả cảm xúc (tích cực hoặc tiêu cực) và mục tiêu (của quan điểm). </w:delText>
        </w:r>
        <w:r w:rsidR="00180ADE" w:rsidRPr="000A552C" w:rsidDel="00706416">
          <w:delText>Việc nhận diện mục tiêu của quan điểm giúp ta hiểu vấn đề phân tích cảm xúc tốt hơn. Ví dụ, mặc dù câu “Tuy dịch vụ không tốt lắm, nhưng tôi vẫn rất thích nhà hàng này.” nhìn chung là tích cực, nhưng vẫn không thể nói toàn bộ câu này là tích cực. Vì thực tế câu này tích cực về nhà hàng nhưng lại tiêu cực về dịch vụ của nó.</w:delText>
        </w:r>
      </w:del>
    </w:p>
    <w:p w14:paraId="6D71E617" w14:textId="558EB33C" w:rsidR="0020277C" w:rsidRPr="001B0199" w:rsidDel="00706416" w:rsidRDefault="0020277C">
      <w:pPr>
        <w:ind w:left="990" w:firstLine="720"/>
        <w:rPr>
          <w:del w:id="1901" w:author="John Tran" w:date="2015-12-27T22:12:00Z"/>
        </w:rPr>
        <w:pPrChange w:id="1902" w:author="John Tran" w:date="2015-12-27T22:12:00Z">
          <w:pPr>
            <w:pStyle w:val="Heading3"/>
          </w:pPr>
        </w:pPrChange>
      </w:pPr>
      <w:del w:id="1903" w:author="John Tran" w:date="2015-12-27T22:12:00Z">
        <w:r w:rsidRPr="001B0199" w:rsidDel="00706416">
          <w:delText>Đánh giá cảm xúc dựa vào từ vựng (Lexicon) và vấn đề gặp phải</w:delText>
        </w:r>
      </w:del>
    </w:p>
    <w:p w14:paraId="2D339399" w14:textId="21FDDC3B" w:rsidR="0020277C" w:rsidRPr="00706416" w:rsidDel="00706416" w:rsidRDefault="0020277C">
      <w:pPr>
        <w:ind w:left="990" w:firstLine="720"/>
        <w:rPr>
          <w:del w:id="1904" w:author="John Tran" w:date="2015-12-27T22:12:00Z"/>
          <w:rPrChange w:id="1905" w:author="John Tran" w:date="2015-12-27T22:12:00Z">
            <w:rPr>
              <w:del w:id="1906" w:author="John Tran" w:date="2015-12-27T22:12:00Z"/>
              <w:lang w:val="en-US"/>
            </w:rPr>
          </w:rPrChange>
        </w:rPr>
        <w:pPrChange w:id="1907" w:author="John Tran" w:date="2015-12-27T22:12:00Z">
          <w:pPr>
            <w:ind w:left="630" w:firstLine="720"/>
          </w:pPr>
        </w:pPrChange>
      </w:pPr>
      <w:del w:id="1908" w:author="John Tran" w:date="2015-12-27T22:12:00Z">
        <w:r w:rsidRPr="0020277C" w:rsidDel="00706416">
          <w:delText xml:space="preserve">Những cảm xúc được xác đinh chủ yếu từ những từ vựng cảm xúc (sentiment words) cũng được gọi là từ vựng quan điểm (opinion words). Có nhiều từ phồ biến thường được dùng để biểu hiện cảm xúc như: </w:delText>
        </w:r>
        <w:r w:rsidR="00CF0F1C" w:rsidRPr="00CF0F1C" w:rsidDel="00706416">
          <w:rPr>
            <w:i/>
          </w:rPr>
          <w:delText>tốt</w:delText>
        </w:r>
        <w:r w:rsidR="00CF0F1C" w:rsidRPr="00CF0F1C" w:rsidDel="00706416">
          <w:delText xml:space="preserve">, </w:delText>
        </w:r>
        <w:r w:rsidR="00CF0F1C" w:rsidRPr="00CF0F1C" w:rsidDel="00706416">
          <w:rPr>
            <w:i/>
          </w:rPr>
          <w:delText>tuyệt</w:delText>
        </w:r>
        <w:r w:rsidR="00CF0F1C" w:rsidRPr="00CF0F1C" w:rsidDel="00706416">
          <w:delText xml:space="preserve">, </w:delText>
        </w:r>
        <w:r w:rsidR="00CF0F1C" w:rsidRPr="00CF0F1C" w:rsidDel="00706416">
          <w:rPr>
            <w:i/>
          </w:rPr>
          <w:delText>tuyệt vời</w:delText>
        </w:r>
        <w:r w:rsidR="00CF0F1C" w:rsidRPr="00CF0F1C" w:rsidDel="00706416">
          <w:delText xml:space="preserve"> là những từ cảm xúc tích cự</w:delText>
        </w:r>
        <w:r w:rsidR="00CF0F1C" w:rsidDel="00706416">
          <w:delText>c</w:delText>
        </w:r>
        <w:r w:rsidR="00CF0F1C" w:rsidRPr="00CF0F1C" w:rsidDel="00706416">
          <w:delText xml:space="preserve"> và </w:delText>
        </w:r>
        <w:r w:rsidR="00CF0F1C" w:rsidRPr="00CF0F1C" w:rsidDel="00706416">
          <w:rPr>
            <w:i/>
          </w:rPr>
          <w:delText xml:space="preserve">tồi, tội nghiệp, khinh khủng </w:delText>
        </w:r>
        <w:r w:rsidR="00CF0F1C" w:rsidRPr="00CF0F1C" w:rsidDel="00706416">
          <w:delText xml:space="preserve">là những từ cảm xúc tiêu cực. Ngoài những từ cảm xúc còn có những cụm từ hay thành ngữ nói về cảm xúc, ví dụ: </w:delText>
        </w:r>
        <w:r w:rsidR="00CF0F1C" w:rsidRPr="00CF0F1C" w:rsidDel="00706416">
          <w:rPr>
            <w:i/>
          </w:rPr>
          <w:delText xml:space="preserve">gừng càng già càng cay, không gì là không thể… </w:delText>
        </w:r>
        <w:r w:rsidR="00CF0F1C" w:rsidRPr="00CF0F1C" w:rsidDel="00706416">
          <w:delText>Mặc dù những từ vựng, cụm từ, thành ngữ là cần thiết và rất quan trọng trong việc đánh giá cảm xúc, nhưng chỉ sử dụng chúng thì hoàn toàn chưa đủ để có thể đánh giá cảm xúc. V</w:delText>
        </w:r>
        <w:r w:rsidR="00CF0F1C" w:rsidRPr="00706416" w:rsidDel="00706416">
          <w:rPr>
            <w:rPrChange w:id="1909" w:author="John Tran" w:date="2015-12-27T22:12:00Z">
              <w:rPr>
                <w:lang w:val="en-US"/>
              </w:rPr>
            </w:rPrChange>
          </w:rPr>
          <w:delText>ì một số lý do như sau:</w:delText>
        </w:r>
      </w:del>
    </w:p>
    <w:p w14:paraId="758A3E46" w14:textId="48A7D95E" w:rsidR="00CF0F1C" w:rsidDel="00706416" w:rsidRDefault="00CF0F1C">
      <w:pPr>
        <w:ind w:left="990" w:firstLine="720"/>
        <w:rPr>
          <w:del w:id="1910" w:author="John Tran" w:date="2015-12-27T22:12:00Z"/>
        </w:rPr>
        <w:pPrChange w:id="1911" w:author="John Tran" w:date="2015-12-27T22:12:00Z">
          <w:pPr>
            <w:pStyle w:val="ListParagraph"/>
            <w:numPr>
              <w:numId w:val="17"/>
            </w:numPr>
            <w:spacing w:line="360" w:lineRule="auto"/>
            <w:ind w:left="630" w:hanging="360"/>
          </w:pPr>
        </w:pPrChange>
      </w:pPr>
      <w:del w:id="1912" w:author="John Tran" w:date="2015-12-27T22:12:00Z">
        <w:r w:rsidRPr="006412E9" w:rsidDel="00706416">
          <w:delText>Một từ tích cực hoặc tiêu cực có thể có ý nghĩa ngược lại trong những lĩnh vực khác nhau. Ví dụ</w:delText>
        </w:r>
      </w:del>
    </w:p>
    <w:p w14:paraId="24F3CAE5" w14:textId="0DEB8314" w:rsidR="006412E9" w:rsidDel="00706416" w:rsidRDefault="006412E9">
      <w:pPr>
        <w:ind w:left="990" w:firstLine="720"/>
        <w:rPr>
          <w:del w:id="1913" w:author="John Tran" w:date="2015-12-27T22:12:00Z"/>
        </w:rPr>
        <w:pPrChange w:id="1914" w:author="John Tran" w:date="2015-12-27T22:12:00Z">
          <w:pPr>
            <w:pStyle w:val="ListParagraph"/>
            <w:numPr>
              <w:numId w:val="17"/>
            </w:numPr>
            <w:spacing w:line="360" w:lineRule="auto"/>
            <w:ind w:left="630" w:hanging="360"/>
          </w:pPr>
        </w:pPrChange>
      </w:pPr>
      <w:del w:id="1915" w:author="John Tran" w:date="2015-12-27T22:12:00Z">
        <w:r w:rsidDel="00706416">
          <w:delText xml:space="preserve">Một câu có chứa các từ cảm xúc có thể không thể hiện cảm xúc nào cả. Ví dụ một câu hỏi: </w:delText>
        </w:r>
        <w:r w:rsidRPr="00632DDF" w:rsidDel="00706416">
          <w:rPr>
            <w:i/>
          </w:rPr>
          <w:delText>Bạn có thể chỉ có mình cái máy quay nào tốt hơn không?</w:delText>
        </w:r>
        <w:r w:rsidR="00632DDF" w:rsidDel="00706416">
          <w:rPr>
            <w:i/>
          </w:rPr>
          <w:delText xml:space="preserve"> </w:delText>
        </w:r>
        <w:r w:rsidR="00632DDF" w:rsidDel="00706416">
          <w:delText xml:space="preserve"> hoặc </w:delText>
        </w:r>
        <w:r w:rsidR="00632DDF" w:rsidDel="00706416">
          <w:rPr>
            <w:i/>
          </w:rPr>
          <w:delText xml:space="preserve">Nếu hôm nay tôi tìm được một chiếc xe tốt, tôi sẽ mua nó ngay. </w:delText>
        </w:r>
        <w:r w:rsidR="00632DDF" w:rsidDel="00706416">
          <w:delText>Cả hai câu này đều chứa từ “</w:delText>
        </w:r>
        <w:r w:rsidR="00632DDF" w:rsidRPr="00632DDF" w:rsidDel="00706416">
          <w:rPr>
            <w:i/>
          </w:rPr>
          <w:delText>tốt</w:delText>
        </w:r>
        <w:r w:rsidR="00632DDF" w:rsidDel="00706416">
          <w:delText>” nhưng cả hai câu đều không thể hiện cảm xúc tích cực nào cả.</w:delText>
        </w:r>
      </w:del>
    </w:p>
    <w:p w14:paraId="71245AA7" w14:textId="53F76B55" w:rsidR="00632DDF" w:rsidRPr="00A30BE4" w:rsidDel="00706416" w:rsidRDefault="00632DDF">
      <w:pPr>
        <w:ind w:left="990" w:firstLine="720"/>
        <w:rPr>
          <w:del w:id="1916" w:author="John Tran" w:date="2015-12-27T22:12:00Z"/>
        </w:rPr>
        <w:pPrChange w:id="1917" w:author="John Tran" w:date="2015-12-27T22:12:00Z">
          <w:pPr>
            <w:pStyle w:val="ListParagraph"/>
            <w:numPr>
              <w:numId w:val="17"/>
            </w:numPr>
            <w:spacing w:line="360" w:lineRule="auto"/>
            <w:ind w:left="630" w:hanging="360"/>
          </w:pPr>
        </w:pPrChange>
      </w:pPr>
      <w:del w:id="1918" w:author="John Tran" w:date="2015-12-27T22:12:00Z">
        <w:r w:rsidDel="00706416">
          <w:delText>Những câu mang ý nghĩa chế nhạo cho dù có chứa từ cảm xúc hay không đều rất khó để đánh giá đúng cảm xúc</w:delText>
        </w:r>
        <w:r w:rsidR="00A30BE4" w:rsidDel="00706416">
          <w:delText xml:space="preserve">. Ví dụ: </w:delText>
        </w:r>
        <w:r w:rsidR="00A30BE4" w:rsidDel="00706416">
          <w:rPr>
            <w:i/>
          </w:rPr>
          <w:delText>Chiếc xe này tuyệt thật, cứ chạy được tầm 10km là tắt máy một lần.</w:delText>
        </w:r>
      </w:del>
    </w:p>
    <w:p w14:paraId="6893DF63" w14:textId="08DB6A7D" w:rsidR="00677F01" w:rsidRPr="00677F01" w:rsidDel="00706416" w:rsidRDefault="00CC2E57">
      <w:pPr>
        <w:ind w:left="990" w:firstLine="720"/>
        <w:rPr>
          <w:del w:id="1919" w:author="John Tran" w:date="2015-12-27T22:12:00Z"/>
        </w:rPr>
        <w:pPrChange w:id="1920" w:author="John Tran" w:date="2015-12-27T22:12:00Z">
          <w:pPr>
            <w:pStyle w:val="ListParagraph"/>
            <w:numPr>
              <w:numId w:val="17"/>
            </w:numPr>
            <w:spacing w:line="360" w:lineRule="auto"/>
            <w:ind w:left="630" w:hanging="360"/>
          </w:pPr>
        </w:pPrChange>
      </w:pPr>
      <w:del w:id="1921" w:author="John Tran" w:date="2015-12-27T22:12:00Z">
        <w:r w:rsidDel="00706416">
          <w:delText xml:space="preserve">Nhiều câu không chứa từ cảm xúc nhưng vẫn thể hiện cảm xúc tích cực hoặc tiêu cực. Ví dụ: </w:delText>
        </w:r>
        <w:r w:rsidDel="00706416">
          <w:rPr>
            <w:i/>
          </w:rPr>
          <w:delText>Cái tủ lạnh này phát ra tiếng động quá lớn khi hoạt động.</w:delText>
        </w:r>
      </w:del>
    </w:p>
    <w:p w14:paraId="570997FB" w14:textId="77777777" w:rsidR="00677F01" w:rsidRPr="00CF0F1C" w:rsidRDefault="00677F01">
      <w:pPr>
        <w:ind w:left="990" w:firstLine="720"/>
        <w:pPrChange w:id="1922" w:author="John Tran" w:date="2015-12-27T22:12:00Z">
          <w:pPr>
            <w:ind w:left="360"/>
          </w:pPr>
        </w:pPrChange>
      </w:pPr>
    </w:p>
    <w:p w14:paraId="40A27C39" w14:textId="383463DC" w:rsidR="00617D50" w:rsidRPr="00677F01" w:rsidRDefault="00617D50">
      <w:pPr>
        <w:pStyle w:val="Heading3"/>
      </w:pPr>
      <w:bookmarkStart w:id="1923" w:name="_Toc440482235"/>
      <w:r w:rsidRPr="00677F01">
        <w:t>Các</w:t>
      </w:r>
      <w:r w:rsidR="00304C15" w:rsidRPr="00677F01">
        <w:t xml:space="preserve"> nghiên cứu về và</w:t>
      </w:r>
      <w:r w:rsidRPr="00677F01">
        <w:t xml:space="preserve"> công cụ cho việc phân tích cảm xúc</w:t>
      </w:r>
      <w:r w:rsidR="00304C15" w:rsidRPr="00677F01">
        <w:t xml:space="preserve"> đã có</w:t>
      </w:r>
      <w:bookmarkEnd w:id="1923"/>
    </w:p>
    <w:p w14:paraId="1CF979D3" w14:textId="1681CC3F" w:rsidR="00304C15" w:rsidRPr="00304C15" w:rsidRDefault="00304C15" w:rsidP="007530CA">
      <w:pPr>
        <w:ind w:left="630" w:firstLine="720"/>
      </w:pPr>
      <w:r w:rsidRPr="00304C15">
        <w:t>Hiện nay cũng đã có nhiều bài báo nghiên cứu hướng ứng dụng về đánh giá cảm xúc. Ví dụ, (Liu et al., 2007), nói về một mô hình cảm xúc đã được đề xuất để tăng hiệu quả bán hàng. (McGlohon, Glance and Reiter, 2010), đã sử dụng những phản hồi để đánh giá phân lớp cho sản phẩm. (Hong and Skiena, 2010) nghiên cứu về những mối quan hệ giữa “NFL betting line” và những quan điểm công khai trên blog và Twitter. (O’Connor et al., 2010), những ý kiến trên Twitter được liên kết với quan điểm của những cuộc bầu cử công khai. (Tumasjan et al., 2010) những ý kiến trên Twitter cũng được áp dụng cho việc dự đoán kết quả bầu cử, …</w:t>
      </w:r>
    </w:p>
    <w:p w14:paraId="6C4CEC53" w14:textId="1423FC2F" w:rsidR="00617D50" w:rsidRPr="00617D50" w:rsidRDefault="00304C15" w:rsidP="007530CA">
      <w:pPr>
        <w:ind w:left="630" w:firstLine="720"/>
      </w:pPr>
      <w:r w:rsidRPr="00304C15">
        <w:t>Về các công cụ phân tích cảm xúc</w:t>
      </w:r>
      <w:r w:rsidR="00617D50" w:rsidRPr="00617D50">
        <w:t xml:space="preserve">, </w:t>
      </w:r>
      <w:r w:rsidRPr="00304C15">
        <w:t xml:space="preserve">hiện tại </w:t>
      </w:r>
      <w:r w:rsidR="00617D50" w:rsidRPr="00617D50">
        <w:t xml:space="preserve">đã có nhiều nghiên cứu cung cấp các phương pháp và công cụ được sử dụng để phân tích và đánh giá cảm xúc. Các công cụ được sử dụng để phát hiện tính phân cực của cảm xúc (bao gồm cảm xúc tích cực và cảm xúc tiêu cực) của một tin nhắn hoặc một đoạn văn dựa trên các từ trong đó, đặc biệt là dựa vào các biểu tượng cảm xúc. Các biểu tượng cảm xúc này mô phỏng các hình thái của khuôn mặt từ đó cho biết được cảm xúc hiện tại là buồn bã hay vui vẻ. Mặc dù thực tế chúng ta có hàng loạt các sắc thái cảm xúc khác nhau trên khuôn mặt, các “emoticons” này cũng phần nào hình tượng hóa cảm xúc của người viết. Để diễn đạt và hiểu ý nghĩa các biểu tượng cảm xúc chúng ta cần có một từ điển phổ biến giải thích chúng được lấy từ </w:t>
      </w:r>
      <w:hyperlink r:id="rId11" w:history="1">
        <w:r w:rsidR="00617D50" w:rsidRPr="00FC2FD7">
          <w:rPr>
            <w:rStyle w:val="Hyperlink"/>
          </w:rPr>
          <w:t>http://cool-smileys.com/text-emoticons</w:t>
        </w:r>
      </w:hyperlink>
      <w:r w:rsidR="00617D50" w:rsidRPr="00617D50">
        <w:t xml:space="preserve"> và trong khuôn khổ của luận văn, chúng tôi sử dụng </w:t>
      </w:r>
      <w:ins w:id="1924" w:author="John Tran" w:date="2015-12-29T07:40:00Z">
        <w:r w:rsidR="007A6DAC">
          <w:fldChar w:fldCharType="begin"/>
        </w:r>
        <w:r w:rsidR="007A6DAC">
          <w:instrText xml:space="preserve"> HYPERLINK "</w:instrText>
        </w:r>
      </w:ins>
      <w:r w:rsidR="007A6DAC" w:rsidRPr="007A6DAC">
        <w:rPr>
          <w:rPrChange w:id="1925" w:author="John Tran" w:date="2015-12-29T07:40:00Z">
            <w:rPr>
              <w:rStyle w:val="Hyperlink"/>
            </w:rPr>
          </w:rPrChange>
        </w:rPr>
        <w:instrText>http://www.symbols-n-emoticons.com/p/facebook</w:instrText>
      </w:r>
      <w:ins w:id="1926" w:author="John Tran" w:date="2015-12-29T07:40:00Z">
        <w:r w:rsidR="007A6DAC" w:rsidRPr="007A6DAC">
          <w:rPr>
            <w:rPrChange w:id="1927" w:author="John Tran" w:date="2015-12-29T07:40:00Z">
              <w:rPr>
                <w:rStyle w:val="Hyperlink"/>
              </w:rPr>
            </w:rPrChange>
          </w:rPr>
          <w:br/>
        </w:r>
      </w:ins>
      <w:r w:rsidR="007A6DAC" w:rsidRPr="007A6DAC">
        <w:rPr>
          <w:rPrChange w:id="1928" w:author="John Tran" w:date="2015-12-29T07:40:00Z">
            <w:rPr>
              <w:rStyle w:val="Hyperlink"/>
            </w:rPr>
          </w:rPrChange>
        </w:rPr>
        <w:instrText>-emoticons-list.html</w:instrText>
      </w:r>
      <w:ins w:id="1929" w:author="John Tran" w:date="2015-12-29T07:40:00Z">
        <w:r w:rsidR="007A6DAC">
          <w:instrText xml:space="preserve">" </w:instrText>
        </w:r>
        <w:r w:rsidR="007A6DAC">
          <w:fldChar w:fldCharType="separate"/>
        </w:r>
      </w:ins>
      <w:r w:rsidR="007A6DAC" w:rsidRPr="00DF0839">
        <w:rPr>
          <w:rStyle w:val="Hyperlink"/>
        </w:rPr>
        <w:t>http://www.symbols-n-emoticons.com/p/facebook</w:t>
      </w:r>
      <w:ins w:id="1930" w:author="John Tran" w:date="2015-12-29T07:40:00Z">
        <w:r w:rsidR="007A6DAC" w:rsidRPr="00DF0839">
          <w:rPr>
            <w:rStyle w:val="Hyperlink"/>
          </w:rPr>
          <w:br/>
        </w:r>
      </w:ins>
      <w:r w:rsidR="007A6DAC" w:rsidRPr="00DF0839">
        <w:rPr>
          <w:rStyle w:val="Hyperlink"/>
        </w:rPr>
        <w:t>-emoticons-list.html</w:t>
      </w:r>
      <w:ins w:id="1931" w:author="John Tran" w:date="2015-12-29T07:40:00Z">
        <w:r w:rsidR="007A6DAC">
          <w:fldChar w:fldCharType="end"/>
        </w:r>
      </w:ins>
      <w:r w:rsidR="00617D50" w:rsidRPr="00617D50">
        <w:t xml:space="preserve"> cho việc phân tích cảm xúc dựa trên các “emoticons” phổ biến của Facebook. </w:t>
      </w:r>
    </w:p>
    <w:p w14:paraId="438E4888" w14:textId="5612329C" w:rsidR="007A6DAC" w:rsidRDefault="00617D50" w:rsidP="007530CA">
      <w:pPr>
        <w:ind w:left="630" w:firstLine="720"/>
        <w:rPr>
          <w:ins w:id="1932" w:author="John Tran" w:date="2015-12-29T07:40:00Z"/>
        </w:rPr>
      </w:pPr>
      <w:r w:rsidRPr="00617D50">
        <w:t>Do đó, các biểu tượng cảm xúc thường được các công cụ sử dụng kết hợp với các kỹ thuật khác để xây dựng một tập dữ liệu training cho các công cụ supervised machine learning. Một phương pháp khác nữa là Linguistic Inquiry and Word Count [</w:t>
      </w:r>
      <w:del w:id="1933" w:author="John Tran" w:date="2016-01-04T20:45:00Z">
        <w:r w:rsidRPr="00617D50" w:rsidDel="004E4FF3">
          <w:delText>Tausczik, Y.R. &amp; Pennebaker</w:delText>
        </w:r>
      </w:del>
      <w:ins w:id="1934" w:author="John Tran" w:date="2016-01-04T20:45:00Z">
        <w:r w:rsidR="004E4FF3" w:rsidRPr="004E4FF3">
          <w:rPr>
            <w:rPrChange w:id="1935" w:author="John Tran" w:date="2016-01-04T20:45:00Z">
              <w:rPr>
                <w:lang w:val="en-US"/>
              </w:rPr>
            </w:rPrChange>
          </w:rPr>
          <w:t>14</w:t>
        </w:r>
      </w:ins>
      <w:r w:rsidRPr="00617D50">
        <w:t>] cho phép việc phân tích trạng thái cảm xúc không chỉ dựa trên cảm xúc tích cực hay tiêu cực mà còn dựa vào tình cảm, nhận thức, và cấu trúc của một văn bản bằng cách sử dụng một từ điển chứa các từ và danh mục phân loại của các từ đó. Ví dụ, từ “agree” sẽ thuộc về các loại từ sau: assent (sự tán thành), affective (tình cảm), positive emotion (cảm xúc tích cực) và cognitive process (thuộc về quá trình nhận thức). Một phần mềm điển hình thuộc dạng như vậy là LIWC (</w:t>
      </w:r>
      <w:hyperlink r:id="rId12" w:history="1">
        <w:r w:rsidRPr="00FC2FD7">
          <w:rPr>
            <w:rStyle w:val="Hyperlink"/>
          </w:rPr>
          <w:t>http://liwc.wpengine.com/</w:t>
        </w:r>
      </w:hyperlink>
      <w:r w:rsidRPr="00617D50">
        <w:t xml:space="preserve">). </w:t>
      </w:r>
    </w:p>
    <w:p w14:paraId="28A934F9" w14:textId="00070A8A" w:rsidR="005921A3" w:rsidRDefault="00617D50" w:rsidP="007530CA">
      <w:pPr>
        <w:ind w:left="630" w:firstLine="720"/>
      </w:pPr>
      <w:r w:rsidRPr="00617D50">
        <w:t>Công cụ tiếp theo là SentiStrength (</w:t>
      </w:r>
      <w:hyperlink r:id="rId13" w:history="1">
        <w:r w:rsidRPr="00FC2FD7">
          <w:rPr>
            <w:rStyle w:val="Hyperlink"/>
          </w:rPr>
          <w:t>http://sentistrength.wlv.ac.uk/</w:t>
        </w:r>
      </w:hyperlink>
      <w:r w:rsidRPr="00617D50">
        <w:t>) đây là một trong những công cụ phân tích cảm xúc phổ biển nhất [</w:t>
      </w:r>
      <w:del w:id="1936" w:author="John Tran" w:date="2016-01-04T20:57:00Z">
        <w:r w:rsidRPr="00617D50" w:rsidDel="002C27C2">
          <w:delText>Thelwall, M., Buckley, K., Paltoglou</w:delText>
        </w:r>
      </w:del>
      <w:ins w:id="1937" w:author="John Tran" w:date="2016-01-04T20:57:00Z">
        <w:r w:rsidR="002C27C2" w:rsidRPr="00EA7EF5">
          <w:rPr>
            <w:rPrChange w:id="1938" w:author="John Tran" w:date="2016-01-04T20:57:00Z">
              <w:rPr>
                <w:lang w:val="en-US"/>
              </w:rPr>
            </w:rPrChange>
          </w:rPr>
          <w:t>18</w:t>
        </w:r>
      </w:ins>
      <w:r w:rsidRPr="00617D50">
        <w:t>]. Nó sử dụng một bộ từ vựng cảm xúc để tính toán trọng số tích cực và tiêu cực của một câu (giá trị từ: -1, không tiêu cực đến -5 rất tiêu cực và 1 không tích cự</w:t>
      </w:r>
      <w:r>
        <w:rPr>
          <w:b/>
        </w:rPr>
        <w:t xml:space="preserve">c </w:t>
      </w:r>
      <w:r w:rsidRPr="00617D50">
        <w:t xml:space="preserve">đến 5 rất tích cực). </w:t>
      </w:r>
      <w:r w:rsidR="005921A3" w:rsidRPr="005921A3">
        <w:t xml:space="preserve">Một trong những nghiên cứu đánh giá cảm xúc đã được ứng dụng và có độ chính xác khá cao nữa đó là trang web </w:t>
      </w:r>
      <w:r w:rsidR="005921A3">
        <w:t>Twitter Sentiment</w:t>
      </w:r>
      <w:r w:rsidR="005921A3" w:rsidRPr="005921A3">
        <w:t xml:space="preserve"> (</w:t>
      </w:r>
      <w:hyperlink r:id="rId14" w:history="1">
        <w:r w:rsidR="005921A3" w:rsidRPr="005921A3">
          <w:rPr>
            <w:rStyle w:val="Hyperlink"/>
          </w:rPr>
          <w:t>http://www.sentiment140.com</w:t>
        </w:r>
      </w:hyperlink>
      <w:r w:rsidR="005921A3" w:rsidRPr="005921A3">
        <w:t>)</w:t>
      </w:r>
      <w:r w:rsidR="004B5532" w:rsidRPr="004B5532">
        <w:t xml:space="preserve">. Với đầu vào là tên thực thể người dùng cần nắm quan điểm, hệ thống đưa ra tổng hợp các bình luận của người dùng Twitter về thực thể đó, đồng thời đưa ra tỷ lệ tích cực/tiêu cực các quan </w:t>
      </w:r>
      <w:r w:rsidR="0077631D" w:rsidRPr="0077631D">
        <w:t>điểm về thực thể</w:t>
      </w:r>
      <w:r w:rsidR="009851F9">
        <w:t xml:space="preserve"> đó</w:t>
      </w:r>
      <w:r w:rsidR="009851F9" w:rsidRPr="009851F9">
        <w:t xml:space="preserve">. Kết quả tổng hợp được đưa ra kèm theo thời điểm và phần thống kê tỉ lệ phần trăm Pos/Neg của các quan điểm. </w:t>
      </w:r>
      <w:r w:rsidR="009851F9" w:rsidRPr="00131D5E">
        <w:t xml:space="preserve">Thêm vào đó, hệ thống </w:t>
      </w:r>
      <w:r w:rsidR="00131D5E" w:rsidRPr="00131D5E">
        <w:t>còn cho phép người dùng đánh giá lại kết quả phân tích của hệ thống, điều này giúp hệ thống cải thiện được kết quả cao hơn cho lần sau.</w:t>
      </w:r>
    </w:p>
    <w:p w14:paraId="5A587DAD" w14:textId="68971CB5" w:rsidR="00131D5E" w:rsidRDefault="0040274B" w:rsidP="007530CA">
      <w:pPr>
        <w:ind w:left="630"/>
        <w:jc w:val="center"/>
      </w:pPr>
      <w:r>
        <w:rPr>
          <w:noProof/>
          <w:lang w:val="en-US" w:eastAsia="ja-JP"/>
        </w:rPr>
        <w:drawing>
          <wp:inline distT="0" distB="0" distL="0" distR="0" wp14:anchorId="08353E53" wp14:editId="6299B291">
            <wp:extent cx="5124450" cy="2761758"/>
            <wp:effectExtent l="19050" t="19050" r="1905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1930" cy="2771178"/>
                    </a:xfrm>
                    <a:prstGeom prst="rect">
                      <a:avLst/>
                    </a:prstGeom>
                    <a:ln w="19050">
                      <a:solidFill>
                        <a:schemeClr val="tx1"/>
                      </a:solidFill>
                    </a:ln>
                  </pic:spPr>
                </pic:pic>
              </a:graphicData>
            </a:graphic>
          </wp:inline>
        </w:drawing>
      </w:r>
    </w:p>
    <w:p w14:paraId="51AA78DD" w14:textId="5DFBE577" w:rsidR="003036A8" w:rsidRPr="003036A8" w:rsidRDefault="003036A8" w:rsidP="00B9367E">
      <w:pPr>
        <w:ind w:left="630"/>
        <w:jc w:val="center"/>
        <w:rPr>
          <w:lang w:val="en-US"/>
        </w:rPr>
      </w:pPr>
      <w:r>
        <w:rPr>
          <w:lang w:val="en-US"/>
        </w:rPr>
        <w:t xml:space="preserve">Hình </w:t>
      </w:r>
      <w:del w:id="1939" w:author="John Tran" w:date="2015-12-29T07:41:00Z">
        <w:r w:rsidDel="007A6DAC">
          <w:rPr>
            <w:lang w:val="en-US"/>
          </w:rPr>
          <w:delText>TODO</w:delText>
        </w:r>
      </w:del>
      <w:ins w:id="1940" w:author="John Tran" w:date="2015-12-29T07:41:00Z">
        <w:r w:rsidR="00B9367E">
          <w:rPr>
            <w:lang w:val="en-US"/>
          </w:rPr>
          <w:t>2.</w:t>
        </w:r>
        <w:r w:rsidR="007A6DAC">
          <w:rPr>
            <w:lang w:val="en-US"/>
          </w:rPr>
          <w:t>3</w:t>
        </w:r>
      </w:ins>
      <w:r>
        <w:rPr>
          <w:lang w:val="en-US"/>
        </w:rPr>
        <w:t xml:space="preserve">: Trang web Twitter Sentiment với từ khóa </w:t>
      </w:r>
      <w:del w:id="1941" w:author="John Tran" w:date="2015-12-30T22:39:00Z">
        <w:r w:rsidDel="00B9367E">
          <w:rPr>
            <w:lang w:val="en-US"/>
          </w:rPr>
          <w:delText xml:space="preserve">là </w:delText>
        </w:r>
      </w:del>
      <w:r w:rsidR="0040274B">
        <w:rPr>
          <w:lang w:val="en-US"/>
        </w:rPr>
        <w:t>“</w:t>
      </w:r>
      <w:r w:rsidR="0040274B" w:rsidRPr="0040274B">
        <w:rPr>
          <w:lang w:val="en-US"/>
        </w:rPr>
        <w:t>Miss Universe 2015</w:t>
      </w:r>
      <w:r w:rsidR="0040274B">
        <w:rPr>
          <w:lang w:val="en-US"/>
        </w:rPr>
        <w:t>”</w:t>
      </w:r>
    </w:p>
    <w:p w14:paraId="441329CE" w14:textId="2BE0A6D4" w:rsidR="00617D50" w:rsidRDefault="00617D50" w:rsidP="007530CA">
      <w:pPr>
        <w:ind w:left="630" w:firstLine="720"/>
        <w:rPr>
          <w:ins w:id="1942" w:author="Thanh Thai Nguyen" w:date="2015-12-24T14:26:00Z"/>
        </w:rPr>
      </w:pPr>
      <w:r w:rsidRPr="00617D50">
        <w:t>Tuy nhiên các bộ công cụ này hầu hết hỗ trợ cho Tiếng Anh hoặc các thứ tiếng khác mà chưa thật sự có công cụ nào hỗ trợ tối đa cho Tiếng Việt. Trong phần sau của luận văn, sẽ giới thiệu hai công cụ có hỗ trợ Tiếng Việt mà nhóm sử dụng cho khả năng phân tích cảm xúc của luận văn.</w:t>
      </w:r>
    </w:p>
    <w:p w14:paraId="5A301E3D" w14:textId="2D155935" w:rsidR="00130E54" w:rsidRDefault="00F35E51">
      <w:pPr>
        <w:pStyle w:val="Heading3"/>
        <w:rPr>
          <w:ins w:id="1943" w:author="Thanh Thai Nguyen" w:date="2015-12-24T14:29:00Z"/>
        </w:rPr>
        <w:pPrChange w:id="1944" w:author="John Tran" w:date="2015-12-30T09:48:00Z">
          <w:pPr>
            <w:ind w:left="630" w:firstLine="720"/>
          </w:pPr>
        </w:pPrChange>
      </w:pPr>
      <w:bookmarkStart w:id="1945" w:name="_Toc440482236"/>
      <w:ins w:id="1946" w:author="Thanh Thai Nguyen" w:date="2015-12-24T14:27:00Z">
        <w:r w:rsidRPr="00F35E51">
          <w:rPr>
            <w:rPrChange w:id="1947" w:author="Thanh Thai Nguyen" w:date="2015-12-24T14:27:00Z">
              <w:rPr>
                <w:lang w:val="en-US"/>
              </w:rPr>
            </w:rPrChange>
          </w:rPr>
          <w:t>Các phương pháp tiếp cận cho việc phân tích cảm xúc</w:t>
        </w:r>
      </w:ins>
      <w:bookmarkEnd w:id="1945"/>
    </w:p>
    <w:p w14:paraId="4AB75C90" w14:textId="52184A62" w:rsidR="00130E54" w:rsidRPr="00130E54" w:rsidRDefault="00130E54" w:rsidP="00130E54">
      <w:pPr>
        <w:ind w:left="630" w:firstLine="720"/>
        <w:rPr>
          <w:ins w:id="1948" w:author="Thanh Thai Nguyen" w:date="2015-12-24T14:30:00Z"/>
        </w:rPr>
      </w:pPr>
      <w:ins w:id="1949" w:author="Thanh Thai Nguyen" w:date="2015-12-24T14:30:00Z">
        <w:r w:rsidRPr="00130E54">
          <w:rPr>
            <w:rPrChange w:id="1950" w:author="Thanh Thai Nguyen" w:date="2015-12-24T14:30:00Z">
              <w:rPr>
                <w:lang w:val="en-US"/>
              </w:rPr>
            </w:rPrChange>
          </w:rPr>
          <w:t xml:space="preserve">Dựa vào các công trình nghiên cứu đã có cũng như các phương pháp </w:t>
        </w:r>
        <w:r w:rsidRPr="00130E54">
          <w:rPr>
            <w:rPrChange w:id="1951" w:author="Thanh Thai Nguyen" w:date="2015-12-24T14:31:00Z">
              <w:rPr>
                <w:lang w:val="en-US"/>
              </w:rPr>
            </w:rPrChange>
          </w:rPr>
          <w:t>phân tích cảm xúc, có thể tóm lược lại các phương pháp tiếp cận như sau:</w:t>
        </w:r>
      </w:ins>
    </w:p>
    <w:tbl>
      <w:tblPr>
        <w:tblStyle w:val="TableGrid"/>
        <w:tblW w:w="8365" w:type="dxa"/>
        <w:tblInd w:w="445" w:type="dxa"/>
        <w:tblLook w:val="04A0" w:firstRow="1" w:lastRow="0" w:firstColumn="1" w:lastColumn="0" w:noHBand="0" w:noVBand="1"/>
        <w:tblPrChange w:id="1952" w:author="John Tran" w:date="2015-12-29T07:43:00Z">
          <w:tblPr>
            <w:tblStyle w:val="TableGrid"/>
            <w:tblW w:w="0" w:type="auto"/>
            <w:jc w:val="center"/>
            <w:tblLook w:val="04A0" w:firstRow="1" w:lastRow="0" w:firstColumn="1" w:lastColumn="0" w:noHBand="0" w:noVBand="1"/>
          </w:tblPr>
        </w:tblPrChange>
      </w:tblPr>
      <w:tblGrid>
        <w:gridCol w:w="1242"/>
        <w:gridCol w:w="2014"/>
        <w:gridCol w:w="1779"/>
        <w:gridCol w:w="3330"/>
        <w:tblGridChange w:id="1953">
          <w:tblGrid>
            <w:gridCol w:w="1242"/>
            <w:gridCol w:w="2120"/>
            <w:gridCol w:w="2207"/>
            <w:gridCol w:w="3208"/>
          </w:tblGrid>
        </w:tblGridChange>
      </w:tblGrid>
      <w:tr w:rsidR="00130E54" w14:paraId="52989225" w14:textId="77777777" w:rsidTr="007A6DAC">
        <w:trPr>
          <w:trHeight w:val="1439"/>
          <w:ins w:id="1954" w:author="Thanh Thai Nguyen" w:date="2015-12-24T14:31:00Z"/>
          <w:trPrChange w:id="1955" w:author="John Tran" w:date="2015-12-29T07:43:00Z">
            <w:trPr>
              <w:trHeight w:val="1004"/>
              <w:jc w:val="center"/>
            </w:trPr>
          </w:trPrChange>
        </w:trPr>
        <w:tc>
          <w:tcPr>
            <w:tcW w:w="3256" w:type="dxa"/>
            <w:gridSpan w:val="2"/>
            <w:vAlign w:val="center"/>
            <w:tcPrChange w:id="1956" w:author="John Tran" w:date="2015-12-29T07:43:00Z">
              <w:tcPr>
                <w:tcW w:w="3397" w:type="dxa"/>
                <w:gridSpan w:val="2"/>
                <w:vAlign w:val="center"/>
              </w:tcPr>
            </w:tcPrChange>
          </w:tcPr>
          <w:p w14:paraId="310373B4" w14:textId="77777777" w:rsidR="00130E54" w:rsidRPr="00DB3011" w:rsidRDefault="00130E54" w:rsidP="00486262">
            <w:pPr>
              <w:jc w:val="center"/>
              <w:rPr>
                <w:ins w:id="1957" w:author="Thanh Thai Nguyen" w:date="2015-12-24T14:31:00Z"/>
                <w:b/>
                <w:szCs w:val="26"/>
              </w:rPr>
            </w:pPr>
            <w:ins w:id="1958" w:author="Thanh Thai Nguyen" w:date="2015-12-24T14:31:00Z">
              <w:r>
                <w:rPr>
                  <w:b/>
                  <w:szCs w:val="26"/>
                </w:rPr>
                <w:t>PHƯƠNG PHÁP TIẾP CẬN</w:t>
              </w:r>
            </w:ins>
          </w:p>
        </w:tc>
        <w:tc>
          <w:tcPr>
            <w:tcW w:w="1779" w:type="dxa"/>
            <w:vAlign w:val="center"/>
            <w:tcPrChange w:id="1959" w:author="John Tran" w:date="2015-12-29T07:43:00Z">
              <w:tcPr>
                <w:tcW w:w="2410" w:type="dxa"/>
                <w:vAlign w:val="center"/>
              </w:tcPr>
            </w:tcPrChange>
          </w:tcPr>
          <w:p w14:paraId="6C7A92A9" w14:textId="677A21EB" w:rsidR="00130E54" w:rsidRDefault="00130E54" w:rsidP="00486262">
            <w:pPr>
              <w:jc w:val="center"/>
              <w:rPr>
                <w:ins w:id="1960" w:author="Thanh Thai Nguyen" w:date="2015-12-24T14:31:00Z"/>
                <w:b/>
                <w:szCs w:val="26"/>
              </w:rPr>
            </w:pPr>
            <w:ins w:id="1961" w:author="Thanh Thai Nguyen" w:date="2015-12-24T14:31:00Z">
              <w:r>
                <w:rPr>
                  <w:b/>
                  <w:szCs w:val="26"/>
                </w:rPr>
                <w:t>TÍNH NĂNG</w:t>
              </w:r>
            </w:ins>
            <w:ins w:id="1962" w:author="John Tran" w:date="2015-12-29T07:45:00Z">
              <w:r w:rsidR="007A6DAC">
                <w:rPr>
                  <w:b/>
                  <w:szCs w:val="26"/>
                  <w:lang w:val="en-US"/>
                </w:rPr>
                <w:t xml:space="preserve"> &amp;</w:t>
              </w:r>
            </w:ins>
            <w:ins w:id="1963" w:author="Thanh Thai Nguyen" w:date="2015-12-24T14:31:00Z">
              <w:del w:id="1964" w:author="John Tran" w:date="2015-12-29T07:45:00Z">
                <w:r w:rsidDel="007A6DAC">
                  <w:rPr>
                    <w:b/>
                    <w:szCs w:val="26"/>
                  </w:rPr>
                  <w:delText>/</w:delText>
                </w:r>
              </w:del>
            </w:ins>
          </w:p>
          <w:p w14:paraId="3559482B" w14:textId="77777777" w:rsidR="00130E54" w:rsidRPr="00DB3011" w:rsidRDefault="00130E54" w:rsidP="00486262">
            <w:pPr>
              <w:jc w:val="center"/>
              <w:rPr>
                <w:ins w:id="1965" w:author="Thanh Thai Nguyen" w:date="2015-12-24T14:31:00Z"/>
                <w:b/>
                <w:szCs w:val="26"/>
              </w:rPr>
            </w:pPr>
            <w:ins w:id="1966" w:author="Thanh Thai Nguyen" w:date="2015-12-24T14:31:00Z">
              <w:r>
                <w:rPr>
                  <w:b/>
                  <w:szCs w:val="26"/>
                </w:rPr>
                <w:t>KĨ THUẬT</w:t>
              </w:r>
            </w:ins>
          </w:p>
        </w:tc>
        <w:tc>
          <w:tcPr>
            <w:tcW w:w="3330" w:type="dxa"/>
            <w:vAlign w:val="center"/>
            <w:tcPrChange w:id="1967" w:author="John Tran" w:date="2015-12-29T07:43:00Z">
              <w:tcPr>
                <w:tcW w:w="3543" w:type="dxa"/>
                <w:vAlign w:val="center"/>
              </w:tcPr>
            </w:tcPrChange>
          </w:tcPr>
          <w:p w14:paraId="3D326D51" w14:textId="77777777" w:rsidR="00130E54" w:rsidRPr="00DB3011" w:rsidRDefault="00130E54" w:rsidP="00486262">
            <w:pPr>
              <w:jc w:val="center"/>
              <w:rPr>
                <w:ins w:id="1968" w:author="Thanh Thai Nguyen" w:date="2015-12-24T14:31:00Z"/>
                <w:b/>
                <w:szCs w:val="26"/>
              </w:rPr>
            </w:pPr>
            <w:ins w:id="1969" w:author="Thanh Thai Nguyen" w:date="2015-12-24T14:31:00Z">
              <w:r w:rsidRPr="00DB3011">
                <w:rPr>
                  <w:b/>
                  <w:szCs w:val="26"/>
                </w:rPr>
                <w:t>ƯU ĐIỂM VÀ HẠN CHẾ</w:t>
              </w:r>
            </w:ins>
          </w:p>
        </w:tc>
      </w:tr>
      <w:tr w:rsidR="00130E54" w14:paraId="7983D8B5" w14:textId="77777777" w:rsidTr="007A6DAC">
        <w:trPr>
          <w:trHeight w:val="4532"/>
          <w:ins w:id="1970" w:author="Thanh Thai Nguyen" w:date="2015-12-24T14:31:00Z"/>
          <w:trPrChange w:id="1971" w:author="John Tran" w:date="2015-12-29T07:44:00Z">
            <w:trPr>
              <w:trHeight w:val="2826"/>
              <w:jc w:val="center"/>
            </w:trPr>
          </w:trPrChange>
        </w:trPr>
        <w:tc>
          <w:tcPr>
            <w:tcW w:w="1242" w:type="dxa"/>
            <w:tcPrChange w:id="1972" w:author="John Tran" w:date="2015-12-29T07:44:00Z">
              <w:tcPr>
                <w:tcW w:w="1155" w:type="dxa"/>
                <w:vAlign w:val="center"/>
              </w:tcPr>
            </w:tcPrChange>
          </w:tcPr>
          <w:p w14:paraId="422B677D" w14:textId="77777777" w:rsidR="00130E54" w:rsidRPr="00DB3011" w:rsidRDefault="00130E54">
            <w:pPr>
              <w:jc w:val="left"/>
              <w:rPr>
                <w:ins w:id="1973" w:author="Thanh Thai Nguyen" w:date="2015-12-24T14:31:00Z"/>
                <w:b/>
                <w:szCs w:val="26"/>
              </w:rPr>
              <w:pPrChange w:id="1974" w:author="John Tran" w:date="2015-12-29T07:44:00Z">
                <w:pPr>
                  <w:jc w:val="center"/>
                </w:pPr>
              </w:pPrChange>
            </w:pPr>
            <w:ins w:id="1975" w:author="Thanh Thai Nguyen" w:date="2015-12-24T14:31:00Z">
              <w:r w:rsidRPr="00DB3011">
                <w:rPr>
                  <w:b/>
                  <w:szCs w:val="26"/>
                </w:rPr>
                <w:t>Machine Learning</w:t>
              </w:r>
            </w:ins>
          </w:p>
        </w:tc>
        <w:tc>
          <w:tcPr>
            <w:tcW w:w="2014" w:type="dxa"/>
            <w:tcPrChange w:id="1976" w:author="John Tran" w:date="2015-12-29T07:44:00Z">
              <w:tcPr>
                <w:tcW w:w="2242" w:type="dxa"/>
                <w:vAlign w:val="center"/>
              </w:tcPr>
            </w:tcPrChange>
          </w:tcPr>
          <w:p w14:paraId="162DFC48" w14:textId="77777777" w:rsidR="00130E54" w:rsidRDefault="00130E54">
            <w:pPr>
              <w:spacing w:line="276" w:lineRule="auto"/>
              <w:jc w:val="left"/>
              <w:rPr>
                <w:ins w:id="1977" w:author="Thanh Thai Nguyen" w:date="2015-12-24T14:31:00Z"/>
                <w:szCs w:val="26"/>
              </w:rPr>
              <w:pPrChange w:id="1978" w:author="John Tran" w:date="2015-12-29T07:44:00Z">
                <w:pPr>
                  <w:spacing w:line="276" w:lineRule="auto"/>
                  <w:jc w:val="center"/>
                </w:pPr>
              </w:pPrChange>
            </w:pPr>
            <w:ins w:id="1979" w:author="Thanh Thai Nguyen" w:date="2015-12-24T14:31:00Z">
              <w:r>
                <w:rPr>
                  <w:szCs w:val="26"/>
                </w:rPr>
                <w:t>Bayesian Network</w:t>
              </w:r>
            </w:ins>
          </w:p>
          <w:p w14:paraId="7D340FC6" w14:textId="77777777" w:rsidR="00130E54" w:rsidRDefault="00130E54">
            <w:pPr>
              <w:spacing w:line="276" w:lineRule="auto"/>
              <w:jc w:val="left"/>
              <w:rPr>
                <w:ins w:id="1980" w:author="Thanh Thai Nguyen" w:date="2015-12-24T14:31:00Z"/>
                <w:szCs w:val="26"/>
              </w:rPr>
              <w:pPrChange w:id="1981" w:author="John Tran" w:date="2015-12-29T07:44:00Z">
                <w:pPr>
                  <w:spacing w:line="276" w:lineRule="auto"/>
                  <w:jc w:val="center"/>
                </w:pPr>
              </w:pPrChange>
            </w:pPr>
            <w:ins w:id="1982" w:author="Thanh Thai Nguyen" w:date="2015-12-24T14:31:00Z">
              <w:r>
                <w:rPr>
                  <w:szCs w:val="26"/>
                </w:rPr>
                <w:t>Naïve Bayes Classification</w:t>
              </w:r>
            </w:ins>
          </w:p>
          <w:p w14:paraId="514E12EB" w14:textId="77777777" w:rsidR="00130E54" w:rsidRDefault="00130E54">
            <w:pPr>
              <w:spacing w:line="276" w:lineRule="auto"/>
              <w:jc w:val="left"/>
              <w:rPr>
                <w:ins w:id="1983" w:author="Thanh Thai Nguyen" w:date="2015-12-24T14:31:00Z"/>
                <w:szCs w:val="26"/>
              </w:rPr>
              <w:pPrChange w:id="1984" w:author="John Tran" w:date="2015-12-29T07:44:00Z">
                <w:pPr>
                  <w:spacing w:line="276" w:lineRule="auto"/>
                  <w:jc w:val="center"/>
                </w:pPr>
              </w:pPrChange>
            </w:pPr>
            <w:ins w:id="1985" w:author="Thanh Thai Nguyen" w:date="2015-12-24T14:31:00Z">
              <w:r>
                <w:rPr>
                  <w:szCs w:val="26"/>
                </w:rPr>
                <w:t>Maximum Entropy</w:t>
              </w:r>
            </w:ins>
          </w:p>
          <w:p w14:paraId="3B38A21B" w14:textId="77777777" w:rsidR="00130E54" w:rsidRDefault="00130E54">
            <w:pPr>
              <w:spacing w:line="276" w:lineRule="auto"/>
              <w:jc w:val="left"/>
              <w:rPr>
                <w:ins w:id="1986" w:author="Thanh Thai Nguyen" w:date="2015-12-24T14:31:00Z"/>
                <w:szCs w:val="26"/>
              </w:rPr>
              <w:pPrChange w:id="1987" w:author="John Tran" w:date="2015-12-29T07:44:00Z">
                <w:pPr>
                  <w:spacing w:line="276" w:lineRule="auto"/>
                  <w:jc w:val="center"/>
                </w:pPr>
              </w:pPrChange>
            </w:pPr>
            <w:ins w:id="1988" w:author="Thanh Thai Nguyen" w:date="2015-12-24T14:31:00Z">
              <w:r>
                <w:rPr>
                  <w:szCs w:val="26"/>
                </w:rPr>
                <w:t>Neutral Networks</w:t>
              </w:r>
            </w:ins>
          </w:p>
          <w:p w14:paraId="06AFAC65" w14:textId="77777777" w:rsidR="00130E54" w:rsidRDefault="00130E54">
            <w:pPr>
              <w:spacing w:line="276" w:lineRule="auto"/>
              <w:jc w:val="left"/>
              <w:rPr>
                <w:ins w:id="1989" w:author="Thanh Thai Nguyen" w:date="2015-12-24T14:31:00Z"/>
                <w:szCs w:val="26"/>
              </w:rPr>
              <w:pPrChange w:id="1990" w:author="John Tran" w:date="2015-12-29T07:44:00Z">
                <w:pPr>
                  <w:spacing w:line="276" w:lineRule="auto"/>
                  <w:jc w:val="center"/>
                </w:pPr>
              </w:pPrChange>
            </w:pPr>
            <w:ins w:id="1991" w:author="Thanh Thai Nguyen" w:date="2015-12-24T14:31:00Z">
              <w:r>
                <w:rPr>
                  <w:szCs w:val="26"/>
                </w:rPr>
                <w:t>Support Vector Machine</w:t>
              </w:r>
            </w:ins>
          </w:p>
          <w:p w14:paraId="1C755637" w14:textId="77777777" w:rsidR="00130E54" w:rsidDel="007A6DAC" w:rsidRDefault="00130E54">
            <w:pPr>
              <w:jc w:val="left"/>
              <w:rPr>
                <w:ins w:id="1992" w:author="Thanh Thai Nguyen" w:date="2015-12-24T14:31:00Z"/>
                <w:del w:id="1993" w:author="John Tran" w:date="2015-12-29T07:44:00Z"/>
                <w:szCs w:val="26"/>
              </w:rPr>
              <w:pPrChange w:id="1994" w:author="John Tran" w:date="2015-12-29T07:44:00Z">
                <w:pPr>
                  <w:jc w:val="center"/>
                </w:pPr>
              </w:pPrChange>
            </w:pPr>
          </w:p>
          <w:p w14:paraId="5C79464F" w14:textId="77777777" w:rsidR="00130E54" w:rsidDel="007A6DAC" w:rsidRDefault="00130E54">
            <w:pPr>
              <w:jc w:val="left"/>
              <w:rPr>
                <w:ins w:id="1995" w:author="Thanh Thai Nguyen" w:date="2015-12-24T14:31:00Z"/>
                <w:del w:id="1996" w:author="John Tran" w:date="2015-12-29T07:44:00Z"/>
                <w:szCs w:val="26"/>
              </w:rPr>
              <w:pPrChange w:id="1997" w:author="John Tran" w:date="2015-12-29T07:44:00Z">
                <w:pPr>
                  <w:jc w:val="center"/>
                </w:pPr>
              </w:pPrChange>
            </w:pPr>
          </w:p>
          <w:p w14:paraId="338B25BC" w14:textId="77777777" w:rsidR="00130E54" w:rsidRDefault="00130E54">
            <w:pPr>
              <w:jc w:val="left"/>
              <w:rPr>
                <w:ins w:id="1998" w:author="Thanh Thai Nguyen" w:date="2015-12-24T14:31:00Z"/>
                <w:szCs w:val="26"/>
              </w:rPr>
              <w:pPrChange w:id="1999" w:author="John Tran" w:date="2015-12-29T07:44:00Z">
                <w:pPr>
                  <w:jc w:val="center"/>
                </w:pPr>
              </w:pPrChange>
            </w:pPr>
          </w:p>
        </w:tc>
        <w:tc>
          <w:tcPr>
            <w:tcW w:w="1779" w:type="dxa"/>
            <w:tcPrChange w:id="2000" w:author="John Tran" w:date="2015-12-29T07:44:00Z">
              <w:tcPr>
                <w:tcW w:w="2410" w:type="dxa"/>
                <w:vAlign w:val="center"/>
              </w:tcPr>
            </w:tcPrChange>
          </w:tcPr>
          <w:p w14:paraId="7C335963" w14:textId="77777777" w:rsidR="00130E54" w:rsidRDefault="00130E54">
            <w:pPr>
              <w:jc w:val="left"/>
              <w:rPr>
                <w:ins w:id="2001" w:author="Thanh Thai Nguyen" w:date="2015-12-24T14:31:00Z"/>
                <w:szCs w:val="26"/>
              </w:rPr>
              <w:pPrChange w:id="2002" w:author="John Tran" w:date="2015-12-29T07:44:00Z">
                <w:pPr>
                  <w:jc w:val="center"/>
                </w:pPr>
              </w:pPrChange>
            </w:pPr>
            <w:ins w:id="2003" w:author="Thanh Thai Nguyen" w:date="2015-12-24T14:31:00Z">
              <w:r>
                <w:rPr>
                  <w:szCs w:val="26"/>
                </w:rPr>
                <w:t>Tần số xuất hiện của các từ</w:t>
              </w:r>
            </w:ins>
          </w:p>
          <w:p w14:paraId="58F91EBA" w14:textId="77777777" w:rsidR="00130E54" w:rsidRDefault="00130E54">
            <w:pPr>
              <w:jc w:val="left"/>
              <w:rPr>
                <w:ins w:id="2004" w:author="Thanh Thai Nguyen" w:date="2015-12-24T14:31:00Z"/>
                <w:szCs w:val="26"/>
              </w:rPr>
              <w:pPrChange w:id="2005" w:author="John Tran" w:date="2015-12-29T07:44:00Z">
                <w:pPr>
                  <w:jc w:val="center"/>
                </w:pPr>
              </w:pPrChange>
            </w:pPr>
            <w:ins w:id="2006" w:author="Thanh Thai Nguyen" w:date="2015-12-24T14:31:00Z">
              <w:r>
                <w:rPr>
                  <w:szCs w:val="26"/>
                </w:rPr>
                <w:t>Từ loại (danh từ, tính từ)</w:t>
              </w:r>
            </w:ins>
          </w:p>
          <w:p w14:paraId="681CB7D5" w14:textId="77777777" w:rsidR="00130E54" w:rsidRDefault="00130E54">
            <w:pPr>
              <w:jc w:val="left"/>
              <w:rPr>
                <w:ins w:id="2007" w:author="Thanh Thai Nguyen" w:date="2015-12-24T14:31:00Z"/>
                <w:szCs w:val="26"/>
              </w:rPr>
              <w:pPrChange w:id="2008" w:author="John Tran" w:date="2015-12-29T07:44:00Z">
                <w:pPr>
                  <w:jc w:val="center"/>
                </w:pPr>
              </w:pPrChange>
            </w:pPr>
            <w:ins w:id="2009" w:author="Thanh Thai Nguyen" w:date="2015-12-24T14:31:00Z">
              <w:r>
                <w:rPr>
                  <w:szCs w:val="26"/>
                </w:rPr>
                <w:t>Các từ phủ định</w:t>
              </w:r>
            </w:ins>
          </w:p>
          <w:p w14:paraId="30C566A8" w14:textId="77777777" w:rsidR="00130E54" w:rsidRDefault="00130E54">
            <w:pPr>
              <w:jc w:val="left"/>
              <w:rPr>
                <w:ins w:id="2010" w:author="Thanh Thai Nguyen" w:date="2015-12-24T14:31:00Z"/>
                <w:szCs w:val="26"/>
              </w:rPr>
              <w:pPrChange w:id="2011" w:author="John Tran" w:date="2015-12-29T07:44:00Z">
                <w:pPr>
                  <w:jc w:val="center"/>
                </w:pPr>
              </w:pPrChange>
            </w:pPr>
            <w:ins w:id="2012" w:author="Thanh Thai Nguyen" w:date="2015-12-24T14:31:00Z">
              <w:r>
                <w:rPr>
                  <w:szCs w:val="26"/>
                </w:rPr>
                <w:t>Từ và cụm từ chỉ quan điểm</w:t>
              </w:r>
            </w:ins>
          </w:p>
        </w:tc>
        <w:tc>
          <w:tcPr>
            <w:tcW w:w="3330" w:type="dxa"/>
            <w:tcPrChange w:id="2013" w:author="John Tran" w:date="2015-12-29T07:44:00Z">
              <w:tcPr>
                <w:tcW w:w="3543" w:type="dxa"/>
                <w:vAlign w:val="center"/>
              </w:tcPr>
            </w:tcPrChange>
          </w:tcPr>
          <w:p w14:paraId="200013AC" w14:textId="77777777" w:rsidR="00130E54" w:rsidRDefault="00130E54">
            <w:pPr>
              <w:jc w:val="left"/>
              <w:rPr>
                <w:ins w:id="2014" w:author="Thanh Thai Nguyen" w:date="2015-12-24T14:31:00Z"/>
                <w:szCs w:val="26"/>
              </w:rPr>
              <w:pPrChange w:id="2015" w:author="John Tran" w:date="2015-12-29T07:44:00Z">
                <w:pPr>
                  <w:jc w:val="center"/>
                </w:pPr>
              </w:pPrChange>
            </w:pPr>
            <w:ins w:id="2016" w:author="Thanh Thai Nguyen" w:date="2015-12-24T14:31:00Z">
              <w:r w:rsidRPr="00DB3011">
                <w:rPr>
                  <w:b/>
                  <w:szCs w:val="26"/>
                </w:rPr>
                <w:t>ƯU ĐIỂM</w:t>
              </w:r>
              <w:r>
                <w:rPr>
                  <w:szCs w:val="26"/>
                </w:rPr>
                <w:t>: có khả năng thích ứng để tạo ra dữ liệu học phù hợp với mục đích và bối cảnh cụ thể.</w:t>
              </w:r>
            </w:ins>
          </w:p>
          <w:p w14:paraId="3DFF82C1" w14:textId="77777777" w:rsidR="00130E54" w:rsidDel="007A6DAC" w:rsidRDefault="00130E54">
            <w:pPr>
              <w:jc w:val="left"/>
              <w:rPr>
                <w:ins w:id="2017" w:author="Thanh Thai Nguyen" w:date="2015-12-24T14:31:00Z"/>
                <w:del w:id="2018" w:author="John Tran" w:date="2015-12-29T07:44:00Z"/>
                <w:szCs w:val="26"/>
              </w:rPr>
              <w:pPrChange w:id="2019" w:author="John Tran" w:date="2015-12-29T07:44:00Z">
                <w:pPr>
                  <w:jc w:val="center"/>
                </w:pPr>
              </w:pPrChange>
            </w:pPr>
            <w:ins w:id="2020" w:author="Thanh Thai Nguyen" w:date="2015-12-24T14:31:00Z">
              <w:r w:rsidRPr="00DB3011">
                <w:rPr>
                  <w:b/>
                  <w:szCs w:val="26"/>
                </w:rPr>
                <w:t>HẠN CHẾ</w:t>
              </w:r>
              <w:r>
                <w:rPr>
                  <w:szCs w:val="26"/>
                </w:rPr>
                <w:t>: khả năng ứng dụng để xử lý với dữ liệu mới còn thấp, vì nó cần phải có dữ liệu sẵn có, và quá trình này rất tốn chi phí và thời gian</w:t>
              </w:r>
            </w:ins>
          </w:p>
          <w:p w14:paraId="0E47F4B7" w14:textId="77777777" w:rsidR="00130E54" w:rsidRDefault="00130E54">
            <w:pPr>
              <w:jc w:val="left"/>
              <w:rPr>
                <w:ins w:id="2021" w:author="Thanh Thai Nguyen" w:date="2015-12-24T14:31:00Z"/>
                <w:szCs w:val="26"/>
              </w:rPr>
              <w:pPrChange w:id="2022" w:author="John Tran" w:date="2015-12-29T07:44:00Z">
                <w:pPr>
                  <w:jc w:val="center"/>
                </w:pPr>
              </w:pPrChange>
            </w:pPr>
          </w:p>
        </w:tc>
      </w:tr>
      <w:tr w:rsidR="00130E54" w14:paraId="2A061FA9" w14:textId="77777777" w:rsidTr="007A6DAC">
        <w:trPr>
          <w:trHeight w:val="448"/>
          <w:ins w:id="2023" w:author="Thanh Thai Nguyen" w:date="2015-12-24T14:31:00Z"/>
          <w:trPrChange w:id="2024" w:author="John Tran" w:date="2015-12-29T07:44:00Z">
            <w:trPr>
              <w:trHeight w:val="448"/>
              <w:jc w:val="center"/>
            </w:trPr>
          </w:trPrChange>
        </w:trPr>
        <w:tc>
          <w:tcPr>
            <w:tcW w:w="1242" w:type="dxa"/>
            <w:tcPrChange w:id="2025" w:author="John Tran" w:date="2015-12-29T07:44:00Z">
              <w:tcPr>
                <w:tcW w:w="1155" w:type="dxa"/>
                <w:vAlign w:val="center"/>
              </w:tcPr>
            </w:tcPrChange>
          </w:tcPr>
          <w:p w14:paraId="521D9BDA" w14:textId="77777777" w:rsidR="00130E54" w:rsidRDefault="00130E54">
            <w:pPr>
              <w:jc w:val="left"/>
              <w:rPr>
                <w:ins w:id="2026" w:author="Thanh Thai Nguyen" w:date="2015-12-24T14:31:00Z"/>
                <w:szCs w:val="26"/>
              </w:rPr>
              <w:pPrChange w:id="2027" w:author="John Tran" w:date="2015-12-29T07:44:00Z">
                <w:pPr>
                  <w:jc w:val="center"/>
                </w:pPr>
              </w:pPrChange>
            </w:pPr>
            <w:ins w:id="2028" w:author="Thanh Thai Nguyen" w:date="2015-12-24T14:31:00Z">
              <w:r w:rsidRPr="00E05F3E">
                <w:rPr>
                  <w:b/>
                  <w:szCs w:val="26"/>
                </w:rPr>
                <w:t>Lexicon Base</w:t>
              </w:r>
            </w:ins>
          </w:p>
        </w:tc>
        <w:tc>
          <w:tcPr>
            <w:tcW w:w="2014" w:type="dxa"/>
            <w:tcPrChange w:id="2029" w:author="John Tran" w:date="2015-12-29T07:44:00Z">
              <w:tcPr>
                <w:tcW w:w="2242" w:type="dxa"/>
                <w:vAlign w:val="center"/>
              </w:tcPr>
            </w:tcPrChange>
          </w:tcPr>
          <w:p w14:paraId="54F0DD06" w14:textId="1537CF27" w:rsidR="00130E54" w:rsidRPr="008D6AFF" w:rsidRDefault="008D6AFF">
            <w:pPr>
              <w:jc w:val="left"/>
              <w:rPr>
                <w:ins w:id="2030" w:author="Thanh Thai Nguyen" w:date="2015-12-24T14:31:00Z"/>
                <w:szCs w:val="26"/>
              </w:rPr>
              <w:pPrChange w:id="2031" w:author="John Tran" w:date="2015-12-29T07:44:00Z">
                <w:pPr>
                  <w:jc w:val="center"/>
                </w:pPr>
              </w:pPrChange>
            </w:pPr>
            <w:ins w:id="2032" w:author="Thanh Thai Nguyen" w:date="2015-12-24T14:32:00Z">
              <w:r w:rsidRPr="008D6AFF">
                <w:rPr>
                  <w:szCs w:val="26"/>
                  <w:rPrChange w:id="2033" w:author="Thanh Thai Nguyen" w:date="2015-12-24T14:32:00Z">
                    <w:rPr>
                      <w:szCs w:val="26"/>
                      <w:lang w:val="en-US"/>
                    </w:rPr>
                  </w:rPrChange>
                </w:rPr>
                <w:t>Dựa trên tập từ vựng cảm xúc</w:t>
              </w:r>
            </w:ins>
          </w:p>
        </w:tc>
        <w:tc>
          <w:tcPr>
            <w:tcW w:w="1779" w:type="dxa"/>
            <w:tcPrChange w:id="2034" w:author="John Tran" w:date="2015-12-29T07:44:00Z">
              <w:tcPr>
                <w:tcW w:w="2410" w:type="dxa"/>
                <w:vAlign w:val="center"/>
              </w:tcPr>
            </w:tcPrChange>
          </w:tcPr>
          <w:p w14:paraId="375C1F6C" w14:textId="77777777" w:rsidR="00130E54" w:rsidRDefault="00130E54">
            <w:pPr>
              <w:jc w:val="left"/>
              <w:rPr>
                <w:ins w:id="2035" w:author="Thanh Thai Nguyen" w:date="2015-12-24T14:31:00Z"/>
                <w:szCs w:val="26"/>
              </w:rPr>
              <w:pPrChange w:id="2036" w:author="John Tran" w:date="2015-12-29T07:44:00Z">
                <w:pPr>
                  <w:jc w:val="center"/>
                </w:pPr>
              </w:pPrChange>
            </w:pPr>
            <w:ins w:id="2037" w:author="Thanh Thai Nguyen" w:date="2015-12-24T14:31:00Z">
              <w:r>
                <w:rPr>
                  <w:szCs w:val="26"/>
                </w:rPr>
                <w:t>Sự đánh giá thủ công</w:t>
              </w:r>
            </w:ins>
          </w:p>
          <w:p w14:paraId="642E4FD1" w14:textId="77777777" w:rsidR="00130E54" w:rsidRDefault="00130E54">
            <w:pPr>
              <w:jc w:val="left"/>
              <w:rPr>
                <w:ins w:id="2038" w:author="Thanh Thai Nguyen" w:date="2015-12-24T14:31:00Z"/>
                <w:szCs w:val="26"/>
              </w:rPr>
              <w:pPrChange w:id="2039" w:author="John Tran" w:date="2015-12-29T07:44:00Z">
                <w:pPr>
                  <w:jc w:val="center"/>
                </w:pPr>
              </w:pPrChange>
            </w:pPr>
            <w:ins w:id="2040" w:author="Thanh Thai Nguyen" w:date="2015-12-24T14:31:00Z">
              <w:r>
                <w:rPr>
                  <w:szCs w:val="26"/>
                </w:rPr>
                <w:t>Dựa trên tập dữ liệu lớn</w:t>
              </w:r>
            </w:ins>
          </w:p>
          <w:p w14:paraId="5FB9001B" w14:textId="77777777" w:rsidR="00130E54" w:rsidRDefault="00130E54">
            <w:pPr>
              <w:jc w:val="left"/>
              <w:rPr>
                <w:ins w:id="2041" w:author="Thanh Thai Nguyen" w:date="2015-12-24T14:31:00Z"/>
                <w:szCs w:val="26"/>
              </w:rPr>
              <w:pPrChange w:id="2042" w:author="John Tran" w:date="2015-12-29T07:44:00Z">
                <w:pPr>
                  <w:jc w:val="center"/>
                </w:pPr>
              </w:pPrChange>
            </w:pPr>
            <w:ins w:id="2043" w:author="Thanh Thai Nguyen" w:date="2015-12-24T14:31:00Z">
              <w:r>
                <w:rPr>
                  <w:szCs w:val="26"/>
                </w:rPr>
                <w:t>Dựa trên các tập từ điển sẵn có</w:t>
              </w:r>
            </w:ins>
          </w:p>
        </w:tc>
        <w:tc>
          <w:tcPr>
            <w:tcW w:w="3330" w:type="dxa"/>
            <w:tcPrChange w:id="2044" w:author="John Tran" w:date="2015-12-29T07:44:00Z">
              <w:tcPr>
                <w:tcW w:w="3543" w:type="dxa"/>
                <w:vAlign w:val="center"/>
              </w:tcPr>
            </w:tcPrChange>
          </w:tcPr>
          <w:p w14:paraId="5745FD53" w14:textId="77777777" w:rsidR="00130E54" w:rsidRDefault="00130E54">
            <w:pPr>
              <w:jc w:val="left"/>
              <w:rPr>
                <w:ins w:id="2045" w:author="Thanh Thai Nguyen" w:date="2015-12-24T14:31:00Z"/>
                <w:szCs w:val="26"/>
              </w:rPr>
              <w:pPrChange w:id="2046" w:author="John Tran" w:date="2015-12-29T07:44:00Z">
                <w:pPr>
                  <w:jc w:val="center"/>
                </w:pPr>
              </w:pPrChange>
            </w:pPr>
            <w:ins w:id="2047" w:author="Thanh Thai Nguyen" w:date="2015-12-24T14:31:00Z">
              <w:r w:rsidRPr="00DB3011">
                <w:rPr>
                  <w:b/>
                  <w:szCs w:val="26"/>
                </w:rPr>
                <w:t>ƯU ĐIỂM</w:t>
              </w:r>
              <w:r>
                <w:rPr>
                  <w:szCs w:val="26"/>
                </w:rPr>
                <w:t>: khả năng bao phủ các trường hợp rộng hơn.</w:t>
              </w:r>
            </w:ins>
          </w:p>
          <w:p w14:paraId="33143A1C" w14:textId="77777777" w:rsidR="00130E54" w:rsidRDefault="00130E54">
            <w:pPr>
              <w:jc w:val="left"/>
              <w:rPr>
                <w:ins w:id="2048" w:author="Thanh Thai Nguyen" w:date="2015-12-24T14:31:00Z"/>
                <w:szCs w:val="26"/>
              </w:rPr>
              <w:pPrChange w:id="2049" w:author="John Tran" w:date="2015-12-29T07:44:00Z">
                <w:pPr>
                  <w:jc w:val="center"/>
                </w:pPr>
              </w:pPrChange>
            </w:pPr>
            <w:ins w:id="2050" w:author="Thanh Thai Nguyen" w:date="2015-12-24T14:31:00Z">
              <w:r w:rsidRPr="00DB3011">
                <w:rPr>
                  <w:b/>
                  <w:szCs w:val="26"/>
                </w:rPr>
                <w:t>HẠN CHẾ</w:t>
              </w:r>
              <w:r>
                <w:rPr>
                  <w:szCs w:val="26"/>
                </w:rPr>
                <w:t>: chỉ có một tập hữu hạn các từ được xác định sẵn với các trọng số cũng đã được tính toán sẵn.</w:t>
              </w:r>
            </w:ins>
          </w:p>
        </w:tc>
      </w:tr>
      <w:tr w:rsidR="00130E54" w14:paraId="6AF627F9" w14:textId="77777777" w:rsidTr="007A6DAC">
        <w:trPr>
          <w:trHeight w:val="449"/>
          <w:ins w:id="2051" w:author="Thanh Thai Nguyen" w:date="2015-12-24T14:31:00Z"/>
          <w:trPrChange w:id="2052" w:author="John Tran" w:date="2015-12-29T07:44:00Z">
            <w:trPr>
              <w:trHeight w:val="449"/>
              <w:jc w:val="center"/>
            </w:trPr>
          </w:trPrChange>
        </w:trPr>
        <w:tc>
          <w:tcPr>
            <w:tcW w:w="1242" w:type="dxa"/>
            <w:tcPrChange w:id="2053" w:author="John Tran" w:date="2015-12-29T07:44:00Z">
              <w:tcPr>
                <w:tcW w:w="1155" w:type="dxa"/>
                <w:vAlign w:val="center"/>
              </w:tcPr>
            </w:tcPrChange>
          </w:tcPr>
          <w:p w14:paraId="47F967EB" w14:textId="77777777" w:rsidR="00130E54" w:rsidRDefault="00130E54">
            <w:pPr>
              <w:jc w:val="left"/>
              <w:rPr>
                <w:ins w:id="2054" w:author="Thanh Thai Nguyen" w:date="2015-12-24T14:31:00Z"/>
                <w:szCs w:val="26"/>
              </w:rPr>
              <w:pPrChange w:id="2055" w:author="John Tran" w:date="2015-12-29T07:44:00Z">
                <w:pPr>
                  <w:jc w:val="center"/>
                </w:pPr>
              </w:pPrChange>
            </w:pPr>
            <w:ins w:id="2056" w:author="Thanh Thai Nguyen" w:date="2015-12-24T14:31:00Z">
              <w:r w:rsidRPr="00E05F3E">
                <w:rPr>
                  <w:b/>
                  <w:szCs w:val="26"/>
                </w:rPr>
                <w:t>Hybrid</w:t>
              </w:r>
            </w:ins>
          </w:p>
        </w:tc>
        <w:tc>
          <w:tcPr>
            <w:tcW w:w="2014" w:type="dxa"/>
            <w:tcPrChange w:id="2057" w:author="John Tran" w:date="2015-12-29T07:44:00Z">
              <w:tcPr>
                <w:tcW w:w="2242" w:type="dxa"/>
                <w:vAlign w:val="center"/>
              </w:tcPr>
            </w:tcPrChange>
          </w:tcPr>
          <w:p w14:paraId="01188645" w14:textId="0662BE90" w:rsidR="00130E54" w:rsidRPr="008D6AFF" w:rsidRDefault="008D6AFF">
            <w:pPr>
              <w:jc w:val="left"/>
              <w:rPr>
                <w:ins w:id="2058" w:author="Thanh Thai Nguyen" w:date="2015-12-24T14:31:00Z"/>
                <w:szCs w:val="26"/>
                <w:lang w:val="en-US"/>
                <w:rPrChange w:id="2059" w:author="Thanh Thai Nguyen" w:date="2015-12-24T14:32:00Z">
                  <w:rPr>
                    <w:ins w:id="2060" w:author="Thanh Thai Nguyen" w:date="2015-12-24T14:31:00Z"/>
                    <w:szCs w:val="26"/>
                  </w:rPr>
                </w:rPrChange>
              </w:rPr>
              <w:pPrChange w:id="2061" w:author="John Tran" w:date="2015-12-29T07:44:00Z">
                <w:pPr>
                  <w:jc w:val="center"/>
                </w:pPr>
              </w:pPrChange>
            </w:pPr>
            <w:ins w:id="2062" w:author="Thanh Thai Nguyen" w:date="2015-12-24T14:32:00Z">
              <w:r>
                <w:rPr>
                  <w:szCs w:val="26"/>
                  <w:lang w:val="en-US"/>
                </w:rPr>
                <w:t>Kết hợp phương pháp Lexicon và Machine Learning</w:t>
              </w:r>
            </w:ins>
          </w:p>
        </w:tc>
        <w:tc>
          <w:tcPr>
            <w:tcW w:w="1779" w:type="dxa"/>
            <w:tcPrChange w:id="2063" w:author="John Tran" w:date="2015-12-29T07:44:00Z">
              <w:tcPr>
                <w:tcW w:w="2410" w:type="dxa"/>
                <w:vAlign w:val="center"/>
              </w:tcPr>
            </w:tcPrChange>
          </w:tcPr>
          <w:p w14:paraId="24E3B1BA" w14:textId="027F32E6" w:rsidR="00130E54" w:rsidRPr="009908C6" w:rsidRDefault="009908C6">
            <w:pPr>
              <w:jc w:val="left"/>
              <w:rPr>
                <w:ins w:id="2064" w:author="Thanh Thai Nguyen" w:date="2015-12-24T14:31:00Z"/>
                <w:szCs w:val="26"/>
                <w:lang w:val="en-US"/>
                <w:rPrChange w:id="2065" w:author="Thanh Thai Nguyen" w:date="2015-12-24T14:32:00Z">
                  <w:rPr>
                    <w:ins w:id="2066" w:author="Thanh Thai Nguyen" w:date="2015-12-24T14:31:00Z"/>
                    <w:szCs w:val="26"/>
                  </w:rPr>
                </w:rPrChange>
              </w:rPr>
              <w:pPrChange w:id="2067" w:author="John Tran" w:date="2015-12-29T07:44:00Z">
                <w:pPr>
                  <w:jc w:val="center"/>
                </w:pPr>
              </w:pPrChange>
            </w:pPr>
            <w:ins w:id="2068" w:author="Thanh Thai Nguyen" w:date="2015-12-24T14:33:00Z">
              <w:r>
                <w:rPr>
                  <w:szCs w:val="26"/>
                  <w:lang w:val="en-US"/>
                </w:rPr>
                <w:t>Sử dụng phương pháp Lexicon để phân lớp dữ liệu học. Các từ chứa cảm xúc sẽ là các đặc trưng, được sử dụng cho cách tiếp cận Machine Learning</w:t>
              </w:r>
            </w:ins>
          </w:p>
        </w:tc>
        <w:tc>
          <w:tcPr>
            <w:tcW w:w="3330" w:type="dxa"/>
            <w:tcPrChange w:id="2069" w:author="John Tran" w:date="2015-12-29T07:44:00Z">
              <w:tcPr>
                <w:tcW w:w="3543" w:type="dxa"/>
                <w:vAlign w:val="center"/>
              </w:tcPr>
            </w:tcPrChange>
          </w:tcPr>
          <w:p w14:paraId="4E25E9F0" w14:textId="4E31BC3B" w:rsidR="00130E54" w:rsidRPr="000B0C38" w:rsidRDefault="00130E54">
            <w:pPr>
              <w:jc w:val="left"/>
              <w:rPr>
                <w:ins w:id="2070" w:author="Thanh Thai Nguyen" w:date="2015-12-24T14:31:00Z"/>
                <w:szCs w:val="26"/>
                <w:lang w:val="en-US"/>
                <w:rPrChange w:id="2071" w:author="Thanh Thai Nguyen" w:date="2015-12-24T14:38:00Z">
                  <w:rPr>
                    <w:ins w:id="2072" w:author="Thanh Thai Nguyen" w:date="2015-12-24T14:31:00Z"/>
                    <w:szCs w:val="26"/>
                  </w:rPr>
                </w:rPrChange>
              </w:rPr>
              <w:pPrChange w:id="2073" w:author="John Tran" w:date="2015-12-29T07:44:00Z">
                <w:pPr>
                  <w:jc w:val="center"/>
                </w:pPr>
              </w:pPrChange>
            </w:pPr>
            <w:ins w:id="2074" w:author="Thanh Thai Nguyen" w:date="2015-12-24T14:31:00Z">
              <w:r w:rsidRPr="00DB3011">
                <w:rPr>
                  <w:b/>
                  <w:szCs w:val="26"/>
                </w:rPr>
                <w:t>ƯU ĐIỂM</w:t>
              </w:r>
              <w:r>
                <w:rPr>
                  <w:szCs w:val="26"/>
                </w:rPr>
                <w:t xml:space="preserve">: </w:t>
              </w:r>
            </w:ins>
            <w:ins w:id="2075" w:author="Thanh Thai Nguyen" w:date="2015-12-24T14:38:00Z">
              <w:r w:rsidR="000B0C38">
                <w:rPr>
                  <w:szCs w:val="26"/>
                  <w:lang w:val="en-US"/>
                </w:rPr>
                <w:t>sử dụng kết hợp khả năng phân lớp của Lexicon và sự đánh giá của Machine Learning</w:t>
              </w:r>
            </w:ins>
          </w:p>
          <w:p w14:paraId="1F8C7877" w14:textId="77777777" w:rsidR="00130E54" w:rsidRDefault="00130E54">
            <w:pPr>
              <w:jc w:val="left"/>
              <w:rPr>
                <w:ins w:id="2076" w:author="Thanh Thai Nguyen" w:date="2015-12-24T14:31:00Z"/>
                <w:szCs w:val="26"/>
              </w:rPr>
              <w:pPrChange w:id="2077" w:author="John Tran" w:date="2015-12-29T07:44:00Z">
                <w:pPr>
                  <w:jc w:val="center"/>
                </w:pPr>
              </w:pPrChange>
            </w:pPr>
            <w:ins w:id="2078" w:author="Thanh Thai Nguyen" w:date="2015-12-24T14:31:00Z">
              <w:r w:rsidRPr="00E05F3E">
                <w:rPr>
                  <w:b/>
                  <w:szCs w:val="26"/>
                </w:rPr>
                <w:t>HẠN CHẾ</w:t>
              </w:r>
              <w:r>
                <w:rPr>
                  <w:szCs w:val="26"/>
                </w:rPr>
                <w:t>: cần phải có quá trình xem xét và đánh giá lại kết quả</w:t>
              </w:r>
            </w:ins>
          </w:p>
        </w:tc>
      </w:tr>
    </w:tbl>
    <w:p w14:paraId="3C56778D" w14:textId="380CE773" w:rsidR="009124FD" w:rsidRPr="007A6DAC" w:rsidRDefault="007A6DAC">
      <w:pPr>
        <w:spacing w:before="240"/>
        <w:ind w:left="634" w:firstLine="720"/>
        <w:jc w:val="center"/>
        <w:rPr>
          <w:ins w:id="2079" w:author="Thanh Thai Nguyen" w:date="2015-12-24T14:42:00Z"/>
          <w:rPrChange w:id="2080" w:author="John Tran" w:date="2015-12-29T07:42:00Z">
            <w:rPr>
              <w:ins w:id="2081" w:author="Thanh Thai Nguyen" w:date="2015-12-24T14:42:00Z"/>
              <w:lang w:val="en-US"/>
            </w:rPr>
          </w:rPrChange>
        </w:rPr>
        <w:pPrChange w:id="2082" w:author="John Tran" w:date="2015-12-29T07:46:00Z">
          <w:pPr>
            <w:ind w:left="630" w:firstLine="720"/>
          </w:pPr>
        </w:pPrChange>
      </w:pPr>
      <w:ins w:id="2083" w:author="John Tran" w:date="2015-12-29T07:41:00Z">
        <w:r w:rsidRPr="007A6DAC">
          <w:rPr>
            <w:rPrChange w:id="2084" w:author="John Tran" w:date="2015-12-29T07:42:00Z">
              <w:rPr>
                <w:lang w:val="en-US"/>
              </w:rPr>
            </w:rPrChange>
          </w:rPr>
          <w:t xml:space="preserve">Bảng </w:t>
        </w:r>
      </w:ins>
      <w:ins w:id="2085" w:author="John Tran" w:date="2015-12-29T07:42:00Z">
        <w:r w:rsidR="00614A40">
          <w:t>2.</w:t>
        </w:r>
      </w:ins>
      <w:ins w:id="2086" w:author="John Tran" w:date="2015-12-30T22:40:00Z">
        <w:r w:rsidR="00614A40" w:rsidRPr="00614A40">
          <w:rPr>
            <w:rPrChange w:id="2087" w:author="John Tran" w:date="2015-12-30T22:40:00Z">
              <w:rPr>
                <w:lang w:val="en-US"/>
              </w:rPr>
            </w:rPrChange>
          </w:rPr>
          <w:t>1</w:t>
        </w:r>
      </w:ins>
      <w:ins w:id="2088" w:author="John Tran" w:date="2015-12-29T07:42:00Z">
        <w:r w:rsidRPr="007A6DAC">
          <w:rPr>
            <w:rPrChange w:id="2089" w:author="John Tran" w:date="2015-12-29T07:42:00Z">
              <w:rPr>
                <w:lang w:val="en-US"/>
              </w:rPr>
            </w:rPrChange>
          </w:rPr>
          <w:t>: So sánh các giải pháp đã có cho việc phân tích cảm xúc</w:t>
        </w:r>
      </w:ins>
    </w:p>
    <w:p w14:paraId="73AC8425" w14:textId="33D02053" w:rsidR="009124FD" w:rsidRPr="004C30D2" w:rsidRDefault="009124FD" w:rsidP="009124FD">
      <w:pPr>
        <w:ind w:left="630" w:firstLine="720"/>
        <w:rPr>
          <w:ins w:id="2090" w:author="Thanh Thai Nguyen" w:date="2015-12-24T15:20:00Z"/>
          <w:rPrChange w:id="2091" w:author="John Tran" w:date="2015-12-30T09:31:00Z">
            <w:rPr>
              <w:ins w:id="2092" w:author="Thanh Thai Nguyen" w:date="2015-12-24T15:20:00Z"/>
              <w:lang w:val="en-US"/>
            </w:rPr>
          </w:rPrChange>
        </w:rPr>
      </w:pPr>
      <w:ins w:id="2093" w:author="Thanh Thai Nguyen" w:date="2015-12-24T14:42:00Z">
        <w:r w:rsidRPr="004C30D2">
          <w:rPr>
            <w:rPrChange w:id="2094" w:author="John Tran" w:date="2015-12-30T09:31:00Z">
              <w:rPr>
                <w:lang w:val="en-US"/>
              </w:rPr>
            </w:rPrChange>
          </w:rPr>
          <w:t xml:space="preserve">Cách tiếp cận Machine learning (tiếp cận bằng phương pháp máy học), sẽ sử dụng </w:t>
        </w:r>
      </w:ins>
      <w:ins w:id="2095" w:author="Thanh Thai Nguyen" w:date="2015-12-24T14:43:00Z">
        <w:r w:rsidRPr="004C30D2">
          <w:rPr>
            <w:rPrChange w:id="2096" w:author="John Tran" w:date="2015-12-30T09:31:00Z">
              <w:rPr>
                <w:lang w:val="en-US"/>
              </w:rPr>
            </w:rPrChange>
          </w:rPr>
          <w:t xml:space="preserve">các kỹ thuật phân loại để tiến hành phân loại văn bản; quá trình này sẽ cần đến hai bộ dữ liệu độc lập nhau: </w:t>
        </w:r>
      </w:ins>
      <w:ins w:id="2097" w:author="Thanh Thai Nguyen" w:date="2015-12-24T15:20:00Z">
        <w:r w:rsidR="0043220B" w:rsidRPr="004C30D2">
          <w:rPr>
            <w:rPrChange w:id="2098" w:author="John Tran" w:date="2015-12-30T09:31:00Z">
              <w:rPr>
                <w:lang w:val="en-US"/>
              </w:rPr>
            </w:rPrChange>
          </w:rPr>
          <w:t>dữ liệu training (huấn luyện), và dữ liệu test (kiểm tra). Tập dữ liệu huấn luyện, được sử dụng nhằm giúp cho mô hình máy học nhận biết các đặc điểm khác biệt giữa các tài liệu với nhau, trong khi đó tập dữ liệu kiểm tra được sử dụng để đánh giá lại kết quả phân loại “chính xác” như thế nào. Các tính năng mà phương pháp Machine learning (phương pháp máy học) áp dụng cho phân tích cảm xúc là:</w:t>
        </w:r>
      </w:ins>
    </w:p>
    <w:p w14:paraId="7A8DFA81" w14:textId="7BC2C748" w:rsidR="0043220B" w:rsidRPr="00832440" w:rsidRDefault="0043220B">
      <w:pPr>
        <w:pStyle w:val="ListParagraph"/>
        <w:numPr>
          <w:ilvl w:val="0"/>
          <w:numId w:val="27"/>
        </w:numPr>
        <w:spacing w:line="360" w:lineRule="auto"/>
        <w:ind w:left="1710"/>
        <w:rPr>
          <w:ins w:id="2099" w:author="Thanh Thai Nguyen" w:date="2015-12-24T15:21:00Z"/>
          <w:lang w:val="vi-VN"/>
          <w:rPrChange w:id="2100" w:author="John Tran" w:date="2016-02-15T21:21:00Z">
            <w:rPr>
              <w:ins w:id="2101" w:author="Thanh Thai Nguyen" w:date="2015-12-24T15:21:00Z"/>
            </w:rPr>
          </w:rPrChange>
        </w:rPr>
        <w:pPrChange w:id="2102" w:author="Thanh Thai Nguyen" w:date="2015-12-24T15:20:00Z">
          <w:pPr>
            <w:ind w:left="630" w:firstLine="720"/>
          </w:pPr>
        </w:pPrChange>
      </w:pPr>
      <w:ins w:id="2103" w:author="Thanh Thai Nguyen" w:date="2015-12-24T15:20:00Z">
        <w:r w:rsidRPr="004C30D2">
          <w:rPr>
            <w:lang w:val="vi-VN"/>
            <w:rPrChange w:id="2104" w:author="John Tran" w:date="2015-12-30T09:31:00Z">
              <w:rPr/>
            </w:rPrChange>
          </w:rPr>
          <w:t>Sự xuất hiện của từ và tần số xuất hiện của từ đó: bao gồm cả uni-grams hoặc n-grams.</w:t>
        </w:r>
      </w:ins>
    </w:p>
    <w:p w14:paraId="28B67C14" w14:textId="656E57B3" w:rsidR="001630AA" w:rsidRPr="00832440" w:rsidRDefault="001630AA">
      <w:pPr>
        <w:pStyle w:val="ListParagraph"/>
        <w:numPr>
          <w:ilvl w:val="0"/>
          <w:numId w:val="27"/>
        </w:numPr>
        <w:spacing w:line="360" w:lineRule="auto"/>
        <w:ind w:left="1710"/>
        <w:rPr>
          <w:ins w:id="2105" w:author="Thanh Thai Nguyen" w:date="2015-12-24T15:21:00Z"/>
          <w:lang w:val="vi-VN"/>
          <w:rPrChange w:id="2106" w:author="John Tran" w:date="2016-02-15T21:21:00Z">
            <w:rPr>
              <w:ins w:id="2107" w:author="Thanh Thai Nguyen" w:date="2015-12-24T15:21:00Z"/>
            </w:rPr>
          </w:rPrChange>
        </w:rPr>
        <w:pPrChange w:id="2108" w:author="Thanh Thai Nguyen" w:date="2015-12-24T15:20:00Z">
          <w:pPr>
            <w:ind w:left="630" w:firstLine="720"/>
          </w:pPr>
        </w:pPrChange>
      </w:pPr>
      <w:ins w:id="2109" w:author="Thanh Thai Nguyen" w:date="2015-12-24T15:21:00Z">
        <w:r w:rsidRPr="004C30D2">
          <w:rPr>
            <w:lang w:val="vi-VN"/>
            <w:rPrChange w:id="2110" w:author="John Tran" w:date="2015-12-30T09:31:00Z">
              <w:rPr/>
            </w:rPrChange>
          </w:rPr>
          <w:t>Thông tin về part of speech (loại từ vựng): sử dụng thông tin này để định hướng ý nghĩa của từ, và sử dụng nó để lựa chọn đặc trưng.</w:t>
        </w:r>
      </w:ins>
    </w:p>
    <w:p w14:paraId="3CD8D4F4" w14:textId="60A4B4BB" w:rsidR="001630AA" w:rsidRPr="00832440" w:rsidRDefault="001630AA">
      <w:pPr>
        <w:pStyle w:val="ListParagraph"/>
        <w:numPr>
          <w:ilvl w:val="0"/>
          <w:numId w:val="27"/>
        </w:numPr>
        <w:spacing w:line="360" w:lineRule="auto"/>
        <w:ind w:left="1710"/>
        <w:rPr>
          <w:ins w:id="2111" w:author="Thanh Thai Nguyen" w:date="2015-12-24T15:21:00Z"/>
          <w:lang w:val="vi-VN"/>
          <w:rPrChange w:id="2112" w:author="John Tran" w:date="2016-02-15T21:21:00Z">
            <w:rPr>
              <w:ins w:id="2113" w:author="Thanh Thai Nguyen" w:date="2015-12-24T15:21:00Z"/>
            </w:rPr>
          </w:rPrChange>
        </w:rPr>
        <w:pPrChange w:id="2114" w:author="Thanh Thai Nguyen" w:date="2015-12-24T15:20:00Z">
          <w:pPr>
            <w:ind w:left="630" w:firstLine="720"/>
          </w:pPr>
        </w:pPrChange>
      </w:pPr>
      <w:ins w:id="2115" w:author="Thanh Thai Nguyen" w:date="2015-12-24T15:21:00Z">
        <w:r w:rsidRPr="004C30D2">
          <w:rPr>
            <w:lang w:val="vi-VN"/>
            <w:rPrChange w:id="2116" w:author="John Tran" w:date="2015-12-30T09:31:00Z">
              <w:rPr/>
            </w:rPrChange>
          </w:rPr>
          <w:t>Từ ngữ phủ định: có khả năng đảo ngược quan điểm cảm xúc của từ/cụm từ.</w:t>
        </w:r>
      </w:ins>
    </w:p>
    <w:p w14:paraId="3FDEC7D3" w14:textId="50A80ADB" w:rsidR="001630AA" w:rsidRPr="004C30D2" w:rsidRDefault="0060269C">
      <w:pPr>
        <w:ind w:left="629" w:firstLine="720"/>
        <w:rPr>
          <w:ins w:id="2117" w:author="Thanh Thai Nguyen" w:date="2015-12-24T15:25:00Z"/>
          <w:rPrChange w:id="2118" w:author="John Tran" w:date="2015-12-30T09:31:00Z">
            <w:rPr>
              <w:ins w:id="2119" w:author="Thanh Thai Nguyen" w:date="2015-12-24T15:25:00Z"/>
              <w:lang w:val="en-US"/>
            </w:rPr>
          </w:rPrChange>
        </w:rPr>
        <w:pPrChange w:id="2120" w:author="Thanh Thai Nguyen" w:date="2015-12-24T15:22:00Z">
          <w:pPr>
            <w:ind w:left="630" w:firstLine="720"/>
          </w:pPr>
        </w:pPrChange>
      </w:pPr>
      <w:ins w:id="2121" w:author="Thanh Thai Nguyen" w:date="2015-12-24T15:22:00Z">
        <w:r w:rsidRPr="004C30D2">
          <w:rPr>
            <w:rPrChange w:id="2122" w:author="John Tran" w:date="2015-12-30T09:31:00Z">
              <w:rPr>
                <w:lang w:val="en-US"/>
              </w:rPr>
            </w:rPrChange>
          </w:rPr>
          <w:t>Các phương pháp tiếp cận dựa trên các từ vựng cảm xúc, sử dụng các từ điển với các từ cảm xúc kết hợp với trọng số của chúng để đưa ra xác định về tính phân cực. Có ba kĩ thuật để xây dựng từ điển cảm xúc lexicon: xây dựng thủ công, xây dựng dựa trên phương pháp corpus (tập dữ liệu lớn), và phương pháp dựa trên từ điển. Phương pháp xây dựng thủ công là một nhiệm vụ khó khăn và rất tốn thời gian. Phương pháp dựa trên corpus có thể tạo ra tập từ quan điểm với độ chính xác tương đối cao. Cuối cùng, trong các kỹ thuật dựa vào từ điển, ý tưởng là việc thu thập một tập nhỏ dữ liệu bằng tay những từ phổ biến và thường được sử dụng. Sau đó</w:t>
        </w:r>
        <w:del w:id="2123" w:author="John Tran" w:date="2015-12-28T10:52:00Z">
          <w:r w:rsidRPr="004C30D2" w:rsidDel="00EB7D61">
            <w:rPr>
              <w:rPrChange w:id="2124" w:author="John Tran" w:date="2015-12-30T09:31:00Z">
                <w:rPr>
                  <w:lang w:val="en-US"/>
                </w:rPr>
              </w:rPrChange>
            </w:rPr>
            <w:delText xml:space="preserve"> </w:delText>
          </w:r>
        </w:del>
        <w:r w:rsidRPr="004C30D2">
          <w:rPr>
            <w:rPrChange w:id="2125" w:author="John Tran" w:date="2015-12-30T09:31:00Z">
              <w:rPr>
                <w:lang w:val="en-US"/>
              </w:rPr>
            </w:rPrChange>
          </w:rPr>
          <w:t xml:space="preserve"> phát triển bộ từ điển này, bằng cách tìm kiếm </w:t>
        </w:r>
      </w:ins>
      <w:ins w:id="2126" w:author="Thanh Thai Nguyen" w:date="2015-12-24T15:24:00Z">
        <w:r w:rsidR="008F466F" w:rsidRPr="004C30D2">
          <w:rPr>
            <w:rPrChange w:id="2127" w:author="John Tran" w:date="2015-12-30T09:31:00Z">
              <w:rPr>
                <w:lang w:val="en-US"/>
              </w:rPr>
            </w:rPrChange>
          </w:rPr>
          <w:t>trong từ điển WordNet các từ đồng nghĩa và trái nghĩa của nó.</w:t>
        </w:r>
      </w:ins>
    </w:p>
    <w:p w14:paraId="1FF488F4" w14:textId="0B1D2087" w:rsidR="00731ADF" w:rsidRPr="00CC11A2" w:rsidRDefault="008F466F">
      <w:pPr>
        <w:ind w:left="629" w:firstLine="720"/>
        <w:rPr>
          <w:ins w:id="2128" w:author="Thanh Thai Nguyen" w:date="2015-12-24T15:35:00Z"/>
          <w:rPrChange w:id="2129" w:author="John Tran" w:date="2016-01-04T21:01:00Z">
            <w:rPr>
              <w:ins w:id="2130" w:author="Thanh Thai Nguyen" w:date="2015-12-24T15:35:00Z"/>
              <w:lang w:val="en-US"/>
            </w:rPr>
          </w:rPrChange>
        </w:rPr>
        <w:pPrChange w:id="2131" w:author="Thanh Thai Nguyen" w:date="2015-12-24T15:22:00Z">
          <w:pPr>
            <w:ind w:left="630" w:firstLine="720"/>
          </w:pPr>
        </w:pPrChange>
      </w:pPr>
      <w:ins w:id="2132" w:author="Thanh Thai Nguyen" w:date="2015-12-24T15:25:00Z">
        <w:r w:rsidRPr="004C30D2">
          <w:rPr>
            <w:rPrChange w:id="2133" w:author="John Tran" w:date="2015-12-30T09:31:00Z">
              <w:rPr>
                <w:lang w:val="en-US"/>
              </w:rPr>
            </w:rPrChange>
          </w:rPr>
          <w:t xml:space="preserve">Cuối cùng là trong phương pháp </w:t>
        </w:r>
      </w:ins>
      <w:ins w:id="2134" w:author="John Tran" w:date="2015-12-27T22:13:00Z">
        <w:r w:rsidR="004779CD" w:rsidRPr="004C30D2">
          <w:rPr>
            <w:rPrChange w:id="2135" w:author="John Tran" w:date="2015-12-30T09:31:00Z">
              <w:rPr>
                <w:lang w:val="en-US"/>
              </w:rPr>
            </w:rPrChange>
          </w:rPr>
          <w:t>H</w:t>
        </w:r>
      </w:ins>
      <w:ins w:id="2136" w:author="Thanh Thai Nguyen" w:date="2015-12-24T15:25:00Z">
        <w:del w:id="2137" w:author="John Tran" w:date="2015-12-27T22:13:00Z">
          <w:r w:rsidRPr="004C30D2" w:rsidDel="004779CD">
            <w:rPr>
              <w:rPrChange w:id="2138" w:author="John Tran" w:date="2015-12-30T09:31:00Z">
                <w:rPr>
                  <w:lang w:val="en-US"/>
                </w:rPr>
              </w:rPrChange>
            </w:rPr>
            <w:delText>h</w:delText>
          </w:r>
        </w:del>
        <w:r w:rsidRPr="004C30D2">
          <w:rPr>
            <w:rPrChange w:id="2139" w:author="John Tran" w:date="2015-12-30T09:31:00Z">
              <w:rPr>
                <w:lang w:val="en-US"/>
              </w:rPr>
            </w:rPrChange>
          </w:rPr>
          <w:t xml:space="preserve">ybrid – phương pháp kết hợp cả hai giải pháp </w:t>
        </w:r>
      </w:ins>
      <w:ins w:id="2140" w:author="Thanh Thai Nguyen" w:date="2015-12-24T15:26:00Z">
        <w:r w:rsidR="00881A6E" w:rsidRPr="004C30D2">
          <w:rPr>
            <w:rPrChange w:id="2141" w:author="John Tran" w:date="2015-12-30T09:31:00Z">
              <w:rPr>
                <w:lang w:val="en-US"/>
              </w:rPr>
            </w:rPrChange>
          </w:rPr>
          <w:t>sử dụng Machine learning (máy học) và phương pháp tiếp cận dựa trên bộ từ điển cảm xúc</w:t>
        </w:r>
      </w:ins>
      <w:ins w:id="2142" w:author="Thanh Thai Nguyen" w:date="2015-12-24T15:27:00Z">
        <w:r w:rsidR="00881A6E" w:rsidRPr="004C30D2">
          <w:rPr>
            <w:rPrChange w:id="2143" w:author="John Tran" w:date="2015-12-30T09:31:00Z">
              <w:rPr>
                <w:lang w:val="en-US"/>
              </w:rPr>
            </w:rPrChange>
          </w:rPr>
          <w:t xml:space="preserve"> để cải thiện hiệu suất, và độ chính xác cho khả năng phân loại.</w:t>
        </w:r>
      </w:ins>
      <w:ins w:id="2144" w:author="Thanh Thai Nguyen" w:date="2015-12-24T15:29:00Z">
        <w:r w:rsidR="00C67845" w:rsidRPr="004C30D2">
          <w:rPr>
            <w:rPrChange w:id="2145" w:author="John Tran" w:date="2015-12-30T09:31:00Z">
              <w:rPr>
                <w:lang w:val="en-US"/>
              </w:rPr>
            </w:rPrChange>
          </w:rPr>
          <w:t xml:space="preserve"> Có một số ưu điểm và hạn ch</w:t>
        </w:r>
      </w:ins>
      <w:ins w:id="2146" w:author="Thanh Thai Nguyen" w:date="2015-12-24T15:30:00Z">
        <w:r w:rsidR="00AC6FBC" w:rsidRPr="004C30D2">
          <w:rPr>
            <w:rPrChange w:id="2147" w:author="John Tran" w:date="2015-12-30T09:31:00Z">
              <w:rPr>
                <w:lang w:val="en-US"/>
              </w:rPr>
            </w:rPrChange>
          </w:rPr>
          <w:t xml:space="preserve">ế trong việc sử dụng các phương pháp tiếp cận khác nhau, dựa trên mục đích của việc phân tích là gì. </w:t>
        </w:r>
      </w:ins>
      <w:ins w:id="2148" w:author="Thanh Thai Nguyen" w:date="2015-12-24T15:31:00Z">
        <w:r w:rsidR="00AC6FBC" w:rsidRPr="00CC11A2">
          <w:rPr>
            <w:rPrChange w:id="2149" w:author="John Tran" w:date="2016-01-04T21:01:00Z">
              <w:rPr>
                <w:lang w:val="en-US"/>
              </w:rPr>
            </w:rPrChange>
          </w:rPr>
          <w:t>Cũng theo các tác giả của [</w:t>
        </w:r>
        <w:del w:id="2150" w:author="John Tran" w:date="2016-01-04T20:58:00Z">
          <w:r w:rsidR="00AC6FBC" w:rsidRPr="00CC11A2" w:rsidDel="00EA7EF5">
            <w:rPr>
              <w:rFonts w:cs="Times New Roman"/>
              <w:noProof/>
              <w:szCs w:val="26"/>
              <w:rPrChange w:id="2151" w:author="John Tran" w:date="2016-01-04T21:01:00Z">
                <w:rPr>
                  <w:rFonts w:cs="Times New Roman"/>
                  <w:noProof/>
                  <w:szCs w:val="26"/>
                  <w:lang w:val="en-US"/>
                </w:rPr>
              </w:rPrChange>
            </w:rPr>
            <w:delText>Alessia D'Andrea and Fernando Ferri</w:delText>
          </w:r>
        </w:del>
      </w:ins>
      <w:ins w:id="2152" w:author="John Tran" w:date="2016-01-04T20:58:00Z">
        <w:r w:rsidR="00EA7EF5" w:rsidRPr="00CC11A2">
          <w:rPr>
            <w:rFonts w:cs="Times New Roman"/>
            <w:noProof/>
            <w:szCs w:val="26"/>
            <w:rPrChange w:id="2153" w:author="John Tran" w:date="2016-01-04T21:01:00Z">
              <w:rPr>
                <w:rFonts w:cs="Times New Roman"/>
                <w:noProof/>
                <w:szCs w:val="26"/>
                <w:lang w:val="en-US"/>
              </w:rPr>
            </w:rPrChange>
          </w:rPr>
          <w:t>2</w:t>
        </w:r>
      </w:ins>
      <w:ins w:id="2154" w:author="Thanh Thai Nguyen" w:date="2015-12-24T15:31:00Z">
        <w:r w:rsidR="00AC6FBC" w:rsidRPr="00CC11A2">
          <w:rPr>
            <w:rPrChange w:id="2155" w:author="John Tran" w:date="2016-01-04T21:01:00Z">
              <w:rPr>
                <w:lang w:val="en-US"/>
              </w:rPr>
            </w:rPrChange>
          </w:rPr>
          <w:t xml:space="preserve">] cung cấp một cái nhìn tổng quan nhất. </w:t>
        </w:r>
      </w:ins>
    </w:p>
    <w:p w14:paraId="682A3661" w14:textId="77777777" w:rsidR="00731ADF" w:rsidRPr="000070B5" w:rsidRDefault="00AC6FBC">
      <w:pPr>
        <w:ind w:left="629" w:firstLine="720"/>
        <w:rPr>
          <w:ins w:id="2156" w:author="Thanh Thai Nguyen" w:date="2015-12-24T15:35:00Z"/>
          <w:rPrChange w:id="2157" w:author="John Tran" w:date="2016-01-07T23:29:00Z">
            <w:rPr>
              <w:ins w:id="2158" w:author="Thanh Thai Nguyen" w:date="2015-12-24T15:35:00Z"/>
              <w:lang w:val="en-US"/>
            </w:rPr>
          </w:rPrChange>
        </w:rPr>
        <w:pPrChange w:id="2159" w:author="Thanh Thai Nguyen" w:date="2015-12-24T15:22:00Z">
          <w:pPr>
            <w:ind w:left="630" w:firstLine="720"/>
          </w:pPr>
        </w:pPrChange>
      </w:pPr>
      <w:ins w:id="2160" w:author="Thanh Thai Nguyen" w:date="2015-12-24T15:32:00Z">
        <w:r w:rsidRPr="000070B5">
          <w:rPr>
            <w:rPrChange w:id="2161" w:author="John Tran" w:date="2016-01-07T23:29:00Z">
              <w:rPr>
                <w:lang w:val="en-US"/>
              </w:rPr>
            </w:rPrChange>
          </w:rPr>
          <w:t xml:space="preserve">Ưu điểm chính của phương pháp tiếp cận máy học là khả năng thích ứng và tạo ra mô hình đào tạo cho các mục đích và bối cảnh cụ thể, </w:t>
        </w:r>
        <w:r w:rsidR="00DC01C1" w:rsidRPr="000070B5">
          <w:rPr>
            <w:rPrChange w:id="2162" w:author="John Tran" w:date="2016-01-07T23:29:00Z">
              <w:rPr>
                <w:lang w:val="en-US"/>
              </w:rPr>
            </w:rPrChange>
          </w:rPr>
          <w:t xml:space="preserve">trong khi </w:t>
        </w:r>
      </w:ins>
      <w:ins w:id="2163" w:author="Thanh Thai Nguyen" w:date="2015-12-24T15:33:00Z">
        <w:r w:rsidR="00DC01C1" w:rsidRPr="000070B5">
          <w:rPr>
            <w:rPrChange w:id="2164" w:author="John Tran" w:date="2016-01-07T23:29:00Z">
              <w:rPr>
                <w:lang w:val="en-US"/>
              </w:rPr>
            </w:rPrChange>
          </w:rPr>
          <w:t xml:space="preserve">đó </w:t>
        </w:r>
      </w:ins>
      <w:ins w:id="2165" w:author="Thanh Thai Nguyen" w:date="2015-12-24T15:32:00Z">
        <w:r w:rsidR="00DC01C1" w:rsidRPr="000070B5">
          <w:rPr>
            <w:rPrChange w:id="2166" w:author="John Tran" w:date="2016-01-07T23:29:00Z">
              <w:rPr>
                <w:lang w:val="en-US"/>
              </w:rPr>
            </w:rPrChange>
          </w:rPr>
          <w:t xml:space="preserve">khó khăn, đó </w:t>
        </w:r>
      </w:ins>
      <w:ins w:id="2167" w:author="Thanh Thai Nguyen" w:date="2015-12-24T15:33:00Z">
        <w:r w:rsidR="00DC01C1" w:rsidRPr="000070B5">
          <w:rPr>
            <w:rPrChange w:id="2168" w:author="John Tran" w:date="2016-01-07T23:29:00Z">
              <w:rPr>
                <w:lang w:val="en-US"/>
              </w:rPr>
            </w:rPrChange>
          </w:rPr>
          <w:t xml:space="preserve">là các dữ liệu thực tế có thể nằm ngoài dữ liệu được huấn luyện. </w:t>
        </w:r>
      </w:ins>
      <w:ins w:id="2169" w:author="Thanh Thai Nguyen" w:date="2015-12-24T15:34:00Z">
        <w:r w:rsidR="00DC01C1" w:rsidRPr="000070B5">
          <w:rPr>
            <w:rPrChange w:id="2170" w:author="John Tran" w:date="2016-01-07T23:29:00Z">
              <w:rPr>
                <w:lang w:val="en-US"/>
              </w:rPr>
            </w:rPrChange>
          </w:rPr>
          <w:t xml:space="preserve">Hơn nữa, các mô hình máy học này có khả năng thích ứng kém giữa các lĩnh vực hoặc các thể loại văn bản khác nhau, vì nó </w:t>
        </w:r>
      </w:ins>
      <w:ins w:id="2171" w:author="Thanh Thai Nguyen" w:date="2015-12-24T15:35:00Z">
        <w:r w:rsidR="00731ADF" w:rsidRPr="000070B5">
          <w:rPr>
            <w:rPrChange w:id="2172" w:author="John Tran" w:date="2016-01-07T23:29:00Z">
              <w:rPr>
                <w:lang w:val="en-US"/>
              </w:rPr>
            </w:rPrChange>
          </w:rPr>
          <w:t xml:space="preserve">phải dựa trên những đặc trưng mà tập dữ liệu huấn luyện cung cấp. </w:t>
        </w:r>
      </w:ins>
    </w:p>
    <w:p w14:paraId="1C5CAF6F" w14:textId="2FD6CFFD" w:rsidR="008F466F" w:rsidRPr="000070B5" w:rsidRDefault="00731ADF">
      <w:pPr>
        <w:ind w:left="629" w:firstLine="720"/>
        <w:rPr>
          <w:ins w:id="2173" w:author="Thanh Thai Nguyen" w:date="2015-12-24T15:47:00Z"/>
          <w:rPrChange w:id="2174" w:author="John Tran" w:date="2016-01-07T23:29:00Z">
            <w:rPr>
              <w:ins w:id="2175" w:author="Thanh Thai Nguyen" w:date="2015-12-24T15:47:00Z"/>
              <w:lang w:val="en-US"/>
            </w:rPr>
          </w:rPrChange>
        </w:rPr>
        <w:pPrChange w:id="2176" w:author="Thanh Thai Nguyen" w:date="2015-12-24T15:22:00Z">
          <w:pPr>
            <w:ind w:left="630" w:firstLine="720"/>
          </w:pPr>
        </w:pPrChange>
      </w:pPr>
      <w:ins w:id="2177" w:author="Thanh Thai Nguyen" w:date="2015-12-24T15:35:00Z">
        <w:r w:rsidRPr="000070B5">
          <w:rPr>
            <w:rPrChange w:id="2178" w:author="John Tran" w:date="2016-01-07T23:29:00Z">
              <w:rPr>
                <w:lang w:val="en-US"/>
              </w:rPr>
            </w:rPrChange>
          </w:rPr>
          <w:t>Phương pháp tiếp cận dựa trên tập từ vựng lexicon</w:t>
        </w:r>
      </w:ins>
      <w:ins w:id="2179" w:author="Thanh Thai Nguyen" w:date="2015-12-24T15:36:00Z">
        <w:r w:rsidRPr="000070B5">
          <w:rPr>
            <w:rPrChange w:id="2180" w:author="John Tran" w:date="2016-01-07T23:29:00Z">
              <w:rPr>
                <w:lang w:val="en-US"/>
              </w:rPr>
            </w:rPrChange>
          </w:rPr>
          <w:t xml:space="preserve"> có lợi thế là </w:t>
        </w:r>
        <w:r w:rsidR="00587E28" w:rsidRPr="000070B5">
          <w:rPr>
            <w:rPrChange w:id="2181" w:author="John Tran" w:date="2016-01-07T23:29:00Z">
              <w:rPr>
                <w:lang w:val="en-US"/>
              </w:rPr>
            </w:rPrChange>
          </w:rPr>
          <w:t xml:space="preserve">khả năng bao quát các từ chỉ trạng thái cảm xúc là cao hơn, có độ bao phủ dữ liệu lớn hơn. Tuy nhiên các phương </w:t>
        </w:r>
        <w:r w:rsidR="00921636" w:rsidRPr="000070B5">
          <w:rPr>
            <w:rPrChange w:id="2182" w:author="John Tran" w:date="2016-01-07T23:29:00Z">
              <w:rPr>
                <w:lang w:val="en-US"/>
              </w:rPr>
            </w:rPrChange>
          </w:rPr>
          <w:t>p</w:t>
        </w:r>
      </w:ins>
      <w:ins w:id="2183" w:author="Thanh Thai Nguyen" w:date="2015-12-24T15:37:00Z">
        <w:r w:rsidR="00921636" w:rsidRPr="000070B5">
          <w:rPr>
            <w:rPrChange w:id="2184" w:author="John Tran" w:date="2016-01-07T23:29:00Z">
              <w:rPr>
                <w:lang w:val="en-US"/>
              </w:rPr>
            </w:rPrChange>
          </w:rPr>
          <w:t xml:space="preserve">háp này có hai hạn chế chính. Thứ nhất, số lượng từ trong lexicon là hữu hạn, khó có thể giải quyết trong môi trường có nhiều từ vựng mới chưa được giải nghĩa. </w:t>
        </w:r>
      </w:ins>
      <w:ins w:id="2185" w:author="Thanh Thai Nguyen" w:date="2015-12-24T15:41:00Z">
        <w:r w:rsidR="00237340" w:rsidRPr="000070B5">
          <w:rPr>
            <w:rPrChange w:id="2186" w:author="John Tran" w:date="2016-01-07T23:29:00Z">
              <w:rPr>
                <w:lang w:val="en-US"/>
              </w:rPr>
            </w:rPrChange>
          </w:rPr>
          <w:t xml:space="preserve">Thứ hai, các từ vựng của lexicon có xu hướng cố định </w:t>
        </w:r>
      </w:ins>
      <w:ins w:id="2187" w:author="Thanh Thai Nguyen" w:date="2015-12-24T15:42:00Z">
        <w:r w:rsidR="00D92F61" w:rsidRPr="000070B5">
          <w:rPr>
            <w:rPrChange w:id="2188" w:author="John Tran" w:date="2016-01-07T23:29:00Z">
              <w:rPr>
                <w:lang w:val="en-US"/>
              </w:rPr>
            </w:rPrChange>
          </w:rPr>
          <w:t>trạng thái cảm xúc của các từ vào các mức độ nhất định, bất kể trong các trường hợp hay ngữ cảnh khác chúng cũng không thay đổi.</w:t>
        </w:r>
      </w:ins>
    </w:p>
    <w:p w14:paraId="13F23782" w14:textId="4BE0C844" w:rsidR="005A5339" w:rsidRPr="000070B5" w:rsidRDefault="005A5339">
      <w:pPr>
        <w:ind w:left="629" w:firstLine="720"/>
        <w:rPr>
          <w:ins w:id="2189" w:author="John Tran" w:date="2015-12-27T22:13:00Z"/>
          <w:rPrChange w:id="2190" w:author="John Tran" w:date="2016-01-07T23:29:00Z">
            <w:rPr>
              <w:ins w:id="2191" w:author="John Tran" w:date="2015-12-27T22:13:00Z"/>
              <w:lang w:val="en-US"/>
            </w:rPr>
          </w:rPrChange>
        </w:rPr>
        <w:pPrChange w:id="2192" w:author="Thanh Thai Nguyen" w:date="2015-12-24T15:22:00Z">
          <w:pPr>
            <w:ind w:left="630" w:firstLine="720"/>
          </w:pPr>
        </w:pPrChange>
      </w:pPr>
      <w:ins w:id="2193" w:author="Thanh Thai Nguyen" w:date="2015-12-24T15:47:00Z">
        <w:r w:rsidRPr="000070B5">
          <w:rPr>
            <w:rPrChange w:id="2194" w:author="John Tran" w:date="2016-01-07T23:29:00Z">
              <w:rPr>
                <w:lang w:val="en-US"/>
              </w:rPr>
            </w:rPrChange>
          </w:rPr>
          <w:t xml:space="preserve">Ưu điểm chính của phương pháp </w:t>
        </w:r>
        <w:del w:id="2195" w:author="John Tran" w:date="2015-12-29T10:46:00Z">
          <w:r w:rsidRPr="000070B5" w:rsidDel="002B4CEF">
            <w:rPr>
              <w:rPrChange w:id="2196" w:author="John Tran" w:date="2016-01-07T23:29:00Z">
                <w:rPr>
                  <w:lang w:val="en-US"/>
                </w:rPr>
              </w:rPrChange>
            </w:rPr>
            <w:delText>hybird</w:delText>
          </w:r>
        </w:del>
      </w:ins>
      <w:ins w:id="2197" w:author="John Tran" w:date="2015-12-29T10:46:00Z">
        <w:r w:rsidR="002B4CEF" w:rsidRPr="000070B5">
          <w:rPr>
            <w:rPrChange w:id="2198" w:author="John Tran" w:date="2016-01-07T23:29:00Z">
              <w:rPr>
                <w:lang w:val="en-US"/>
              </w:rPr>
            </w:rPrChange>
          </w:rPr>
          <w:t>lai</w:t>
        </w:r>
      </w:ins>
      <w:ins w:id="2199" w:author="Thanh Thai Nguyen" w:date="2015-12-24T15:47:00Z">
        <w:r w:rsidRPr="000070B5">
          <w:rPr>
            <w:rPrChange w:id="2200" w:author="John Tran" w:date="2016-01-07T23:29:00Z">
              <w:rPr>
                <w:lang w:val="en-US"/>
              </w:rPr>
            </w:rPrChange>
          </w:rPr>
          <w:t xml:space="preserve"> – phương pháp kết hợp </w:t>
        </w:r>
      </w:ins>
      <w:ins w:id="2201" w:author="Thanh Thai Nguyen" w:date="2015-12-24T15:48:00Z">
        <w:r w:rsidRPr="000070B5">
          <w:rPr>
            <w:rPrChange w:id="2202" w:author="John Tran" w:date="2016-01-07T23:29:00Z">
              <w:rPr>
                <w:lang w:val="en-US"/>
              </w:rPr>
            </w:rPrChange>
          </w:rPr>
          <w:t xml:space="preserve">lexicon/machine learning, là việc </w:t>
        </w:r>
      </w:ins>
      <w:ins w:id="2203" w:author="Thanh Thai Nguyen" w:date="2015-12-24T15:58:00Z">
        <w:r w:rsidR="00004862" w:rsidRPr="000070B5">
          <w:rPr>
            <w:rPrChange w:id="2204" w:author="John Tran" w:date="2016-01-07T23:29:00Z">
              <w:rPr>
                <w:lang w:val="en-US"/>
              </w:rPr>
            </w:rPrChange>
          </w:rPr>
          <w:t xml:space="preserve">phát hiện và đo lường tính phân cực </w:t>
        </w:r>
      </w:ins>
      <w:ins w:id="2205" w:author="Thanh Thai Nguyen" w:date="2015-12-24T15:59:00Z">
        <w:r w:rsidR="002E0243" w:rsidRPr="000070B5">
          <w:rPr>
            <w:rPrChange w:id="2206" w:author="John Tran" w:date="2016-01-07T23:29:00Z">
              <w:rPr>
                <w:lang w:val="en-US"/>
              </w:rPr>
            </w:rPrChange>
          </w:rPr>
          <w:t xml:space="preserve">cảm xúc ở mức khái niệm và mức độ </w:t>
        </w:r>
      </w:ins>
      <w:ins w:id="2207" w:author="Thanh Thai Nguyen" w:date="2015-12-24T16:00:00Z">
        <w:r w:rsidR="002E0243" w:rsidRPr="000070B5">
          <w:rPr>
            <w:rPrChange w:id="2208" w:author="John Tran" w:date="2016-01-07T23:29:00Z">
              <w:rPr>
                <w:lang w:val="en-US"/>
              </w:rPr>
            </w:rPrChange>
          </w:rPr>
          <w:t>nhạy cảm thấp hơn trong phạm vi một chủ đề nhất định. Trong khi các hạn chế lớn nhất là các đánh giá thường sẽ bị nhiễu bởi những từ trung hòa, không mang ý nghĩa cảm xúc</w:t>
        </w:r>
      </w:ins>
      <w:ins w:id="2209" w:author="Thanh Thai Nguyen" w:date="2015-12-24T16:01:00Z">
        <w:r w:rsidR="004C1CF5" w:rsidRPr="000070B5">
          <w:rPr>
            <w:rPrChange w:id="2210" w:author="John Tran" w:date="2016-01-07T23:29:00Z">
              <w:rPr>
                <w:lang w:val="en-US"/>
              </w:rPr>
            </w:rPrChange>
          </w:rPr>
          <w:t>.</w:t>
        </w:r>
      </w:ins>
    </w:p>
    <w:p w14:paraId="33C64228" w14:textId="77777777" w:rsidR="004779CD" w:rsidRPr="001B0199" w:rsidRDefault="004779CD">
      <w:pPr>
        <w:pStyle w:val="Heading3"/>
        <w:rPr>
          <w:ins w:id="2211" w:author="John Tran" w:date="2015-12-27T22:13:00Z"/>
        </w:rPr>
      </w:pPr>
      <w:bookmarkStart w:id="2212" w:name="_Toc440482237"/>
      <w:ins w:id="2213" w:author="John Tran" w:date="2015-12-27T22:13:00Z">
        <w:r w:rsidRPr="001B0199">
          <w:t>Đánh giá cảm xúc dựa vào từ vựng (Lexicon) và vấn đề gặp phải</w:t>
        </w:r>
        <w:bookmarkEnd w:id="2212"/>
      </w:ins>
    </w:p>
    <w:p w14:paraId="57E4B526" w14:textId="77777777" w:rsidR="004779CD" w:rsidRDefault="004779CD" w:rsidP="004779CD">
      <w:pPr>
        <w:ind w:left="630" w:firstLine="720"/>
        <w:rPr>
          <w:ins w:id="2214" w:author="John Tran" w:date="2015-12-27T22:13:00Z"/>
          <w:lang w:val="en-US"/>
        </w:rPr>
      </w:pPr>
      <w:ins w:id="2215" w:author="John Tran" w:date="2015-12-27T22:13:00Z">
        <w:r w:rsidRPr="0020277C">
          <w:t xml:space="preserve">Những cảm xúc được xác đinh chủ yếu từ những từ vựng cảm xúc (sentiment words) cũng được gọi là từ vựng quan điểm (opinion words). Có nhiều từ phồ biến thường được dùng để biểu hiện cảm xúc như: </w:t>
        </w:r>
        <w:r w:rsidRPr="00CF0F1C">
          <w:rPr>
            <w:i/>
          </w:rPr>
          <w:t>tốt</w:t>
        </w:r>
        <w:r w:rsidRPr="00CF0F1C">
          <w:t xml:space="preserve">, </w:t>
        </w:r>
        <w:r w:rsidRPr="00CF0F1C">
          <w:rPr>
            <w:i/>
          </w:rPr>
          <w:t>tuyệt</w:t>
        </w:r>
        <w:r w:rsidRPr="00CF0F1C">
          <w:t xml:space="preserve">, </w:t>
        </w:r>
        <w:r w:rsidRPr="00CF0F1C">
          <w:rPr>
            <w:i/>
          </w:rPr>
          <w:t>tuyệt vời</w:t>
        </w:r>
        <w:r w:rsidRPr="00CF0F1C">
          <w:t xml:space="preserve"> là những từ cảm xúc tích cự</w:t>
        </w:r>
        <w:r>
          <w:t>c</w:t>
        </w:r>
        <w:r w:rsidRPr="00CF0F1C">
          <w:t xml:space="preserve"> và </w:t>
        </w:r>
        <w:r w:rsidRPr="00CF0F1C">
          <w:rPr>
            <w:i/>
          </w:rPr>
          <w:t xml:space="preserve">tồi, tội nghiệp, khinh khủng </w:t>
        </w:r>
        <w:r w:rsidRPr="00CF0F1C">
          <w:t xml:space="preserve">là những từ cảm xúc tiêu cực. Ngoài những từ cảm xúc còn có những cụm từ hay thành ngữ nói về cảm xúc, ví dụ: </w:t>
        </w:r>
        <w:r w:rsidRPr="00CF0F1C">
          <w:rPr>
            <w:i/>
          </w:rPr>
          <w:t xml:space="preserve">gừng càng già càng cay, không gì là không thể… </w:t>
        </w:r>
        <w:r w:rsidRPr="00CF0F1C">
          <w:t>Mặc dù những từ vựng, cụm từ, thành ngữ là cần thiết và rất quan trọng trong việc đánh giá cảm xúc, nhưng chỉ sử dụng chúng thì hoàn toàn chưa đủ để có thể đánh giá cảm xúc. V</w:t>
        </w:r>
        <w:r>
          <w:rPr>
            <w:lang w:val="en-US"/>
          </w:rPr>
          <w:t>ì một số lý do như sau:</w:t>
        </w:r>
      </w:ins>
    </w:p>
    <w:p w14:paraId="7C064A9E" w14:textId="483D7224" w:rsidR="004779CD" w:rsidRDefault="004779CD" w:rsidP="004779CD">
      <w:pPr>
        <w:pStyle w:val="ListParagraph"/>
        <w:numPr>
          <w:ilvl w:val="0"/>
          <w:numId w:val="32"/>
        </w:numPr>
        <w:spacing w:line="360" w:lineRule="auto"/>
        <w:ind w:left="990"/>
        <w:rPr>
          <w:ins w:id="2216" w:author="John Tran" w:date="2015-12-27T22:13:00Z"/>
        </w:rPr>
      </w:pPr>
      <w:ins w:id="2217" w:author="John Tran" w:date="2015-12-27T22:13:00Z">
        <w:r w:rsidRPr="006412E9">
          <w:t>Một từ tích cực hoặc tiêu cực có thể có ý nghĩa ngược lại trong những lĩnh vực khác nhau. Ví dụ</w:t>
        </w:r>
      </w:ins>
      <w:ins w:id="2218" w:author="John Tran" w:date="2015-12-27T22:16:00Z">
        <w:r>
          <w:t xml:space="preserve">: </w:t>
        </w:r>
        <w:r w:rsidRPr="004779CD">
          <w:rPr>
            <w:i/>
            <w:rPrChange w:id="2219" w:author="John Tran" w:date="2015-12-27T22:17:00Z">
              <w:rPr/>
            </w:rPrChange>
          </w:rPr>
          <w:t xml:space="preserve">Những lưỡi dao này rất </w:t>
        </w:r>
        <w:r w:rsidRPr="004779CD">
          <w:rPr>
            <w:b/>
            <w:i/>
            <w:rPrChange w:id="2220" w:author="John Tran" w:date="2015-12-27T22:17:00Z">
              <w:rPr/>
            </w:rPrChange>
          </w:rPr>
          <w:t>cứng</w:t>
        </w:r>
        <w:r w:rsidRPr="004779CD">
          <w:rPr>
            <w:i/>
            <w:rPrChange w:id="2221" w:author="John Tran" w:date="2015-12-27T22:17:00Z">
              <w:rPr/>
            </w:rPrChange>
          </w:rPr>
          <w:t xml:space="preserve"> và sắc bén/ Bàn phím của chiếc điện thoại này quá </w:t>
        </w:r>
        <w:r w:rsidRPr="004779CD">
          <w:rPr>
            <w:b/>
            <w:i/>
            <w:rPrChange w:id="2222" w:author="John Tran" w:date="2015-12-27T22:17:00Z">
              <w:rPr/>
            </w:rPrChange>
          </w:rPr>
          <w:t>cứng</w:t>
        </w:r>
        <w:r w:rsidRPr="004779CD">
          <w:rPr>
            <w:i/>
            <w:rPrChange w:id="2223" w:author="John Tran" w:date="2015-12-27T22:17:00Z">
              <w:rPr/>
            </w:rPrChange>
          </w:rPr>
          <w:t xml:space="preserve"> nên thao thác khó khăn.</w:t>
        </w:r>
      </w:ins>
    </w:p>
    <w:p w14:paraId="18698B1C" w14:textId="77777777" w:rsidR="004779CD" w:rsidRDefault="004779CD" w:rsidP="004779CD">
      <w:pPr>
        <w:pStyle w:val="ListParagraph"/>
        <w:numPr>
          <w:ilvl w:val="0"/>
          <w:numId w:val="32"/>
        </w:numPr>
        <w:spacing w:line="360" w:lineRule="auto"/>
        <w:ind w:left="990"/>
        <w:rPr>
          <w:ins w:id="2224" w:author="John Tran" w:date="2015-12-27T22:13:00Z"/>
        </w:rPr>
      </w:pPr>
      <w:ins w:id="2225" w:author="John Tran" w:date="2015-12-27T22:13:00Z">
        <w:r>
          <w:t xml:space="preserve">Một câu có chứa các từ cảm xúc có thể không thể hiện cảm xúc nào cả. Ví dụ một câu hỏi: </w:t>
        </w:r>
        <w:r w:rsidRPr="00632DDF">
          <w:rPr>
            <w:i/>
          </w:rPr>
          <w:t>Bạn có thể chỉ có mình cái máy quay nào tốt hơn không?</w:t>
        </w:r>
        <w:r>
          <w:rPr>
            <w:i/>
          </w:rPr>
          <w:t xml:space="preserve"> </w:t>
        </w:r>
        <w:r>
          <w:t xml:space="preserve"> hoặc </w:t>
        </w:r>
        <w:r>
          <w:rPr>
            <w:i/>
          </w:rPr>
          <w:t xml:space="preserve">Nếu hôm nay tôi tìm được một chiếc xe tốt, tôi sẽ mua nó ngay. </w:t>
        </w:r>
        <w:r>
          <w:t>Cả hai câu này đều chứa từ “</w:t>
        </w:r>
        <w:r w:rsidRPr="00632DDF">
          <w:rPr>
            <w:i/>
          </w:rPr>
          <w:t>tốt</w:t>
        </w:r>
        <w:r>
          <w:t>” nhưng cả hai câu đều không thể hiện cảm xúc tích cực nào cả.</w:t>
        </w:r>
      </w:ins>
    </w:p>
    <w:p w14:paraId="240A6074" w14:textId="77777777" w:rsidR="004779CD" w:rsidRPr="000B133E" w:rsidRDefault="004779CD" w:rsidP="004779CD">
      <w:pPr>
        <w:pStyle w:val="ListParagraph"/>
        <w:numPr>
          <w:ilvl w:val="0"/>
          <w:numId w:val="32"/>
        </w:numPr>
        <w:spacing w:line="360" w:lineRule="auto"/>
        <w:ind w:left="990"/>
        <w:rPr>
          <w:ins w:id="2226" w:author="John Tran" w:date="2015-12-30T22:44:00Z"/>
          <w:rPrChange w:id="2227" w:author="John Tran" w:date="2015-12-30T22:44:00Z">
            <w:rPr>
              <w:ins w:id="2228" w:author="John Tran" w:date="2015-12-30T22:44:00Z"/>
              <w:i/>
            </w:rPr>
          </w:rPrChange>
        </w:rPr>
      </w:pPr>
      <w:ins w:id="2229" w:author="John Tran" w:date="2015-12-27T22:13:00Z">
        <w:r>
          <w:t xml:space="preserve">Những câu mang ý nghĩa chế nhạo cho dù có chứa từ cảm xúc hay không đều rất khó để đánh giá đúng cảm xúc. Ví dụ: </w:t>
        </w:r>
        <w:r>
          <w:rPr>
            <w:i/>
          </w:rPr>
          <w:t>Chiếc xe này tuyệt thật, cứ chạy được tầm 10km là tắt máy một lần.</w:t>
        </w:r>
      </w:ins>
    </w:p>
    <w:p w14:paraId="3612FE65" w14:textId="217AE92F" w:rsidR="000B133E" w:rsidRPr="000B133E" w:rsidRDefault="000B133E" w:rsidP="004779CD">
      <w:pPr>
        <w:pStyle w:val="ListParagraph"/>
        <w:numPr>
          <w:ilvl w:val="0"/>
          <w:numId w:val="32"/>
        </w:numPr>
        <w:spacing w:line="360" w:lineRule="auto"/>
        <w:ind w:left="990"/>
        <w:rPr>
          <w:ins w:id="2230" w:author="John Tran" w:date="2015-12-30T22:44:00Z"/>
          <w:rPrChange w:id="2231" w:author="John Tran" w:date="2015-12-30T22:44:00Z">
            <w:rPr>
              <w:ins w:id="2232" w:author="John Tran" w:date="2015-12-30T22:44:00Z"/>
              <w:i/>
            </w:rPr>
          </w:rPrChange>
        </w:rPr>
      </w:pPr>
      <w:ins w:id="2233" w:author="John Tran" w:date="2015-12-30T22:44:00Z">
        <w:r>
          <w:t xml:space="preserve">Nhiều câu không chứa từ cảm xúc nhưng vẫn thể hiện cảm xúc tích cực hoặc tiêu cực. Ví dụ: </w:t>
        </w:r>
        <w:r w:rsidRPr="00550505">
          <w:rPr>
            <w:i/>
          </w:rPr>
          <w:t>Cái tủ lạnh này phát ra tiếng động quá lớn khi hoạt động.</w:t>
        </w:r>
      </w:ins>
    </w:p>
    <w:p w14:paraId="70B70510" w14:textId="49AD8959" w:rsidR="004779CD" w:rsidRPr="005F0CFE" w:rsidDel="00070595" w:rsidRDefault="004779CD">
      <w:pPr>
        <w:rPr>
          <w:ins w:id="2234" w:author="Thanh Thai Nguyen" w:date="2015-12-24T14:42:00Z"/>
          <w:del w:id="2235" w:author="John Tran" w:date="2015-12-30T09:47:00Z"/>
        </w:rPr>
        <w:pPrChange w:id="2236" w:author="John Tran" w:date="2015-12-30T22:44:00Z">
          <w:pPr>
            <w:ind w:left="630" w:firstLine="720"/>
          </w:pPr>
        </w:pPrChange>
      </w:pPr>
    </w:p>
    <w:p w14:paraId="71B7A3D7" w14:textId="77777777" w:rsidR="00130E54" w:rsidRPr="005F0CFE" w:rsidDel="00130E54" w:rsidRDefault="00130E54">
      <w:pPr>
        <w:rPr>
          <w:del w:id="2237" w:author="Thanh Thai Nguyen" w:date="2015-12-24T14:31:00Z"/>
        </w:rPr>
        <w:pPrChange w:id="2238" w:author="John Tran" w:date="2015-12-30T22:44:00Z">
          <w:pPr>
            <w:ind w:left="630" w:firstLine="720"/>
          </w:pPr>
        </w:pPrChange>
      </w:pPr>
    </w:p>
    <w:p w14:paraId="14AA5A01" w14:textId="015E3738" w:rsidR="0011684F" w:rsidRDefault="0011684F">
      <w:pPr>
        <w:pPrChange w:id="2239" w:author="John Tran" w:date="2015-12-30T22:44:00Z">
          <w:pPr>
            <w:spacing w:after="200" w:line="276" w:lineRule="auto"/>
            <w:jc w:val="left"/>
          </w:pPr>
        </w:pPrChange>
      </w:pPr>
      <w:del w:id="2240" w:author="Thanh Thai Nguyen" w:date="2015-12-24T14:31:00Z">
        <w:r>
          <w:br w:type="page"/>
        </w:r>
      </w:del>
    </w:p>
    <w:p w14:paraId="18812821" w14:textId="10301177" w:rsidR="00304C15" w:rsidRDefault="00304C15">
      <w:pPr>
        <w:pStyle w:val="Heading3"/>
      </w:pPr>
      <w:del w:id="2241" w:author="John Tran" w:date="2015-12-25T11:05:00Z">
        <w:r w:rsidRPr="001B0199" w:rsidDel="005520F8">
          <w:delText>Đề xuất về m</w:delText>
        </w:r>
      </w:del>
      <w:bookmarkStart w:id="2242" w:name="_Toc440482238"/>
      <w:ins w:id="2243" w:author="John Tran" w:date="2015-12-27T22:18:00Z">
        <w:r w:rsidR="004779CD" w:rsidRPr="004779CD">
          <w:rPr>
            <w:rPrChange w:id="2244" w:author="John Tran" w:date="2015-12-27T22:18:00Z">
              <w:rPr>
                <w:lang w:val="en-US"/>
              </w:rPr>
            </w:rPrChange>
          </w:rPr>
          <w:t>Đề</w:t>
        </w:r>
      </w:ins>
      <w:del w:id="2245" w:author="John Tran" w:date="2015-12-27T22:18:00Z">
        <w:r w:rsidRPr="001B0199" w:rsidDel="004779CD">
          <w:delText xml:space="preserve">ô hình phân tích cảm xúc </w:delText>
        </w:r>
      </w:del>
      <w:ins w:id="2246" w:author="John Tran" w:date="2015-12-25T11:05:00Z">
        <w:r w:rsidR="005520F8" w:rsidRPr="005520F8">
          <w:rPr>
            <w:rPrChange w:id="2247" w:author="John Tran" w:date="2015-12-25T11:05:00Z">
              <w:rPr>
                <w:lang w:val="en-US"/>
              </w:rPr>
            </w:rPrChange>
          </w:rPr>
          <w:t xml:space="preserve"> xuất </w:t>
        </w:r>
      </w:ins>
      <w:ins w:id="2248" w:author="John Tran" w:date="2015-12-27T22:18:00Z">
        <w:r w:rsidR="004779CD" w:rsidRPr="004779CD">
          <w:rPr>
            <w:rPrChange w:id="2249" w:author="John Tran" w:date="2015-12-27T22:18:00Z">
              <w:rPr>
                <w:lang w:val="en-US"/>
              </w:rPr>
            </w:rPrChange>
          </w:rPr>
          <w:t xml:space="preserve">về mô hình phân tích cảm xúc kết hợp phương pháp phân lớp </w:t>
        </w:r>
        <w:r w:rsidR="004779CD" w:rsidRPr="004779CD">
          <w:rPr>
            <w:rPrChange w:id="2250" w:author="John Tran" w:date="2015-12-27T22:19:00Z">
              <w:rPr>
                <w:lang w:val="en-US"/>
              </w:rPr>
            </w:rPrChange>
          </w:rPr>
          <w:t>Lexicon và phương pháp SVM.</w:t>
        </w:r>
      </w:ins>
      <w:bookmarkEnd w:id="2242"/>
      <w:del w:id="2251" w:author="John Tran" w:date="2015-12-27T22:18:00Z">
        <w:r w:rsidRPr="001B0199" w:rsidDel="004779CD">
          <w:delText>của nhóm</w:delText>
        </w:r>
      </w:del>
    </w:p>
    <w:p w14:paraId="5BE1AF11" w14:textId="35A15432" w:rsidR="0001394E" w:rsidRPr="0001394E" w:rsidRDefault="009C6D9D" w:rsidP="0011684F">
      <w:pPr>
        <w:jc w:val="center"/>
      </w:pPr>
      <w:del w:id="2252" w:author="John Tran" w:date="2015-12-25T20:07:00Z">
        <w:r w:rsidDel="005C53E1">
          <w:rPr>
            <w:noProof/>
            <w:lang w:val="en-US" w:eastAsia="ja-JP"/>
          </w:rPr>
          <w:drawing>
            <wp:inline distT="0" distB="0" distL="0" distR="0" wp14:anchorId="63681C1F" wp14:editId="40F7D04F">
              <wp:extent cx="5231936" cy="67341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HinhDeXuat.jpg"/>
                      <pic:cNvPicPr/>
                    </pic:nvPicPr>
                    <pic:blipFill rotWithShape="1">
                      <a:blip r:embed="rId16">
                        <a:extLst>
                          <a:ext uri="{28A0092B-C50C-407E-A947-70E740481C1C}">
                            <a14:useLocalDpi xmlns:a14="http://schemas.microsoft.com/office/drawing/2010/main" val="0"/>
                          </a:ext>
                        </a:extLst>
                      </a:blip>
                      <a:srcRect t="3889" b="1505"/>
                      <a:stretch/>
                    </pic:blipFill>
                    <pic:spPr bwMode="auto">
                      <a:xfrm>
                        <a:off x="0" y="0"/>
                        <a:ext cx="5235445" cy="6738692"/>
                      </a:xfrm>
                      <a:prstGeom prst="rect">
                        <a:avLst/>
                      </a:prstGeom>
                      <a:ln>
                        <a:noFill/>
                      </a:ln>
                      <a:extLst>
                        <a:ext uri="{53640926-AAD7-44D8-BBD7-CCE9431645EC}">
                          <a14:shadowObscured xmlns:a14="http://schemas.microsoft.com/office/drawing/2010/main"/>
                        </a:ext>
                      </a:extLst>
                    </pic:spPr>
                  </pic:pic>
                </a:graphicData>
              </a:graphic>
            </wp:inline>
          </w:drawing>
        </w:r>
      </w:del>
      <w:ins w:id="2253" w:author="John Tran" w:date="2015-12-25T20:08:00Z">
        <w:r w:rsidR="005C53E1">
          <w:rPr>
            <w:noProof/>
            <w:lang w:val="en-US" w:eastAsia="ja-JP"/>
          </w:rPr>
          <w:drawing>
            <wp:inline distT="0" distB="0" distL="0" distR="0" wp14:anchorId="0927C9E0" wp14:editId="4EEF2552">
              <wp:extent cx="5478884" cy="694372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HinhDeXuat2.jpg"/>
                      <pic:cNvPicPr/>
                    </pic:nvPicPr>
                    <pic:blipFill>
                      <a:blip r:embed="rId17">
                        <a:extLst>
                          <a:ext uri="{28A0092B-C50C-407E-A947-70E740481C1C}">
                            <a14:useLocalDpi xmlns:a14="http://schemas.microsoft.com/office/drawing/2010/main" val="0"/>
                          </a:ext>
                        </a:extLst>
                      </a:blip>
                      <a:stretch>
                        <a:fillRect/>
                      </a:stretch>
                    </pic:blipFill>
                    <pic:spPr>
                      <a:xfrm>
                        <a:off x="0" y="0"/>
                        <a:ext cx="5504690" cy="6976431"/>
                      </a:xfrm>
                      <a:prstGeom prst="rect">
                        <a:avLst/>
                      </a:prstGeom>
                    </pic:spPr>
                  </pic:pic>
                </a:graphicData>
              </a:graphic>
            </wp:inline>
          </w:drawing>
        </w:r>
      </w:ins>
    </w:p>
    <w:p w14:paraId="4CFA372D" w14:textId="7D74F253" w:rsidR="00304C15" w:rsidRPr="009D7EF8" w:rsidRDefault="0082273B" w:rsidP="0082273B">
      <w:pPr>
        <w:jc w:val="center"/>
        <w:rPr>
          <w:ins w:id="2254" w:author="John Tran" w:date="2015-12-25T20:08:00Z"/>
        </w:rPr>
      </w:pPr>
      <w:r w:rsidRPr="0082273B">
        <w:t xml:space="preserve">Hình </w:t>
      </w:r>
      <w:del w:id="2255" w:author="John Tran" w:date="2015-12-29T07:46:00Z">
        <w:r w:rsidRPr="0082273B" w:rsidDel="009D7EF8">
          <w:delText>TODO</w:delText>
        </w:r>
      </w:del>
      <w:ins w:id="2256" w:author="John Tran" w:date="2015-12-29T07:46:00Z">
        <w:r w:rsidR="00614A40">
          <w:t>2.</w:t>
        </w:r>
      </w:ins>
      <w:ins w:id="2257" w:author="John Tran" w:date="2015-12-30T22:43:00Z">
        <w:r w:rsidR="00614A40" w:rsidRPr="000B133E">
          <w:rPr>
            <w:rPrChange w:id="2258" w:author="John Tran" w:date="2015-12-30T22:43:00Z">
              <w:rPr>
                <w:lang w:val="en-US"/>
              </w:rPr>
            </w:rPrChange>
          </w:rPr>
          <w:t>4</w:t>
        </w:r>
      </w:ins>
      <w:ins w:id="2259" w:author="John Tran" w:date="2015-12-29T07:46:00Z">
        <w:r w:rsidR="009D7EF8" w:rsidRPr="009D7EF8">
          <w:rPr>
            <w:rPrChange w:id="2260" w:author="John Tran" w:date="2015-12-29T07:46:00Z">
              <w:rPr>
                <w:lang w:val="en-US"/>
              </w:rPr>
            </w:rPrChange>
          </w:rPr>
          <w:t xml:space="preserve">: </w:t>
        </w:r>
      </w:ins>
      <w:ins w:id="2261" w:author="John Tran" w:date="2015-12-29T07:47:00Z">
        <w:r w:rsidR="00CF6297" w:rsidRPr="00CF6297">
          <w:rPr>
            <w:rPrChange w:id="2262" w:author="John Tran" w:date="2015-12-29T07:47:00Z">
              <w:rPr>
                <w:lang w:val="en-US"/>
              </w:rPr>
            </w:rPrChange>
          </w:rPr>
          <w:t>Mô hình phân lớp cảm xúc đề xuất</w:t>
        </w:r>
      </w:ins>
    </w:p>
    <w:p w14:paraId="6A847E8C" w14:textId="77777777" w:rsidR="005C53E1" w:rsidRDefault="005C53E1" w:rsidP="0082273B">
      <w:pPr>
        <w:jc w:val="center"/>
        <w:rPr>
          <w:ins w:id="2263" w:author="John Tran" w:date="2015-12-30T22:43:00Z"/>
        </w:rPr>
      </w:pPr>
    </w:p>
    <w:p w14:paraId="4A0FF81A" w14:textId="284D6F8F" w:rsidR="000B133E" w:rsidRPr="0082273B" w:rsidDel="00DD7874" w:rsidRDefault="000B133E" w:rsidP="0082273B">
      <w:pPr>
        <w:jc w:val="center"/>
        <w:rPr>
          <w:del w:id="2264" w:author="John Tran" w:date="2016-02-15T21:41:00Z"/>
        </w:rPr>
      </w:pPr>
    </w:p>
    <w:p w14:paraId="3DC9C710" w14:textId="507545B0" w:rsidR="005520F8" w:rsidRDefault="005520F8" w:rsidP="00CF6297">
      <w:pPr>
        <w:ind w:firstLine="630"/>
        <w:jc w:val="left"/>
        <w:rPr>
          <w:ins w:id="2265" w:author="John Tran" w:date="2015-12-25T11:07:00Z"/>
          <w:b/>
          <w:i/>
          <w:lang w:val="en-US"/>
        </w:rPr>
      </w:pPr>
      <w:ins w:id="2266" w:author="John Tran" w:date="2015-12-25T11:06:00Z">
        <w:r w:rsidRPr="005520F8">
          <w:rPr>
            <w:b/>
            <w:i/>
            <w:lang w:val="en-US"/>
            <w:rPrChange w:id="2267" w:author="John Tran" w:date="2015-12-25T11:06:00Z">
              <w:rPr>
                <w:lang w:val="en-US"/>
              </w:rPr>
            </w:rPrChange>
          </w:rPr>
          <w:t>Các bước chính trong mô hình:</w:t>
        </w:r>
      </w:ins>
    </w:p>
    <w:p w14:paraId="62256A8B" w14:textId="2588F9CC" w:rsidR="005520F8" w:rsidRDefault="005520F8" w:rsidP="009D7540">
      <w:pPr>
        <w:ind w:left="630" w:firstLine="630"/>
        <w:jc w:val="left"/>
        <w:rPr>
          <w:ins w:id="2268" w:author="John Tran" w:date="2015-12-25T12:02:00Z"/>
          <w:lang w:val="en-US"/>
        </w:rPr>
      </w:pPr>
      <w:ins w:id="2269" w:author="John Tran" w:date="2015-12-25T11:07:00Z">
        <w:r w:rsidRPr="005520F8">
          <w:rPr>
            <w:b/>
            <w:lang w:val="en-US"/>
            <w:rPrChange w:id="2270" w:author="John Tran" w:date="2015-12-25T11:13:00Z">
              <w:rPr>
                <w:lang w:val="en-US"/>
              </w:rPr>
            </w:rPrChange>
          </w:rPr>
          <w:t>Bước 1:</w:t>
        </w:r>
        <w:r>
          <w:rPr>
            <w:lang w:val="en-US"/>
          </w:rPr>
          <w:t xml:space="preserve"> </w:t>
        </w:r>
        <w:r w:rsidRPr="00F40CFC">
          <w:rPr>
            <w:b/>
            <w:lang w:val="en-US"/>
            <w:rPrChange w:id="2271" w:author="John Tran" w:date="2015-12-25T12:14:00Z">
              <w:rPr>
                <w:lang w:val="en-US"/>
              </w:rPr>
            </w:rPrChange>
          </w:rPr>
          <w:t>Phân lớp bằng Lexicon sử dụng bộ từ điển cảm xúc VietSentiWordNet</w:t>
        </w:r>
      </w:ins>
    </w:p>
    <w:p w14:paraId="7C50097D" w14:textId="34782263" w:rsidR="00041529" w:rsidRPr="00BD4EC0" w:rsidRDefault="00041529">
      <w:pPr>
        <w:pStyle w:val="ListParagraph"/>
        <w:numPr>
          <w:ilvl w:val="0"/>
          <w:numId w:val="3"/>
        </w:numPr>
        <w:spacing w:line="360" w:lineRule="auto"/>
        <w:ind w:left="990"/>
        <w:rPr>
          <w:ins w:id="2272" w:author="John Tran" w:date="2015-12-25T12:09:00Z"/>
        </w:rPr>
        <w:pPrChange w:id="2273" w:author="John Tran" w:date="2015-12-29T07:54:00Z">
          <w:pPr>
            <w:ind w:left="630" w:firstLine="630"/>
            <w:jc w:val="left"/>
          </w:pPr>
        </w:pPrChange>
      </w:pPr>
      <w:ins w:id="2274" w:author="John Tran" w:date="2015-12-25T12:04:00Z">
        <w:r>
          <w:rPr>
            <w:rFonts w:cstheme="minorBidi"/>
            <w:szCs w:val="22"/>
          </w:rPr>
          <w:t>Ở bước này hệ thống tiến hành so khớp</w:t>
        </w:r>
      </w:ins>
      <w:ins w:id="2275" w:author="John Tran" w:date="2015-12-25T12:05:00Z">
        <w:r>
          <w:rPr>
            <w:rFonts w:cstheme="minorBidi"/>
            <w:szCs w:val="22"/>
          </w:rPr>
          <w:t xml:space="preserve"> </w:t>
        </w:r>
      </w:ins>
      <w:ins w:id="2276" w:author="John Tran" w:date="2015-12-25T12:06:00Z">
        <w:r>
          <w:rPr>
            <w:rFonts w:cstheme="minorBidi"/>
            <w:szCs w:val="22"/>
          </w:rPr>
          <w:t xml:space="preserve">mỗi </w:t>
        </w:r>
      </w:ins>
      <w:ins w:id="2277" w:author="John Tran" w:date="2015-12-25T12:07:00Z">
        <w:r>
          <w:rPr>
            <w:rFonts w:cstheme="minorBidi"/>
            <w:szCs w:val="22"/>
          </w:rPr>
          <w:t>tài liệu</w:t>
        </w:r>
      </w:ins>
      <w:ins w:id="2278" w:author="John Tran" w:date="2015-12-25T12:04:00Z">
        <w:r>
          <w:rPr>
            <w:rFonts w:cstheme="minorBidi"/>
            <w:szCs w:val="22"/>
          </w:rPr>
          <w:t xml:space="preserve"> chưa được gán nhãn với</w:t>
        </w:r>
      </w:ins>
      <w:ins w:id="2279" w:author="John Tran" w:date="2015-12-25T12:05:00Z">
        <w:r>
          <w:rPr>
            <w:rFonts w:cstheme="minorBidi"/>
            <w:szCs w:val="22"/>
          </w:rPr>
          <w:t xml:space="preserve"> tập từ vựng cảm xúc</w:t>
        </w:r>
      </w:ins>
      <w:ins w:id="2280" w:author="John Tran" w:date="2015-12-25T12:06:00Z">
        <w:r>
          <w:rPr>
            <w:rFonts w:cstheme="minorBidi"/>
            <w:szCs w:val="22"/>
          </w:rPr>
          <w:t xml:space="preserve"> từ đó tính được điểm số của </w:t>
        </w:r>
      </w:ins>
      <w:ins w:id="2281" w:author="John Tran" w:date="2015-12-25T12:07:00Z">
        <w:r>
          <w:rPr>
            <w:rFonts w:cstheme="minorBidi"/>
            <w:szCs w:val="22"/>
          </w:rPr>
          <w:t xml:space="preserve">tài liệu. Nếu điểm số &gt; 0, tài liệu sẽ được gán nhãn là </w:t>
        </w:r>
      </w:ins>
      <w:ins w:id="2282" w:author="John Tran" w:date="2015-12-25T12:08:00Z">
        <w:r>
          <w:rPr>
            <w:rFonts w:cstheme="minorBidi"/>
            <w:szCs w:val="22"/>
          </w:rPr>
          <w:t>1 (tích cực), nếu điểm số &lt; 0, tài liệu được gán nhãn là -1 (tiêu cực) và trường hợp còn lại sẽ được gán nhãn là 0 (</w:t>
        </w:r>
      </w:ins>
      <w:ins w:id="2283" w:author="John Tran" w:date="2015-12-25T12:09:00Z">
        <w:r>
          <w:rPr>
            <w:rFonts w:cstheme="minorBidi"/>
            <w:szCs w:val="22"/>
          </w:rPr>
          <w:t>trung lập</w:t>
        </w:r>
      </w:ins>
      <w:ins w:id="2284" w:author="John Tran" w:date="2015-12-25T12:08:00Z">
        <w:r>
          <w:rPr>
            <w:rFonts w:cstheme="minorBidi"/>
            <w:szCs w:val="22"/>
          </w:rPr>
          <w:t>)</w:t>
        </w:r>
      </w:ins>
    </w:p>
    <w:p w14:paraId="306099DE" w14:textId="5660C20B" w:rsidR="009D7540" w:rsidRPr="00BD4EC0" w:rsidRDefault="00041529">
      <w:pPr>
        <w:pStyle w:val="ListParagraph"/>
        <w:numPr>
          <w:ilvl w:val="0"/>
          <w:numId w:val="3"/>
        </w:numPr>
        <w:spacing w:line="360" w:lineRule="auto"/>
        <w:ind w:left="990"/>
        <w:rPr>
          <w:ins w:id="2285" w:author="John Tran" w:date="2015-12-25T12:11:00Z"/>
        </w:rPr>
        <w:pPrChange w:id="2286" w:author="John Tran" w:date="2015-12-29T10:45:00Z">
          <w:pPr>
            <w:ind w:left="630" w:firstLine="630"/>
            <w:jc w:val="left"/>
          </w:pPr>
        </w:pPrChange>
      </w:pPr>
      <w:ins w:id="2287" w:author="John Tran" w:date="2015-12-25T12:10:00Z">
        <w:r>
          <w:rPr>
            <w:rFonts w:cstheme="minorBidi"/>
            <w:szCs w:val="22"/>
          </w:rPr>
          <w:t>Tài liệu sau khi được gán nhãn sẽ được lưu ra bộ nhớ ngoài theo định dạng</w:t>
        </w:r>
      </w:ins>
      <w:ins w:id="2288" w:author="John Tran" w:date="2015-12-25T12:11:00Z">
        <w:r>
          <w:rPr>
            <w:rFonts w:cstheme="minorBidi"/>
            <w:szCs w:val="22"/>
          </w:rPr>
          <w:t xml:space="preserve"> mỗi dòng là</w:t>
        </w:r>
      </w:ins>
      <w:ins w:id="2289" w:author="John Tran" w:date="2015-12-25T12:10:00Z">
        <w:r>
          <w:rPr>
            <w:rFonts w:cstheme="minorBidi"/>
            <w:szCs w:val="22"/>
          </w:rPr>
          <w:t xml:space="preserve">: </w:t>
        </w:r>
      </w:ins>
      <w:ins w:id="2290" w:author="John Tran" w:date="2015-12-25T12:11:00Z">
        <w:r>
          <w:rPr>
            <w:rFonts w:cstheme="minorBidi"/>
            <w:szCs w:val="22"/>
          </w:rPr>
          <w:t>Mã tài liệu &lt;tab&gt;</w:t>
        </w:r>
      </w:ins>
      <w:ins w:id="2291" w:author="John Tran" w:date="2015-12-25T12:10:00Z">
        <w:r>
          <w:rPr>
            <w:rFonts w:cstheme="minorBidi"/>
            <w:szCs w:val="22"/>
          </w:rPr>
          <w:t xml:space="preserve"> Nhãn phân lớp &lt;tab&gt; </w:t>
        </w:r>
      </w:ins>
      <w:ins w:id="2292" w:author="John Tran" w:date="2015-12-25T12:11:00Z">
        <w:r>
          <w:rPr>
            <w:rFonts w:cstheme="minorBidi"/>
            <w:szCs w:val="22"/>
          </w:rPr>
          <w:t>Nội dung tài liệu</w:t>
        </w:r>
      </w:ins>
      <w:ins w:id="2293" w:author="John Tran" w:date="2015-12-25T14:13:00Z">
        <w:r w:rsidR="009D7540">
          <w:rPr>
            <w:rFonts w:cstheme="minorBidi"/>
            <w:szCs w:val="22"/>
          </w:rPr>
          <w:t>.</w:t>
        </w:r>
      </w:ins>
    </w:p>
    <w:p w14:paraId="791C5F6F" w14:textId="62E95CFE" w:rsidR="00041529" w:rsidRDefault="00041529">
      <w:pPr>
        <w:ind w:left="630" w:firstLine="630"/>
        <w:jc w:val="left"/>
        <w:rPr>
          <w:ins w:id="2294" w:author="John Tran" w:date="2015-12-25T12:14:00Z"/>
          <w:b/>
          <w:lang w:val="en-US"/>
        </w:rPr>
      </w:pPr>
      <w:ins w:id="2295" w:author="John Tran" w:date="2015-12-25T12:12:00Z">
        <w:r w:rsidRPr="00041529">
          <w:rPr>
            <w:b/>
            <w:lang w:val="en-US"/>
            <w:rPrChange w:id="2296" w:author="John Tran" w:date="2015-12-25T12:12:00Z">
              <w:rPr>
                <w:lang w:val="en-US"/>
              </w:rPr>
            </w:rPrChange>
          </w:rPr>
          <w:t>Bước 2:</w:t>
        </w:r>
        <w:r>
          <w:rPr>
            <w:b/>
            <w:lang w:val="en-US"/>
          </w:rPr>
          <w:t xml:space="preserve"> </w:t>
        </w:r>
      </w:ins>
      <w:ins w:id="2297" w:author="John Tran" w:date="2015-12-25T12:13:00Z">
        <w:r w:rsidR="00F40CFC" w:rsidRPr="00F40CFC">
          <w:rPr>
            <w:b/>
            <w:lang w:val="en-US"/>
          </w:rPr>
          <w:t>Rút trích đặc trưng của tài liệu</w:t>
        </w:r>
      </w:ins>
    </w:p>
    <w:p w14:paraId="2DA176DC" w14:textId="65B86C5C" w:rsidR="00F40CFC" w:rsidRPr="00F40CFC" w:rsidRDefault="00F40CFC">
      <w:pPr>
        <w:pStyle w:val="ListParagraph"/>
        <w:numPr>
          <w:ilvl w:val="0"/>
          <w:numId w:val="3"/>
        </w:numPr>
        <w:spacing w:line="360" w:lineRule="auto"/>
        <w:ind w:left="990"/>
        <w:rPr>
          <w:ins w:id="2298" w:author="John Tran" w:date="2015-12-25T12:14:00Z"/>
          <w:b/>
          <w:rPrChange w:id="2299" w:author="John Tran" w:date="2015-12-25T12:15:00Z">
            <w:rPr>
              <w:ins w:id="2300" w:author="John Tran" w:date="2015-12-25T12:14:00Z"/>
            </w:rPr>
          </w:rPrChange>
        </w:rPr>
        <w:pPrChange w:id="2301" w:author="John Tran" w:date="2015-12-29T07:54:00Z">
          <w:pPr>
            <w:ind w:left="630" w:firstLine="630"/>
            <w:jc w:val="left"/>
          </w:pPr>
        </w:pPrChange>
      </w:pPr>
      <w:ins w:id="2302" w:author="John Tran" w:date="2015-12-25T12:14:00Z">
        <w:r>
          <w:t>Ở bước này hệ thống sử dụng một thực thi của thuật toán TFIDF để rút trích đặc trưng của tài liệu</w:t>
        </w:r>
      </w:ins>
      <w:ins w:id="2303" w:author="John Tran" w:date="2015-12-25T12:43:00Z">
        <w:r w:rsidR="005455B5">
          <w:t xml:space="preserve"> tạo thành vector đặc trưng.</w:t>
        </w:r>
      </w:ins>
    </w:p>
    <w:p w14:paraId="543D04E3" w14:textId="48EB88AB" w:rsidR="009D7540" w:rsidRPr="002B4CEF" w:rsidRDefault="00F40CFC">
      <w:pPr>
        <w:pStyle w:val="ListParagraph"/>
        <w:numPr>
          <w:ilvl w:val="0"/>
          <w:numId w:val="3"/>
        </w:numPr>
        <w:spacing w:line="360" w:lineRule="auto"/>
        <w:ind w:left="990"/>
        <w:rPr>
          <w:ins w:id="2304" w:author="John Tran" w:date="2015-12-25T12:02:00Z"/>
          <w:b/>
          <w:rPrChange w:id="2305" w:author="John Tran" w:date="2015-12-29T10:45:00Z">
            <w:rPr>
              <w:ins w:id="2306" w:author="John Tran" w:date="2015-12-25T12:02:00Z"/>
            </w:rPr>
          </w:rPrChange>
        </w:rPr>
        <w:pPrChange w:id="2307" w:author="John Tran" w:date="2015-12-29T10:45:00Z">
          <w:pPr>
            <w:ind w:left="630" w:firstLine="630"/>
            <w:jc w:val="left"/>
          </w:pPr>
        </w:pPrChange>
      </w:pPr>
      <w:ins w:id="2308" w:author="John Tran" w:date="2015-12-25T12:15:00Z">
        <w:r>
          <w:t>Những đặc trưng của tài liệu sau đó được chuyển đổi thành định dạng dữ liệu mà SVM hỗ trợ để tiến hành huấn luyện cho SVM.</w:t>
        </w:r>
      </w:ins>
    </w:p>
    <w:p w14:paraId="10943608" w14:textId="675D3E63" w:rsidR="00F40CFC" w:rsidRDefault="00F40CFC">
      <w:pPr>
        <w:ind w:left="630" w:firstLine="630"/>
        <w:jc w:val="left"/>
        <w:rPr>
          <w:ins w:id="2309" w:author="John Tran" w:date="2015-12-25T12:18:00Z"/>
          <w:b/>
          <w:lang w:val="en-US"/>
        </w:rPr>
      </w:pPr>
      <w:ins w:id="2310" w:author="John Tran" w:date="2015-12-25T12:18:00Z">
        <w:r w:rsidRPr="002800B0">
          <w:rPr>
            <w:b/>
            <w:lang w:val="en-US"/>
          </w:rPr>
          <w:t>Bướ</w:t>
        </w:r>
        <w:r>
          <w:rPr>
            <w:b/>
            <w:lang w:val="en-US"/>
          </w:rPr>
          <w:t xml:space="preserve">c </w:t>
        </w:r>
      </w:ins>
      <w:ins w:id="2311" w:author="John Tran" w:date="2015-12-25T12:19:00Z">
        <w:r>
          <w:rPr>
            <w:b/>
            <w:lang w:val="en-US"/>
          </w:rPr>
          <w:t>3</w:t>
        </w:r>
      </w:ins>
      <w:ins w:id="2312" w:author="John Tran" w:date="2015-12-25T12:18:00Z">
        <w:r w:rsidRPr="002800B0">
          <w:rPr>
            <w:b/>
            <w:lang w:val="en-US"/>
          </w:rPr>
          <w:t>:</w:t>
        </w:r>
        <w:r>
          <w:rPr>
            <w:b/>
            <w:lang w:val="en-US"/>
          </w:rPr>
          <w:t xml:space="preserve"> </w:t>
        </w:r>
      </w:ins>
      <w:ins w:id="2313" w:author="John Tran" w:date="2015-12-25T12:19:00Z">
        <w:r>
          <w:rPr>
            <w:b/>
            <w:lang w:val="en-US"/>
          </w:rPr>
          <w:t>Huấn luyện cho bộ phân lớp SVM</w:t>
        </w:r>
      </w:ins>
    </w:p>
    <w:p w14:paraId="3BAE8F7B" w14:textId="73E40541" w:rsidR="009D7540" w:rsidRPr="002B4CEF" w:rsidRDefault="00F40CFC">
      <w:pPr>
        <w:pStyle w:val="ListParagraph"/>
        <w:numPr>
          <w:ilvl w:val="0"/>
          <w:numId w:val="3"/>
        </w:numPr>
        <w:spacing w:line="360" w:lineRule="auto"/>
        <w:ind w:left="990"/>
        <w:rPr>
          <w:ins w:id="2314" w:author="John Tran" w:date="2015-12-25T12:18:00Z"/>
          <w:b/>
          <w:rPrChange w:id="2315" w:author="John Tran" w:date="2015-12-29T10:45:00Z">
            <w:rPr>
              <w:ins w:id="2316" w:author="John Tran" w:date="2015-12-25T12:18:00Z"/>
            </w:rPr>
          </w:rPrChange>
        </w:rPr>
        <w:pPrChange w:id="2317" w:author="John Tran" w:date="2015-12-29T10:45:00Z">
          <w:pPr>
            <w:pStyle w:val="ListParagraph"/>
            <w:numPr>
              <w:numId w:val="3"/>
            </w:numPr>
            <w:ind w:hanging="360"/>
            <w:jc w:val="left"/>
          </w:pPr>
        </w:pPrChange>
      </w:pPr>
      <w:ins w:id="2318" w:author="John Tran" w:date="2015-12-25T12:19:00Z">
        <w:r>
          <w:t>H</w:t>
        </w:r>
      </w:ins>
      <w:ins w:id="2319" w:author="John Tran" w:date="2015-12-25T12:18:00Z">
        <w:r>
          <w:t xml:space="preserve">ệ thống sử dụng </w:t>
        </w:r>
      </w:ins>
      <w:ins w:id="2320" w:author="John Tran" w:date="2015-12-25T12:19:00Z">
        <w:r>
          <w:t>dữ liệu đầu vào từ bước rút trích đặc trưng</w:t>
        </w:r>
      </w:ins>
      <w:ins w:id="2321" w:author="John Tran" w:date="2015-12-25T12:20:00Z">
        <w:r>
          <w:t xml:space="preserve">, dữ liệu được chia ngẫu nhiên thành 2 </w:t>
        </w:r>
      </w:ins>
      <w:ins w:id="2322" w:author="John Tran" w:date="2015-12-25T12:22:00Z">
        <w:r>
          <w:t>tập dữ liệu khác nhau</w:t>
        </w:r>
      </w:ins>
      <w:ins w:id="2323" w:author="John Tran" w:date="2015-12-25T12:20:00Z">
        <w:r>
          <w:t xml:space="preserve"> theo tỉ lệ 60% và 40% tương ứng là dữ liệu huấn luyện và dữ liệu kiểm tra.</w:t>
        </w:r>
      </w:ins>
      <w:ins w:id="2324" w:author="John Tran" w:date="2015-12-25T12:19:00Z">
        <w:r>
          <w:t xml:space="preserve"> </w:t>
        </w:r>
      </w:ins>
      <w:ins w:id="2325" w:author="John Tran" w:date="2015-12-25T12:27:00Z">
        <w:r w:rsidR="00066F13">
          <w:t xml:space="preserve">Tập huấn luyện được sử dụng để </w:t>
        </w:r>
      </w:ins>
      <w:ins w:id="2326" w:author="John Tran" w:date="2015-12-25T12:19:00Z">
        <w:r>
          <w:t xml:space="preserve">huấn luyện cho bộ phân lớp SVM. </w:t>
        </w:r>
      </w:ins>
      <w:ins w:id="2327" w:author="John Tran" w:date="2015-12-25T12:20:00Z">
        <w:r>
          <w:t>Sau khi huấn luyện</w:t>
        </w:r>
      </w:ins>
      <w:ins w:id="2328" w:author="John Tran" w:date="2015-12-25T12:27:00Z">
        <w:r w:rsidR="00066F13">
          <w:t xml:space="preserve"> hệ thống sử dụng tập kiểm tra để kiểm tra kết quả huấn luyện</w:t>
        </w:r>
      </w:ins>
      <w:ins w:id="2329" w:author="John Tran" w:date="2015-12-25T14:14:00Z">
        <w:r w:rsidR="009D7540">
          <w:t>.</w:t>
        </w:r>
      </w:ins>
    </w:p>
    <w:p w14:paraId="4CAB70BC" w14:textId="42A5CCE1" w:rsidR="00F40CFC" w:rsidRDefault="00F40CFC">
      <w:pPr>
        <w:ind w:left="630" w:firstLine="630"/>
        <w:jc w:val="left"/>
        <w:rPr>
          <w:ins w:id="2330" w:author="John Tran" w:date="2015-12-25T12:18:00Z"/>
          <w:b/>
          <w:lang w:val="en-US"/>
        </w:rPr>
      </w:pPr>
      <w:ins w:id="2331" w:author="John Tran" w:date="2015-12-25T12:18:00Z">
        <w:r w:rsidRPr="002800B0">
          <w:rPr>
            <w:b/>
            <w:lang w:val="en-US"/>
          </w:rPr>
          <w:t>Bướ</w:t>
        </w:r>
        <w:r w:rsidR="00066F13">
          <w:rPr>
            <w:b/>
            <w:lang w:val="en-US"/>
          </w:rPr>
          <w:t xml:space="preserve">c </w:t>
        </w:r>
      </w:ins>
      <w:ins w:id="2332" w:author="John Tran" w:date="2015-12-25T12:28:00Z">
        <w:r w:rsidR="00066F13">
          <w:rPr>
            <w:b/>
            <w:lang w:val="en-US"/>
          </w:rPr>
          <w:t>4</w:t>
        </w:r>
      </w:ins>
      <w:ins w:id="2333" w:author="John Tran" w:date="2015-12-25T12:18:00Z">
        <w:r w:rsidRPr="002800B0">
          <w:rPr>
            <w:b/>
            <w:lang w:val="en-US"/>
          </w:rPr>
          <w:t>:</w:t>
        </w:r>
        <w:r>
          <w:rPr>
            <w:b/>
            <w:lang w:val="en-US"/>
          </w:rPr>
          <w:t xml:space="preserve"> </w:t>
        </w:r>
      </w:ins>
      <w:ins w:id="2334" w:author="John Tran" w:date="2015-12-25T12:31:00Z">
        <w:r w:rsidR="00066F13">
          <w:rPr>
            <w:b/>
            <w:lang w:val="en-US"/>
          </w:rPr>
          <w:t xml:space="preserve">Phân lớp cho dữ liệu sử dụng </w:t>
        </w:r>
      </w:ins>
      <w:ins w:id="2335" w:author="John Tran" w:date="2015-12-25T16:49:00Z">
        <w:r w:rsidR="00E83AD4">
          <w:rPr>
            <w:b/>
            <w:lang w:val="en-US"/>
          </w:rPr>
          <w:t>SVM</w:t>
        </w:r>
      </w:ins>
    </w:p>
    <w:p w14:paraId="65811EDE" w14:textId="621A7489" w:rsidR="00F40CFC" w:rsidRPr="00DD7874" w:rsidRDefault="00066F13">
      <w:pPr>
        <w:pStyle w:val="ListParagraph"/>
        <w:numPr>
          <w:ilvl w:val="0"/>
          <w:numId w:val="3"/>
        </w:numPr>
        <w:spacing w:line="360" w:lineRule="auto"/>
        <w:ind w:left="990"/>
        <w:rPr>
          <w:ins w:id="2336" w:author="John Tran" w:date="2016-02-15T21:41:00Z"/>
          <w:b/>
          <w:rPrChange w:id="2337" w:author="John Tran" w:date="2016-02-15T21:41:00Z">
            <w:rPr>
              <w:ins w:id="2338" w:author="John Tran" w:date="2016-02-15T21:41:00Z"/>
            </w:rPr>
          </w:rPrChange>
        </w:rPr>
        <w:pPrChange w:id="2339" w:author="John Tran" w:date="2015-12-29T07:54:00Z">
          <w:pPr>
            <w:pStyle w:val="ListParagraph"/>
            <w:numPr>
              <w:numId w:val="3"/>
            </w:numPr>
            <w:ind w:left="990" w:hanging="360"/>
            <w:jc w:val="left"/>
          </w:pPr>
        </w:pPrChange>
      </w:pPr>
      <w:ins w:id="2340" w:author="John Tran" w:date="2015-12-25T12:35:00Z">
        <w:r>
          <w:t>Dữ liệu đầu vào sẽ được phân lớp bằng bộ phân lớp</w:t>
        </w:r>
      </w:ins>
      <w:ins w:id="2341" w:author="John Tran" w:date="2015-12-25T16:49:00Z">
        <w:r w:rsidR="00E83AD4">
          <w:t xml:space="preserve"> SVM</w:t>
        </w:r>
      </w:ins>
      <w:ins w:id="2342" w:author="John Tran" w:date="2015-12-30T22:45:00Z">
        <w:r w:rsidR="00AB2E83">
          <w:t xml:space="preserve"> đã được huấn luyện</w:t>
        </w:r>
      </w:ins>
      <w:ins w:id="2343" w:author="John Tran" w:date="2015-12-25T12:41:00Z">
        <w:r w:rsidR="005455B5">
          <w:t>.</w:t>
        </w:r>
      </w:ins>
    </w:p>
    <w:p w14:paraId="1B03BC3E" w14:textId="3A9E7F1C" w:rsidR="00DD7874" w:rsidRDefault="00DD7874" w:rsidP="00DD7874">
      <w:pPr>
        <w:rPr>
          <w:ins w:id="2344" w:author="John Tran" w:date="2016-02-15T21:41:00Z"/>
        </w:rPr>
        <w:pPrChange w:id="2345" w:author="John Tran" w:date="2016-02-15T21:41:00Z">
          <w:pPr>
            <w:pStyle w:val="ListParagraph"/>
            <w:numPr>
              <w:numId w:val="3"/>
            </w:numPr>
            <w:ind w:left="990" w:hanging="360"/>
            <w:jc w:val="left"/>
          </w:pPr>
        </w:pPrChange>
      </w:pPr>
    </w:p>
    <w:p w14:paraId="7AD78F39" w14:textId="77777777" w:rsidR="00DD7874" w:rsidRPr="00DD7874" w:rsidRDefault="00DD7874" w:rsidP="00DD7874">
      <w:pPr>
        <w:rPr>
          <w:ins w:id="2346" w:author="John Tran" w:date="2015-12-29T10:46:00Z"/>
          <w:b/>
          <w:rPrChange w:id="2347" w:author="John Tran" w:date="2016-02-15T21:41:00Z">
            <w:rPr>
              <w:ins w:id="2348" w:author="John Tran" w:date="2015-12-29T10:46:00Z"/>
            </w:rPr>
          </w:rPrChange>
        </w:rPr>
        <w:pPrChange w:id="2349" w:author="John Tran" w:date="2016-02-15T21:41:00Z">
          <w:pPr>
            <w:pStyle w:val="ListParagraph"/>
            <w:numPr>
              <w:numId w:val="3"/>
            </w:numPr>
            <w:ind w:left="990" w:hanging="360"/>
            <w:jc w:val="left"/>
          </w:pPr>
        </w:pPrChange>
      </w:pPr>
    </w:p>
    <w:p w14:paraId="4649FF3A" w14:textId="77777777" w:rsidR="00816573" w:rsidRPr="00DB2D69" w:rsidRDefault="00816573" w:rsidP="00816573">
      <w:pPr>
        <w:pStyle w:val="Heading2"/>
        <w:rPr>
          <w:ins w:id="2350" w:author="John Tran" w:date="2015-12-28T20:08:00Z"/>
        </w:rPr>
      </w:pPr>
      <w:bookmarkStart w:id="2351" w:name="_Toc440482239"/>
      <w:ins w:id="2352" w:author="John Tran" w:date="2015-12-28T20:08:00Z">
        <w:r w:rsidRPr="00DB2D69">
          <w:t>Giới thiệu thư viện hỗ trợ lấy dữ liệu từ</w:t>
        </w:r>
        <w:r>
          <w:t xml:space="preserve"> Face</w:t>
        </w:r>
        <w:r w:rsidRPr="00DB2D69">
          <w:t>book - RestFB</w:t>
        </w:r>
        <w:bookmarkEnd w:id="2351"/>
      </w:ins>
    </w:p>
    <w:p w14:paraId="5F021971" w14:textId="77777777" w:rsidR="00690C54" w:rsidRPr="00690C54" w:rsidRDefault="00690C54">
      <w:pPr>
        <w:pStyle w:val="TextBody"/>
        <w:widowControl/>
        <w:spacing w:line="360" w:lineRule="auto"/>
        <w:ind w:left="360" w:firstLine="720"/>
        <w:jc w:val="both"/>
        <w:rPr>
          <w:ins w:id="2353" w:author="John Tran" w:date="2015-12-30T22:18:00Z"/>
          <w:rFonts w:ascii="Times New Roman" w:hAnsi="Times New Roman" w:cs="Times New Roman"/>
          <w:color w:val="000000"/>
          <w:sz w:val="26"/>
          <w:szCs w:val="26"/>
          <w:lang w:val="vi-VN"/>
          <w:rPrChange w:id="2354" w:author="John Tran" w:date="2015-12-30T22:24:00Z">
            <w:rPr>
              <w:ins w:id="2355" w:author="John Tran" w:date="2015-12-30T22:18:00Z"/>
              <w:rFonts w:ascii="Times New Roman" w:hAnsi="Times New Roman"/>
              <w:color w:val="000000"/>
              <w:sz w:val="26"/>
              <w:szCs w:val="26"/>
            </w:rPr>
          </w:rPrChange>
        </w:rPr>
        <w:pPrChange w:id="2356" w:author="John Tran" w:date="2015-12-30T22:30:00Z">
          <w:pPr>
            <w:pStyle w:val="TextBody"/>
            <w:widowControl/>
            <w:ind w:left="360" w:firstLine="720"/>
          </w:pPr>
        </w:pPrChange>
      </w:pPr>
      <w:ins w:id="2357" w:author="John Tran" w:date="2015-12-30T22:18:00Z">
        <w:r w:rsidRPr="00690C54">
          <w:rPr>
            <w:rFonts w:ascii="Times New Roman" w:hAnsi="Times New Roman" w:cs="Times New Roman"/>
            <w:color w:val="000000"/>
            <w:sz w:val="26"/>
            <w:szCs w:val="26"/>
            <w:lang w:val="vi-VN"/>
            <w:rPrChange w:id="2358" w:author="John Tran" w:date="2015-12-30T22:24:00Z">
              <w:rPr>
                <w:rFonts w:ascii="Times New Roman" w:hAnsi="Times New Roman"/>
                <w:color w:val="000000"/>
                <w:sz w:val="26"/>
                <w:szCs w:val="26"/>
              </w:rPr>
            </w:rPrChange>
          </w:rPr>
          <w:t xml:space="preserve">Ngày nay, đa số các trang web đều được tích hợp với các trang mạng xã hội như Facebook hay Twitter. Các trang mạng xã hội này chỉ phát huy được tối đa khả năng của nó khi mà nó cung cấp các API, cho phép các trang web khác tương tác với nó. Với Facebook, thì hiện tại họ đang cung cấp được các định nghĩa Graph API mới thuận tiện và rất đầy đủ, được công khai đầy đủ ở </w:t>
        </w:r>
        <w:r w:rsidRPr="004860B3">
          <w:rPr>
            <w:rStyle w:val="Hyperlink"/>
            <w:rFonts w:eastAsiaTheme="minorHAnsi"/>
            <w:sz w:val="26"/>
            <w:szCs w:val="26"/>
            <w:lang w:val="vi-VN" w:eastAsia="en-US" w:bidi="ar-SA"/>
            <w:rPrChange w:id="2359" w:author="John Tran" w:date="2015-12-30T22:28:00Z">
              <w:rPr/>
            </w:rPrChange>
          </w:rPr>
          <w:fldChar w:fldCharType="begin"/>
        </w:r>
        <w:r w:rsidRPr="008629D5">
          <w:rPr>
            <w:rStyle w:val="Hyperlink"/>
            <w:rFonts w:eastAsiaTheme="minorHAnsi"/>
            <w:sz w:val="26"/>
            <w:szCs w:val="26"/>
            <w:lang w:val="vi-VN" w:eastAsia="en-US" w:bidi="ar-SA"/>
            <w:rPrChange w:id="2360" w:author="John Tran" w:date="2015-12-31T00:54:00Z">
              <w:rPr/>
            </w:rPrChange>
          </w:rPr>
          <w:instrText xml:space="preserve"> HYPERLINK "http://developers.facebook.com/docs/api/" \h </w:instrText>
        </w:r>
        <w:r w:rsidRPr="004860B3">
          <w:rPr>
            <w:rStyle w:val="Hyperlink"/>
            <w:rFonts w:eastAsiaTheme="minorHAnsi"/>
            <w:lang w:val="vi-VN" w:eastAsia="en-US" w:bidi="ar-SA"/>
            <w:rPrChange w:id="2361" w:author="John Tran" w:date="2015-12-30T22:28:00Z">
              <w:rPr>
                <w:rStyle w:val="InternetLink"/>
                <w:rFonts w:ascii="Times New Roman" w:hAnsi="Times New Roman"/>
                <w:sz w:val="26"/>
                <w:szCs w:val="26"/>
              </w:rPr>
            </w:rPrChange>
          </w:rPr>
          <w:fldChar w:fldCharType="separate"/>
        </w:r>
        <w:r w:rsidRPr="008629D5">
          <w:rPr>
            <w:rStyle w:val="Hyperlink"/>
            <w:rFonts w:eastAsiaTheme="minorHAnsi"/>
            <w:lang w:val="vi-VN" w:eastAsia="en-US" w:bidi="ar-SA"/>
            <w:rPrChange w:id="2362" w:author="John Tran" w:date="2015-12-31T00:54:00Z">
              <w:rPr>
                <w:rStyle w:val="InternetLink"/>
                <w:b/>
                <w:sz w:val="26"/>
                <w:szCs w:val="26"/>
              </w:rPr>
            </w:rPrChange>
          </w:rPr>
          <w:t>http://developers.facebook.com/docs/api/</w:t>
        </w:r>
        <w:r w:rsidRPr="004860B3">
          <w:rPr>
            <w:rStyle w:val="Hyperlink"/>
            <w:rFonts w:eastAsiaTheme="minorHAnsi"/>
            <w:lang w:val="vi-VN" w:eastAsia="en-US" w:bidi="ar-SA"/>
            <w:rPrChange w:id="2363" w:author="John Tran" w:date="2015-12-30T22:28:00Z">
              <w:rPr>
                <w:rStyle w:val="InternetLink"/>
                <w:rFonts w:ascii="Times New Roman" w:hAnsi="Times New Roman"/>
                <w:sz w:val="26"/>
                <w:szCs w:val="26"/>
              </w:rPr>
            </w:rPrChange>
          </w:rPr>
          <w:fldChar w:fldCharType="end"/>
        </w:r>
        <w:r w:rsidRPr="00690C54">
          <w:rPr>
            <w:rFonts w:ascii="Times New Roman" w:hAnsi="Times New Roman" w:cs="Times New Roman"/>
            <w:color w:val="000000"/>
            <w:sz w:val="26"/>
            <w:szCs w:val="26"/>
            <w:lang w:val="vi-VN"/>
            <w:rPrChange w:id="2364" w:author="John Tran" w:date="2015-12-30T22:24:00Z">
              <w:rPr>
                <w:rFonts w:ascii="Times New Roman" w:hAnsi="Times New Roman"/>
                <w:color w:val="000000"/>
                <w:sz w:val="26"/>
                <w:szCs w:val="26"/>
              </w:rPr>
            </w:rPrChange>
          </w:rPr>
          <w:t>. Facebook coi các mối quan hệ giữa các thực thể như là một “Đồ thị xã hội” (Social Graph).</w:t>
        </w:r>
      </w:ins>
    </w:p>
    <w:p w14:paraId="6E96F45E" w14:textId="77777777" w:rsidR="00690C54" w:rsidRPr="00690C54" w:rsidRDefault="00690C54">
      <w:pPr>
        <w:pStyle w:val="TextBody"/>
        <w:widowControl/>
        <w:spacing w:line="360" w:lineRule="auto"/>
        <w:ind w:left="360" w:firstLine="720"/>
        <w:jc w:val="both"/>
        <w:rPr>
          <w:ins w:id="2365" w:author="John Tran" w:date="2015-12-30T22:18:00Z"/>
          <w:rFonts w:ascii="Times New Roman" w:hAnsi="Times New Roman" w:cs="Times New Roman"/>
          <w:sz w:val="26"/>
          <w:szCs w:val="26"/>
          <w:lang w:val="vi-VN"/>
          <w:rPrChange w:id="2366" w:author="John Tran" w:date="2015-12-30T22:24:00Z">
            <w:rPr>
              <w:ins w:id="2367" w:author="John Tran" w:date="2015-12-30T22:18:00Z"/>
              <w:rFonts w:ascii="Times New Roman" w:hAnsi="Times New Roman"/>
              <w:sz w:val="26"/>
              <w:szCs w:val="26"/>
            </w:rPr>
          </w:rPrChange>
        </w:rPr>
        <w:pPrChange w:id="2368" w:author="John Tran" w:date="2015-12-30T22:30:00Z">
          <w:pPr>
            <w:pStyle w:val="TextBody"/>
            <w:widowControl/>
            <w:ind w:left="360" w:firstLine="720"/>
          </w:pPr>
        </w:pPrChange>
      </w:pPr>
      <w:ins w:id="2369" w:author="John Tran" w:date="2015-12-30T22:18:00Z">
        <w:r w:rsidRPr="00690C54">
          <w:rPr>
            <w:rFonts w:ascii="Times New Roman" w:hAnsi="Times New Roman" w:cs="Times New Roman"/>
            <w:noProof/>
            <w:sz w:val="26"/>
            <w:szCs w:val="26"/>
            <w:lang w:eastAsia="ja-JP" w:bidi="ar-SA"/>
            <w:rPrChange w:id="2370" w:author="John Tran" w:date="2015-12-30T22:24:00Z">
              <w:rPr>
                <w:rFonts w:ascii="Times New Roman" w:hAnsi="Times New Roman"/>
                <w:noProof/>
                <w:sz w:val="26"/>
                <w:szCs w:val="26"/>
                <w:lang w:eastAsia="ja-JP" w:bidi="ar-SA"/>
              </w:rPr>
            </w:rPrChange>
          </w:rPr>
          <w:drawing>
            <wp:anchor distT="0" distB="0" distL="0" distR="0" simplePos="0" relativeHeight="251660302" behindDoc="0" locked="0" layoutInCell="1" allowOverlap="1" wp14:anchorId="40372D58" wp14:editId="2F645468">
              <wp:simplePos x="0" y="0"/>
              <wp:positionH relativeFrom="column">
                <wp:posOffset>977900</wp:posOffset>
              </wp:positionH>
              <wp:positionV relativeFrom="paragraph">
                <wp:posOffset>8890</wp:posOffset>
              </wp:positionV>
              <wp:extent cx="3752850" cy="2500630"/>
              <wp:effectExtent l="0" t="0" r="0" b="0"/>
              <wp:wrapSquare wrapText="largest"/>
              <wp:docPr id="430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8"/>
                      <a:stretch>
                        <a:fillRect/>
                      </a:stretch>
                    </pic:blipFill>
                    <pic:spPr bwMode="auto">
                      <a:xfrm>
                        <a:off x="0" y="0"/>
                        <a:ext cx="3752850" cy="25006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ins>
    </w:p>
    <w:p w14:paraId="30299EB4" w14:textId="77777777" w:rsidR="00690C54" w:rsidRPr="00690C54" w:rsidRDefault="00690C54">
      <w:pPr>
        <w:pStyle w:val="TextBody"/>
        <w:widowControl/>
        <w:spacing w:line="360" w:lineRule="auto"/>
        <w:ind w:left="360" w:firstLine="720"/>
        <w:jc w:val="both"/>
        <w:rPr>
          <w:ins w:id="2371" w:author="John Tran" w:date="2015-12-30T22:18:00Z"/>
          <w:rFonts w:ascii="Times New Roman" w:hAnsi="Times New Roman" w:cs="Times New Roman"/>
          <w:sz w:val="26"/>
          <w:szCs w:val="26"/>
          <w:lang w:val="vi-VN"/>
          <w:rPrChange w:id="2372" w:author="John Tran" w:date="2015-12-30T22:24:00Z">
            <w:rPr>
              <w:ins w:id="2373" w:author="John Tran" w:date="2015-12-30T22:18:00Z"/>
              <w:rFonts w:ascii="Times New Roman" w:hAnsi="Times New Roman"/>
              <w:sz w:val="26"/>
              <w:szCs w:val="26"/>
            </w:rPr>
          </w:rPrChange>
        </w:rPr>
        <w:pPrChange w:id="2374" w:author="John Tran" w:date="2015-12-30T22:30:00Z">
          <w:pPr>
            <w:pStyle w:val="TextBody"/>
            <w:widowControl/>
            <w:ind w:left="360" w:firstLine="720"/>
          </w:pPr>
        </w:pPrChange>
      </w:pPr>
    </w:p>
    <w:p w14:paraId="47BA303D" w14:textId="77777777" w:rsidR="00690C54" w:rsidRPr="00690C54" w:rsidRDefault="00690C54">
      <w:pPr>
        <w:pStyle w:val="TextBody"/>
        <w:widowControl/>
        <w:spacing w:line="360" w:lineRule="auto"/>
        <w:ind w:left="360" w:firstLine="720"/>
        <w:jc w:val="both"/>
        <w:rPr>
          <w:ins w:id="2375" w:author="John Tran" w:date="2015-12-30T22:18:00Z"/>
          <w:rFonts w:ascii="Times New Roman" w:hAnsi="Times New Roman" w:cs="Times New Roman"/>
          <w:sz w:val="26"/>
          <w:szCs w:val="26"/>
          <w:lang w:val="vi-VN"/>
          <w:rPrChange w:id="2376" w:author="John Tran" w:date="2015-12-30T22:24:00Z">
            <w:rPr>
              <w:ins w:id="2377" w:author="John Tran" w:date="2015-12-30T22:18:00Z"/>
              <w:rFonts w:ascii="Times New Roman" w:hAnsi="Times New Roman"/>
              <w:sz w:val="26"/>
              <w:szCs w:val="26"/>
            </w:rPr>
          </w:rPrChange>
        </w:rPr>
        <w:pPrChange w:id="2378" w:author="John Tran" w:date="2015-12-30T22:30:00Z">
          <w:pPr>
            <w:pStyle w:val="TextBody"/>
            <w:widowControl/>
            <w:ind w:left="360" w:firstLine="720"/>
          </w:pPr>
        </w:pPrChange>
      </w:pPr>
    </w:p>
    <w:p w14:paraId="4CD96DA0" w14:textId="77777777" w:rsidR="00690C54" w:rsidRPr="00690C54" w:rsidRDefault="00690C54">
      <w:pPr>
        <w:pStyle w:val="TextBody"/>
        <w:widowControl/>
        <w:spacing w:line="360" w:lineRule="auto"/>
        <w:ind w:left="360" w:firstLine="720"/>
        <w:jc w:val="both"/>
        <w:rPr>
          <w:ins w:id="2379" w:author="John Tran" w:date="2015-12-30T22:18:00Z"/>
          <w:rFonts w:ascii="Times New Roman" w:hAnsi="Times New Roman" w:cs="Times New Roman"/>
          <w:sz w:val="26"/>
          <w:szCs w:val="26"/>
          <w:lang w:val="vi-VN"/>
          <w:rPrChange w:id="2380" w:author="John Tran" w:date="2015-12-30T22:24:00Z">
            <w:rPr>
              <w:ins w:id="2381" w:author="John Tran" w:date="2015-12-30T22:18:00Z"/>
              <w:rFonts w:ascii="Times New Roman" w:hAnsi="Times New Roman"/>
              <w:sz w:val="26"/>
              <w:szCs w:val="26"/>
            </w:rPr>
          </w:rPrChange>
        </w:rPr>
        <w:pPrChange w:id="2382" w:author="John Tran" w:date="2015-12-30T22:30:00Z">
          <w:pPr>
            <w:pStyle w:val="TextBody"/>
            <w:widowControl/>
            <w:ind w:left="360" w:firstLine="720"/>
          </w:pPr>
        </w:pPrChange>
      </w:pPr>
    </w:p>
    <w:p w14:paraId="4C4F6851" w14:textId="77777777" w:rsidR="00690C54" w:rsidRPr="00690C54" w:rsidRDefault="00690C54">
      <w:pPr>
        <w:pStyle w:val="TextBody"/>
        <w:widowControl/>
        <w:spacing w:line="360" w:lineRule="auto"/>
        <w:ind w:left="360" w:firstLine="720"/>
        <w:jc w:val="both"/>
        <w:rPr>
          <w:ins w:id="2383" w:author="John Tran" w:date="2015-12-30T22:18:00Z"/>
          <w:rFonts w:ascii="Times New Roman" w:hAnsi="Times New Roman" w:cs="Times New Roman"/>
          <w:sz w:val="26"/>
          <w:szCs w:val="26"/>
          <w:lang w:val="vi-VN"/>
          <w:rPrChange w:id="2384" w:author="John Tran" w:date="2015-12-30T22:24:00Z">
            <w:rPr>
              <w:ins w:id="2385" w:author="John Tran" w:date="2015-12-30T22:18:00Z"/>
              <w:rFonts w:ascii="Times New Roman" w:hAnsi="Times New Roman"/>
              <w:sz w:val="26"/>
              <w:szCs w:val="26"/>
            </w:rPr>
          </w:rPrChange>
        </w:rPr>
        <w:pPrChange w:id="2386" w:author="John Tran" w:date="2015-12-30T22:30:00Z">
          <w:pPr>
            <w:pStyle w:val="TextBody"/>
            <w:widowControl/>
            <w:ind w:left="360" w:firstLine="720"/>
          </w:pPr>
        </w:pPrChange>
      </w:pPr>
    </w:p>
    <w:p w14:paraId="1D61D96C" w14:textId="77777777" w:rsidR="00690C54" w:rsidRPr="00690C54" w:rsidRDefault="00690C54">
      <w:pPr>
        <w:pStyle w:val="TextBody"/>
        <w:widowControl/>
        <w:spacing w:line="360" w:lineRule="auto"/>
        <w:ind w:left="360" w:firstLine="720"/>
        <w:jc w:val="both"/>
        <w:rPr>
          <w:ins w:id="2387" w:author="John Tran" w:date="2015-12-30T22:18:00Z"/>
          <w:rFonts w:ascii="Times New Roman" w:hAnsi="Times New Roman" w:cs="Times New Roman"/>
          <w:sz w:val="26"/>
          <w:szCs w:val="26"/>
          <w:lang w:val="vi-VN"/>
          <w:rPrChange w:id="2388" w:author="John Tran" w:date="2015-12-30T22:24:00Z">
            <w:rPr>
              <w:ins w:id="2389" w:author="John Tran" w:date="2015-12-30T22:18:00Z"/>
              <w:rFonts w:ascii="Times New Roman" w:hAnsi="Times New Roman"/>
              <w:sz w:val="26"/>
              <w:szCs w:val="26"/>
            </w:rPr>
          </w:rPrChange>
        </w:rPr>
        <w:pPrChange w:id="2390" w:author="John Tran" w:date="2015-12-30T22:30:00Z">
          <w:pPr>
            <w:pStyle w:val="TextBody"/>
            <w:widowControl/>
            <w:ind w:left="360" w:firstLine="720"/>
          </w:pPr>
        </w:pPrChange>
      </w:pPr>
    </w:p>
    <w:p w14:paraId="4DDED096" w14:textId="77777777" w:rsidR="00690C54" w:rsidRPr="00690C54" w:rsidRDefault="00690C54">
      <w:pPr>
        <w:pStyle w:val="TextBody"/>
        <w:widowControl/>
        <w:spacing w:line="360" w:lineRule="auto"/>
        <w:ind w:left="360" w:firstLine="720"/>
        <w:jc w:val="both"/>
        <w:rPr>
          <w:ins w:id="2391" w:author="John Tran" w:date="2015-12-30T22:18:00Z"/>
          <w:rFonts w:ascii="Times New Roman" w:hAnsi="Times New Roman" w:cs="Times New Roman"/>
          <w:sz w:val="26"/>
          <w:szCs w:val="26"/>
          <w:lang w:val="vi-VN"/>
          <w:rPrChange w:id="2392" w:author="John Tran" w:date="2015-12-30T22:24:00Z">
            <w:rPr>
              <w:ins w:id="2393" w:author="John Tran" w:date="2015-12-30T22:18:00Z"/>
              <w:rFonts w:ascii="Times New Roman" w:hAnsi="Times New Roman"/>
              <w:sz w:val="26"/>
              <w:szCs w:val="26"/>
            </w:rPr>
          </w:rPrChange>
        </w:rPr>
        <w:pPrChange w:id="2394" w:author="John Tran" w:date="2015-12-30T22:30:00Z">
          <w:pPr>
            <w:pStyle w:val="TextBody"/>
            <w:widowControl/>
            <w:ind w:left="360" w:firstLine="720"/>
          </w:pPr>
        </w:pPrChange>
      </w:pPr>
    </w:p>
    <w:p w14:paraId="77F4E7DA" w14:textId="77777777" w:rsidR="00690C54" w:rsidRPr="00690C54" w:rsidRDefault="00690C54">
      <w:pPr>
        <w:pStyle w:val="TextBody"/>
        <w:widowControl/>
        <w:spacing w:line="360" w:lineRule="auto"/>
        <w:ind w:left="360" w:firstLine="720"/>
        <w:jc w:val="both"/>
        <w:rPr>
          <w:ins w:id="2395" w:author="John Tran" w:date="2015-12-30T22:18:00Z"/>
          <w:rFonts w:ascii="Times New Roman" w:hAnsi="Times New Roman" w:cs="Times New Roman"/>
          <w:sz w:val="26"/>
          <w:szCs w:val="26"/>
          <w:lang w:val="vi-VN"/>
          <w:rPrChange w:id="2396" w:author="John Tran" w:date="2015-12-30T22:24:00Z">
            <w:rPr>
              <w:ins w:id="2397" w:author="John Tran" w:date="2015-12-30T22:18:00Z"/>
              <w:rFonts w:ascii="Times New Roman" w:hAnsi="Times New Roman"/>
              <w:sz w:val="26"/>
              <w:szCs w:val="26"/>
            </w:rPr>
          </w:rPrChange>
        </w:rPr>
        <w:pPrChange w:id="2398" w:author="John Tran" w:date="2015-12-30T22:30:00Z">
          <w:pPr>
            <w:pStyle w:val="TextBody"/>
            <w:widowControl/>
            <w:ind w:left="360" w:firstLine="720"/>
          </w:pPr>
        </w:pPrChange>
      </w:pPr>
    </w:p>
    <w:p w14:paraId="1507058D" w14:textId="0638ECDA" w:rsidR="00690C54" w:rsidRPr="008629D5" w:rsidRDefault="004860B3">
      <w:pPr>
        <w:pStyle w:val="TextBody"/>
        <w:widowControl/>
        <w:spacing w:line="360" w:lineRule="auto"/>
        <w:jc w:val="center"/>
        <w:rPr>
          <w:ins w:id="2399" w:author="John Tran" w:date="2015-12-30T22:18:00Z"/>
          <w:rFonts w:ascii="Times New Roman" w:hAnsi="Times New Roman" w:cs="Times New Roman"/>
          <w:sz w:val="26"/>
          <w:szCs w:val="26"/>
          <w:lang w:val="vi-VN"/>
          <w:rPrChange w:id="2400" w:author="John Tran" w:date="2015-12-31T00:54:00Z">
            <w:rPr>
              <w:ins w:id="2401" w:author="John Tran" w:date="2015-12-30T22:18:00Z"/>
              <w:rFonts w:ascii="Times New Roman" w:hAnsi="Times New Roman"/>
              <w:sz w:val="26"/>
              <w:szCs w:val="26"/>
            </w:rPr>
          </w:rPrChange>
        </w:rPr>
        <w:pPrChange w:id="2402" w:author="John Tran" w:date="2015-12-30T22:30:00Z">
          <w:pPr>
            <w:pStyle w:val="TextBody"/>
            <w:widowControl/>
            <w:ind w:left="360" w:firstLine="720"/>
          </w:pPr>
        </w:pPrChange>
      </w:pPr>
      <w:ins w:id="2403" w:author="John Tran" w:date="2015-12-30T22:29:00Z">
        <w:r w:rsidRPr="008629D5">
          <w:rPr>
            <w:rFonts w:ascii="Times New Roman" w:hAnsi="Times New Roman" w:cs="Times New Roman"/>
            <w:sz w:val="26"/>
            <w:szCs w:val="26"/>
            <w:lang w:val="vi-VN"/>
            <w:rPrChange w:id="2404" w:author="John Tran" w:date="2015-12-31T00:54:00Z">
              <w:rPr>
                <w:rFonts w:ascii="Times New Roman" w:hAnsi="Times New Roman" w:cs="Times New Roman"/>
                <w:sz w:val="26"/>
                <w:szCs w:val="26"/>
              </w:rPr>
            </w:rPrChange>
          </w:rPr>
          <w:t>Hình 2.</w:t>
        </w:r>
      </w:ins>
      <w:ins w:id="2405" w:author="John Tran" w:date="2015-12-30T22:46:00Z">
        <w:r w:rsidR="001231C4" w:rsidRPr="008629D5">
          <w:rPr>
            <w:rFonts w:ascii="Times New Roman" w:hAnsi="Times New Roman" w:cs="Times New Roman"/>
            <w:sz w:val="26"/>
            <w:szCs w:val="26"/>
            <w:lang w:val="vi-VN"/>
            <w:rPrChange w:id="2406" w:author="John Tran" w:date="2015-12-31T00:54:00Z">
              <w:rPr>
                <w:rFonts w:ascii="Times New Roman" w:hAnsi="Times New Roman" w:cs="Times New Roman"/>
                <w:sz w:val="26"/>
                <w:szCs w:val="26"/>
              </w:rPr>
            </w:rPrChange>
          </w:rPr>
          <w:t>5</w:t>
        </w:r>
      </w:ins>
      <w:ins w:id="2407" w:author="John Tran" w:date="2015-12-30T22:29:00Z">
        <w:r w:rsidRPr="008629D5">
          <w:rPr>
            <w:rFonts w:ascii="Times New Roman" w:hAnsi="Times New Roman" w:cs="Times New Roman"/>
            <w:sz w:val="26"/>
            <w:szCs w:val="26"/>
            <w:lang w:val="vi-VN"/>
            <w:rPrChange w:id="2408" w:author="John Tran" w:date="2015-12-31T00:54:00Z">
              <w:rPr>
                <w:rFonts w:ascii="Times New Roman" w:hAnsi="Times New Roman" w:cs="Times New Roman"/>
                <w:sz w:val="26"/>
                <w:szCs w:val="26"/>
              </w:rPr>
            </w:rPrChange>
          </w:rPr>
          <w:t xml:space="preserve"> : Mô tả Social Graph</w:t>
        </w:r>
      </w:ins>
    </w:p>
    <w:p w14:paraId="496CB2A9" w14:textId="3F55B09F" w:rsidR="00690C54" w:rsidRPr="00690C54" w:rsidRDefault="00690C54">
      <w:pPr>
        <w:pStyle w:val="TextBody"/>
        <w:widowControl/>
        <w:spacing w:line="360" w:lineRule="auto"/>
        <w:ind w:left="360" w:firstLine="720"/>
        <w:jc w:val="both"/>
        <w:rPr>
          <w:ins w:id="2409" w:author="John Tran" w:date="2015-12-30T22:18:00Z"/>
          <w:rFonts w:ascii="Times New Roman" w:hAnsi="Times New Roman" w:cs="Times New Roman"/>
          <w:sz w:val="26"/>
          <w:szCs w:val="26"/>
          <w:lang w:val="vi-VN"/>
          <w:rPrChange w:id="2410" w:author="John Tran" w:date="2015-12-30T22:24:00Z">
            <w:rPr>
              <w:ins w:id="2411" w:author="John Tran" w:date="2015-12-30T22:18:00Z"/>
              <w:rFonts w:ascii="Times New Roman" w:hAnsi="Times New Roman"/>
              <w:sz w:val="26"/>
              <w:szCs w:val="26"/>
            </w:rPr>
          </w:rPrChange>
        </w:rPr>
        <w:pPrChange w:id="2412" w:author="John Tran" w:date="2015-12-30T22:34:00Z">
          <w:pPr>
            <w:pStyle w:val="TextBody"/>
            <w:widowControl/>
            <w:ind w:left="360" w:firstLine="720"/>
          </w:pPr>
        </w:pPrChange>
      </w:pPr>
      <w:ins w:id="2413" w:author="John Tran" w:date="2015-12-30T22:18:00Z">
        <w:r w:rsidRPr="001231C4">
          <w:rPr>
            <w:rFonts w:ascii="Times New Roman" w:hAnsi="Times New Roman" w:cs="Times New Roman"/>
            <w:bCs/>
            <w:sz w:val="26"/>
            <w:szCs w:val="26"/>
            <w:lang w:val="vi-VN"/>
            <w:rPrChange w:id="2414" w:author="John Tran" w:date="2015-12-30T22:46:00Z">
              <w:rPr>
                <w:rFonts w:ascii="Times New Roman" w:hAnsi="Times New Roman"/>
                <w:b/>
                <w:bCs/>
                <w:sz w:val="26"/>
                <w:szCs w:val="26"/>
              </w:rPr>
            </w:rPrChange>
          </w:rPr>
          <w:t>Facebook Graph API</w:t>
        </w:r>
        <w:r w:rsidRPr="00690C54">
          <w:rPr>
            <w:rFonts w:ascii="Times New Roman" w:hAnsi="Times New Roman" w:cs="Times New Roman"/>
            <w:b/>
            <w:bCs/>
            <w:sz w:val="26"/>
            <w:szCs w:val="26"/>
            <w:lang w:val="vi-VN"/>
            <w:rPrChange w:id="2415" w:author="John Tran" w:date="2015-12-30T22:24:00Z">
              <w:rPr>
                <w:rFonts w:ascii="Times New Roman" w:hAnsi="Times New Roman"/>
                <w:b/>
                <w:bCs/>
                <w:sz w:val="26"/>
                <w:szCs w:val="26"/>
              </w:rPr>
            </w:rPrChange>
          </w:rPr>
          <w:t xml:space="preserve"> </w:t>
        </w:r>
        <w:r w:rsidRPr="00690C54">
          <w:rPr>
            <w:rFonts w:ascii="Times New Roman" w:hAnsi="Times New Roman" w:cs="Times New Roman"/>
            <w:sz w:val="26"/>
            <w:szCs w:val="26"/>
            <w:lang w:val="vi-VN"/>
            <w:rPrChange w:id="2416" w:author="John Tran" w:date="2015-12-30T22:24:00Z">
              <w:rPr>
                <w:rFonts w:ascii="Times New Roman" w:hAnsi="Times New Roman"/>
                <w:sz w:val="26"/>
                <w:szCs w:val="26"/>
              </w:rPr>
            </w:rPrChange>
          </w:rPr>
          <w:t xml:space="preserve">là cách chủ yếu để lấy dữ liệu vào và ra khỏi đồ thị xã hội này. Đó là một HTTP API dựa trên một mức độ thấp, mà nhờ đó bạn có thể sử dụng để truy vấn dữ liệu, đăng tải những bài đăng, hình ảnh mới và các tác vụ khác mà các ứng dụng có thể cần yêu cầu để thực hiện. </w:t>
        </w:r>
      </w:ins>
      <w:ins w:id="2417" w:author="John Tran" w:date="2015-12-30T22:34:00Z">
        <w:r w:rsidR="004860B3" w:rsidRPr="00550505">
          <w:rPr>
            <w:rFonts w:ascii="Times New Roman" w:hAnsi="Times New Roman" w:cs="Times New Roman"/>
            <w:bCs/>
            <w:sz w:val="26"/>
            <w:szCs w:val="26"/>
            <w:lang w:val="vi-VN"/>
          </w:rPr>
          <w:t>Facebook Graph API</w:t>
        </w:r>
        <w:r w:rsidR="004860B3" w:rsidRPr="00550505">
          <w:rPr>
            <w:rFonts w:ascii="Times New Roman" w:hAnsi="Times New Roman" w:cs="Times New Roman"/>
            <w:b/>
            <w:bCs/>
            <w:sz w:val="26"/>
            <w:szCs w:val="26"/>
            <w:lang w:val="vi-VN"/>
          </w:rPr>
          <w:t xml:space="preserve"> </w:t>
        </w:r>
        <w:r w:rsidR="004860B3" w:rsidRPr="00550505">
          <w:rPr>
            <w:rFonts w:ascii="Times New Roman" w:hAnsi="Times New Roman" w:cs="Times New Roman"/>
            <w:sz w:val="26"/>
            <w:szCs w:val="26"/>
            <w:lang w:val="vi-VN"/>
          </w:rPr>
          <w:t>hoạt động dựa trên giao thức HTTP, do đó, nó có khả năng làm việc với bất kỳ ngôn ngữ nào có thư viện HTTP như cURL, urllib...</w:t>
        </w:r>
        <w:r w:rsidR="004860B3" w:rsidRPr="004860B3">
          <w:rPr>
            <w:rFonts w:ascii="Times New Roman" w:hAnsi="Times New Roman" w:cs="Times New Roman"/>
            <w:sz w:val="26"/>
            <w:szCs w:val="26"/>
            <w:lang w:val="vi-VN"/>
            <w:rPrChange w:id="2418" w:author="John Tran" w:date="2015-12-30T22:34:00Z">
              <w:rPr>
                <w:rFonts w:ascii="Times New Roman" w:hAnsi="Times New Roman" w:cs="Times New Roman"/>
                <w:sz w:val="26"/>
                <w:szCs w:val="26"/>
              </w:rPr>
            </w:rPrChange>
          </w:rPr>
          <w:t xml:space="preserve"> </w:t>
        </w:r>
      </w:ins>
      <w:ins w:id="2419" w:author="John Tran" w:date="2015-12-30T22:18:00Z">
        <w:r w:rsidRPr="00690C54">
          <w:rPr>
            <w:rFonts w:ascii="Times New Roman" w:hAnsi="Times New Roman" w:cs="Times New Roman"/>
            <w:sz w:val="26"/>
            <w:szCs w:val="26"/>
            <w:lang w:val="vi-VN"/>
            <w:rPrChange w:id="2420" w:author="John Tran" w:date="2015-12-30T22:24:00Z">
              <w:rPr>
                <w:rFonts w:ascii="Times New Roman" w:hAnsi="Times New Roman"/>
                <w:sz w:val="26"/>
                <w:szCs w:val="26"/>
              </w:rPr>
            </w:rPrChange>
          </w:rPr>
          <w:t>Về cơ bản các đại diện thông tin trên Facebook bao gồm:</w:t>
        </w:r>
      </w:ins>
    </w:p>
    <w:p w14:paraId="6A0EDF53" w14:textId="071250E0" w:rsidR="00690C54" w:rsidRPr="00690C54" w:rsidRDefault="00690C54">
      <w:pPr>
        <w:pStyle w:val="TextBody"/>
        <w:widowControl/>
        <w:spacing w:line="360" w:lineRule="auto"/>
        <w:ind w:left="360" w:firstLine="720"/>
        <w:jc w:val="both"/>
        <w:rPr>
          <w:ins w:id="2421" w:author="John Tran" w:date="2015-12-30T22:18:00Z"/>
          <w:rFonts w:ascii="Times New Roman" w:hAnsi="Times New Roman" w:cs="Times New Roman"/>
          <w:sz w:val="26"/>
          <w:szCs w:val="26"/>
          <w:lang w:val="vi-VN"/>
          <w:rPrChange w:id="2422" w:author="John Tran" w:date="2015-12-30T22:24:00Z">
            <w:rPr>
              <w:ins w:id="2423" w:author="John Tran" w:date="2015-12-30T22:18:00Z"/>
              <w:rFonts w:ascii="Times New Roman" w:hAnsi="Times New Roman"/>
              <w:sz w:val="26"/>
              <w:szCs w:val="26"/>
            </w:rPr>
          </w:rPrChange>
        </w:rPr>
        <w:pPrChange w:id="2424" w:author="John Tran" w:date="2015-12-30T22:30:00Z">
          <w:pPr>
            <w:pStyle w:val="TextBody"/>
            <w:widowControl/>
            <w:ind w:left="360" w:firstLine="720"/>
          </w:pPr>
        </w:pPrChange>
      </w:pPr>
      <w:ins w:id="2425" w:author="John Tran" w:date="2015-12-30T22:18:00Z">
        <w:r w:rsidRPr="00690C54">
          <w:rPr>
            <w:rFonts w:ascii="Times New Roman" w:hAnsi="Times New Roman" w:cs="Times New Roman"/>
            <w:b/>
            <w:bCs/>
            <w:sz w:val="26"/>
            <w:szCs w:val="26"/>
            <w:lang w:val="vi-VN"/>
            <w:rPrChange w:id="2426" w:author="John Tran" w:date="2015-12-30T22:24:00Z">
              <w:rPr>
                <w:rFonts w:ascii="Times New Roman" w:hAnsi="Times New Roman"/>
                <w:b/>
                <w:bCs/>
                <w:sz w:val="26"/>
                <w:szCs w:val="26"/>
              </w:rPr>
            </w:rPrChange>
          </w:rPr>
          <w:t>Node (</w:t>
        </w:r>
        <w:r w:rsidRPr="00690C54">
          <w:rPr>
            <w:rFonts w:ascii="Times New Roman" w:hAnsi="Times New Roman" w:cs="Times New Roman"/>
            <w:sz w:val="26"/>
            <w:szCs w:val="26"/>
            <w:lang w:val="vi-VN"/>
            <w:rPrChange w:id="2427" w:author="John Tran" w:date="2015-12-30T22:24:00Z">
              <w:rPr>
                <w:rFonts w:ascii="Times New Roman" w:hAnsi="Times New Roman"/>
                <w:sz w:val="26"/>
                <w:szCs w:val="26"/>
              </w:rPr>
            </w:rPrChange>
          </w:rPr>
          <w:t>nút</w:t>
        </w:r>
        <w:r w:rsidRPr="00690C54">
          <w:rPr>
            <w:rFonts w:ascii="Times New Roman" w:hAnsi="Times New Roman" w:cs="Times New Roman"/>
            <w:b/>
            <w:bCs/>
            <w:sz w:val="26"/>
            <w:szCs w:val="26"/>
            <w:lang w:val="vi-VN"/>
            <w:rPrChange w:id="2428" w:author="John Tran" w:date="2015-12-30T22:24:00Z">
              <w:rPr>
                <w:rFonts w:ascii="Times New Roman" w:hAnsi="Times New Roman"/>
                <w:b/>
                <w:bCs/>
                <w:sz w:val="26"/>
                <w:szCs w:val="26"/>
              </w:rPr>
            </w:rPrChange>
          </w:rPr>
          <w:t xml:space="preserve">): </w:t>
        </w:r>
        <w:r w:rsidRPr="00690C54">
          <w:rPr>
            <w:rFonts w:ascii="Times New Roman" w:hAnsi="Times New Roman" w:cs="Times New Roman"/>
            <w:sz w:val="26"/>
            <w:szCs w:val="26"/>
            <w:lang w:val="vi-VN"/>
            <w:rPrChange w:id="2429" w:author="John Tran" w:date="2015-12-30T22:24:00Z">
              <w:rPr>
                <w:rFonts w:ascii="Times New Roman" w:hAnsi="Times New Roman"/>
                <w:sz w:val="26"/>
                <w:szCs w:val="26"/>
              </w:rPr>
            </w:rPrChange>
          </w:rPr>
          <w:t>Một cách cơ bản, đây là các thực thể, những thành viên, một hình ảnh, một trang, một nhận xét trên Facebook.</w:t>
        </w:r>
      </w:ins>
    </w:p>
    <w:p w14:paraId="579A5C80" w14:textId="237178D2" w:rsidR="00690C54" w:rsidRPr="00690C54" w:rsidRDefault="00690C54">
      <w:pPr>
        <w:pStyle w:val="TextBody"/>
        <w:widowControl/>
        <w:spacing w:line="360" w:lineRule="auto"/>
        <w:ind w:left="360" w:firstLine="720"/>
        <w:jc w:val="both"/>
        <w:rPr>
          <w:ins w:id="2430" w:author="John Tran" w:date="2015-12-30T22:18:00Z"/>
          <w:rFonts w:ascii="Times New Roman" w:hAnsi="Times New Roman" w:cs="Times New Roman"/>
          <w:sz w:val="26"/>
          <w:szCs w:val="26"/>
          <w:lang w:val="vi-VN"/>
          <w:rPrChange w:id="2431" w:author="John Tran" w:date="2015-12-30T22:24:00Z">
            <w:rPr>
              <w:ins w:id="2432" w:author="John Tran" w:date="2015-12-30T22:18:00Z"/>
              <w:rFonts w:ascii="Times New Roman" w:hAnsi="Times New Roman"/>
              <w:sz w:val="26"/>
              <w:szCs w:val="26"/>
            </w:rPr>
          </w:rPrChange>
        </w:rPr>
        <w:pPrChange w:id="2433" w:author="John Tran" w:date="2015-12-30T22:30:00Z">
          <w:pPr>
            <w:pStyle w:val="TextBody"/>
            <w:widowControl/>
            <w:ind w:left="360" w:firstLine="720"/>
          </w:pPr>
        </w:pPrChange>
      </w:pPr>
      <w:ins w:id="2434" w:author="John Tran" w:date="2015-12-30T22:18:00Z">
        <w:r w:rsidRPr="00690C54">
          <w:rPr>
            <w:rFonts w:ascii="Times New Roman" w:hAnsi="Times New Roman" w:cs="Times New Roman"/>
            <w:b/>
            <w:bCs/>
            <w:sz w:val="26"/>
            <w:szCs w:val="26"/>
            <w:lang w:val="vi-VN"/>
            <w:rPrChange w:id="2435" w:author="John Tran" w:date="2015-12-30T22:24:00Z">
              <w:rPr>
                <w:rFonts w:ascii="Times New Roman" w:hAnsi="Times New Roman"/>
                <w:b/>
                <w:bCs/>
                <w:sz w:val="26"/>
                <w:szCs w:val="26"/>
              </w:rPr>
            </w:rPrChange>
          </w:rPr>
          <w:t>Edge (</w:t>
        </w:r>
        <w:r w:rsidRPr="00690C54">
          <w:rPr>
            <w:rFonts w:ascii="Times New Roman" w:hAnsi="Times New Roman" w:cs="Times New Roman"/>
            <w:sz w:val="26"/>
            <w:szCs w:val="26"/>
            <w:lang w:val="vi-VN"/>
            <w:rPrChange w:id="2436" w:author="John Tran" w:date="2015-12-30T22:24:00Z">
              <w:rPr>
                <w:rFonts w:ascii="Times New Roman" w:hAnsi="Times New Roman"/>
                <w:sz w:val="26"/>
                <w:szCs w:val="26"/>
              </w:rPr>
            </w:rPrChange>
          </w:rPr>
          <w:t>cạnh</w:t>
        </w:r>
        <w:r w:rsidRPr="00690C54">
          <w:rPr>
            <w:rFonts w:ascii="Times New Roman" w:hAnsi="Times New Roman" w:cs="Times New Roman"/>
            <w:b/>
            <w:bCs/>
            <w:sz w:val="26"/>
            <w:szCs w:val="26"/>
            <w:lang w:val="vi-VN"/>
            <w:rPrChange w:id="2437" w:author="John Tran" w:date="2015-12-30T22:24:00Z">
              <w:rPr>
                <w:rFonts w:ascii="Times New Roman" w:hAnsi="Times New Roman"/>
                <w:b/>
                <w:bCs/>
                <w:sz w:val="26"/>
                <w:szCs w:val="26"/>
              </w:rPr>
            </w:rPrChange>
          </w:rPr>
          <w:t xml:space="preserve">): </w:t>
        </w:r>
        <w:r w:rsidRPr="00690C54">
          <w:rPr>
            <w:rFonts w:ascii="Times New Roman" w:hAnsi="Times New Roman" w:cs="Times New Roman"/>
            <w:sz w:val="26"/>
            <w:szCs w:val="26"/>
            <w:lang w:val="vi-VN"/>
            <w:rPrChange w:id="2438" w:author="John Tran" w:date="2015-12-30T22:24:00Z">
              <w:rPr>
                <w:rFonts w:ascii="Times New Roman" w:hAnsi="Times New Roman"/>
                <w:sz w:val="26"/>
                <w:szCs w:val="26"/>
              </w:rPr>
            </w:rPrChange>
          </w:rPr>
          <w:t>Là các kết nối giữa các thực thể với nhau, các kết nối này có thể là giữa các hình ảnh và trang chứa hình ảnh đó, một ghi chú, và một hình ảnh trong ghi chú đó.</w:t>
        </w:r>
      </w:ins>
    </w:p>
    <w:p w14:paraId="57DB832C" w14:textId="40F366A0" w:rsidR="00690C54" w:rsidRPr="00690C54" w:rsidRDefault="00690C54">
      <w:pPr>
        <w:pStyle w:val="TextBody"/>
        <w:widowControl/>
        <w:spacing w:line="360" w:lineRule="auto"/>
        <w:ind w:left="360" w:firstLine="720"/>
        <w:jc w:val="both"/>
        <w:rPr>
          <w:ins w:id="2439" w:author="John Tran" w:date="2015-12-30T22:18:00Z"/>
          <w:rFonts w:ascii="Times New Roman" w:hAnsi="Times New Roman" w:cs="Times New Roman"/>
          <w:sz w:val="26"/>
          <w:szCs w:val="26"/>
          <w:lang w:val="vi-VN"/>
          <w:rPrChange w:id="2440" w:author="John Tran" w:date="2015-12-30T22:24:00Z">
            <w:rPr>
              <w:ins w:id="2441" w:author="John Tran" w:date="2015-12-30T22:18:00Z"/>
              <w:rFonts w:ascii="Times New Roman" w:hAnsi="Times New Roman"/>
              <w:sz w:val="26"/>
              <w:szCs w:val="26"/>
            </w:rPr>
          </w:rPrChange>
        </w:rPr>
        <w:pPrChange w:id="2442" w:author="John Tran" w:date="2015-12-30T22:30:00Z">
          <w:pPr>
            <w:pStyle w:val="TextBody"/>
            <w:widowControl/>
            <w:ind w:left="360" w:firstLine="720"/>
          </w:pPr>
        </w:pPrChange>
      </w:pPr>
      <w:ins w:id="2443" w:author="John Tran" w:date="2015-12-30T22:18:00Z">
        <w:r w:rsidRPr="00690C54">
          <w:rPr>
            <w:rFonts w:ascii="Times New Roman" w:hAnsi="Times New Roman" w:cs="Times New Roman"/>
            <w:b/>
            <w:bCs/>
            <w:sz w:val="26"/>
            <w:szCs w:val="26"/>
            <w:lang w:val="vi-VN"/>
            <w:rPrChange w:id="2444" w:author="John Tran" w:date="2015-12-30T22:24:00Z">
              <w:rPr>
                <w:rFonts w:ascii="Times New Roman" w:hAnsi="Times New Roman"/>
                <w:b/>
                <w:bCs/>
                <w:sz w:val="26"/>
                <w:szCs w:val="26"/>
              </w:rPr>
            </w:rPrChange>
          </w:rPr>
          <w:t>Field</w:t>
        </w:r>
        <w:r w:rsidRPr="00690C54">
          <w:rPr>
            <w:rFonts w:ascii="Times New Roman" w:hAnsi="Times New Roman" w:cs="Times New Roman"/>
            <w:sz w:val="26"/>
            <w:szCs w:val="26"/>
            <w:lang w:val="vi-VN"/>
            <w:rPrChange w:id="2445" w:author="John Tran" w:date="2015-12-30T22:24:00Z">
              <w:rPr>
                <w:rFonts w:ascii="Times New Roman" w:hAnsi="Times New Roman"/>
                <w:sz w:val="26"/>
                <w:szCs w:val="26"/>
              </w:rPr>
            </w:rPrChange>
          </w:rPr>
          <w:t xml:space="preserve"> (trường/lĩnh vực): Thông tin về các thực thể, chẳng hạn như ngày sinh nhật, tên của một fanpage.</w:t>
        </w:r>
      </w:ins>
    </w:p>
    <w:p w14:paraId="7D4D51A5" w14:textId="17B2FD3C" w:rsidR="004860B3" w:rsidRDefault="004860B3">
      <w:pPr>
        <w:pStyle w:val="TextBody"/>
        <w:widowControl/>
        <w:spacing w:line="360" w:lineRule="auto"/>
        <w:ind w:left="360" w:firstLine="720"/>
        <w:jc w:val="both"/>
        <w:rPr>
          <w:ins w:id="2446" w:author="John Tran" w:date="2015-12-30T22:33:00Z"/>
          <w:rFonts w:ascii="Times New Roman" w:hAnsi="Times New Roman" w:cs="Times New Roman"/>
          <w:color w:val="000000"/>
          <w:sz w:val="26"/>
          <w:szCs w:val="26"/>
          <w:lang w:val="vi-VN"/>
        </w:rPr>
        <w:pPrChange w:id="2447" w:author="John Tran" w:date="2015-12-30T22:35:00Z">
          <w:pPr>
            <w:pStyle w:val="TextBody"/>
            <w:widowControl/>
            <w:ind w:left="360" w:firstLine="720"/>
          </w:pPr>
        </w:pPrChange>
      </w:pPr>
      <w:ins w:id="2448" w:author="John Tran" w:date="2015-12-30T22:33:00Z">
        <w:r w:rsidRPr="00550505">
          <w:rPr>
            <w:rFonts w:ascii="Times New Roman" w:hAnsi="Times New Roman" w:cs="Times New Roman"/>
            <w:color w:val="000000"/>
            <w:sz w:val="26"/>
            <w:szCs w:val="26"/>
            <w:lang w:val="vi-VN"/>
          </w:rPr>
          <w:t xml:space="preserve">Để có thể thao tác và làm việc với tập dữ liệu cực kì lớn của Facebook, khóa luận sử dụng một trong những giải pháp được xem là tối ưu và linh họat, đó là công cụ RestFB API. </w:t>
        </w:r>
        <w:r w:rsidRPr="004860B3">
          <w:rPr>
            <w:rFonts w:ascii="Times New Roman" w:hAnsi="Times New Roman" w:cs="Times New Roman"/>
            <w:color w:val="000000"/>
            <w:sz w:val="26"/>
            <w:szCs w:val="26"/>
            <w:lang w:val="vi-VN"/>
            <w:rPrChange w:id="2449" w:author="John Tran" w:date="2015-12-30T22:33:00Z">
              <w:rPr>
                <w:rFonts w:ascii="Times New Roman" w:hAnsi="Times New Roman" w:cs="Times New Roman"/>
                <w:color w:val="000000"/>
                <w:sz w:val="26"/>
                <w:szCs w:val="26"/>
              </w:rPr>
            </w:rPrChange>
          </w:rPr>
          <w:t xml:space="preserve">RestFB là một API gọn nhẹ của Facebook Gragh API (nền tảng công nghệ dữ liệu của Facebook). RestFB được viết bởi Mark Allen và sau đó được bảo trì và phát triển bởi Norbert Bartels. Phiên bản mới nhất của RestFB là 1.18.0 được giới thiệu vào ngày 21/12/2015. Đây là một phần mềm mã nguồn mở giúp kết nối Facebook với các kênh thông tin web khác cũng như với các ứng dụng của bên thứ ba. RestFB được công khai dựa vào giấy phép mã nguồn mở MIT. Các thông tin về API, cấu hình, mã nguồn cũng như các ví dụ cụ thể được chia sẻ đầy đủ tại </w:t>
        </w:r>
        <w:r w:rsidRPr="00550505">
          <w:rPr>
            <w:rStyle w:val="Hyperlink"/>
            <w:rFonts w:ascii="Times New Roman" w:eastAsiaTheme="minorHAnsi" w:hAnsi="Times New Roman" w:cs="Times New Roman"/>
            <w:sz w:val="26"/>
            <w:szCs w:val="26"/>
            <w:lang w:val="vi-VN" w:eastAsia="en-US" w:bidi="ar-SA"/>
          </w:rPr>
          <w:fldChar w:fldCharType="begin"/>
        </w:r>
        <w:r w:rsidRPr="00550505">
          <w:rPr>
            <w:rStyle w:val="Hyperlink"/>
            <w:rFonts w:ascii="Times New Roman" w:eastAsiaTheme="minorHAnsi" w:hAnsi="Times New Roman" w:cs="Times New Roman"/>
            <w:sz w:val="26"/>
            <w:szCs w:val="26"/>
            <w:lang w:val="vi-VN" w:eastAsia="en-US" w:bidi="ar-SA"/>
          </w:rPr>
          <w:instrText xml:space="preserve"> HYPERLINK "http://restfb.com/" \h </w:instrText>
        </w:r>
        <w:r w:rsidRPr="00550505">
          <w:rPr>
            <w:rStyle w:val="Hyperlink"/>
            <w:rFonts w:ascii="Times New Roman" w:eastAsiaTheme="minorHAnsi" w:hAnsi="Times New Roman" w:cs="Times New Roman"/>
            <w:sz w:val="26"/>
            <w:szCs w:val="26"/>
            <w:lang w:val="vi-VN" w:eastAsia="en-US" w:bidi="ar-SA"/>
          </w:rPr>
          <w:fldChar w:fldCharType="separate"/>
        </w:r>
        <w:r w:rsidRPr="00550505">
          <w:rPr>
            <w:rStyle w:val="Hyperlink"/>
            <w:rFonts w:ascii="Times New Roman" w:eastAsiaTheme="minorHAnsi" w:hAnsi="Times New Roman" w:cs="Times New Roman"/>
            <w:sz w:val="26"/>
            <w:szCs w:val="26"/>
            <w:lang w:val="vi-VN" w:eastAsia="en-US" w:bidi="ar-SA"/>
          </w:rPr>
          <w:t>http://restfb.com/</w:t>
        </w:r>
        <w:r w:rsidRPr="00550505">
          <w:rPr>
            <w:rStyle w:val="Hyperlink"/>
            <w:rFonts w:ascii="Times New Roman" w:eastAsiaTheme="minorHAnsi" w:hAnsi="Times New Roman" w:cs="Times New Roman"/>
            <w:sz w:val="26"/>
            <w:szCs w:val="26"/>
            <w:lang w:val="vi-VN" w:eastAsia="en-US" w:bidi="ar-SA"/>
          </w:rPr>
          <w:fldChar w:fldCharType="end"/>
        </w:r>
        <w:r w:rsidRPr="004860B3">
          <w:rPr>
            <w:rFonts w:ascii="Times New Roman" w:hAnsi="Times New Roman" w:cs="Times New Roman"/>
            <w:color w:val="000000"/>
            <w:sz w:val="26"/>
            <w:szCs w:val="26"/>
            <w:lang w:val="vi-VN"/>
            <w:rPrChange w:id="2450" w:author="John Tran" w:date="2015-12-30T22:33:00Z">
              <w:rPr>
                <w:rFonts w:ascii="Times New Roman" w:hAnsi="Times New Roman" w:cs="Times New Roman"/>
                <w:color w:val="000000"/>
                <w:sz w:val="26"/>
                <w:szCs w:val="26"/>
              </w:rPr>
            </w:rPrChange>
          </w:rPr>
          <w:t xml:space="preserve">. </w:t>
        </w:r>
      </w:ins>
    </w:p>
    <w:p w14:paraId="20660689" w14:textId="07950120" w:rsidR="00690C54" w:rsidRPr="00690C54" w:rsidRDefault="00690C54">
      <w:pPr>
        <w:pStyle w:val="TextBody"/>
        <w:widowControl/>
        <w:spacing w:line="360" w:lineRule="auto"/>
        <w:ind w:left="360" w:firstLine="720"/>
        <w:jc w:val="both"/>
        <w:rPr>
          <w:ins w:id="2451" w:author="John Tran" w:date="2015-12-30T22:18:00Z"/>
          <w:rFonts w:ascii="Times New Roman" w:hAnsi="Times New Roman" w:cs="Times New Roman"/>
          <w:color w:val="000000"/>
          <w:sz w:val="26"/>
          <w:szCs w:val="26"/>
          <w:lang w:val="vi-VN"/>
          <w:rPrChange w:id="2452" w:author="John Tran" w:date="2015-12-30T22:24:00Z">
            <w:rPr>
              <w:ins w:id="2453" w:author="John Tran" w:date="2015-12-30T22:18:00Z"/>
              <w:rFonts w:ascii="Times New Roman" w:hAnsi="Times New Roman"/>
              <w:color w:val="000000"/>
              <w:sz w:val="26"/>
              <w:szCs w:val="26"/>
            </w:rPr>
          </w:rPrChange>
        </w:rPr>
        <w:pPrChange w:id="2454" w:author="John Tran" w:date="2015-12-30T22:30:00Z">
          <w:pPr>
            <w:pStyle w:val="TextBody"/>
            <w:widowControl/>
            <w:ind w:left="360" w:firstLine="720"/>
          </w:pPr>
        </w:pPrChange>
      </w:pPr>
      <w:ins w:id="2455" w:author="John Tran" w:date="2015-12-30T22:18:00Z">
        <w:r w:rsidRPr="00690C54">
          <w:rPr>
            <w:rFonts w:ascii="Times New Roman" w:hAnsi="Times New Roman" w:cs="Times New Roman"/>
            <w:color w:val="000000"/>
            <w:sz w:val="26"/>
            <w:szCs w:val="26"/>
            <w:lang w:val="vi-VN"/>
            <w:rPrChange w:id="2456" w:author="John Tran" w:date="2015-12-30T22:24:00Z">
              <w:rPr>
                <w:rFonts w:ascii="Times New Roman" w:hAnsi="Times New Roman"/>
                <w:color w:val="000000"/>
                <w:sz w:val="26"/>
                <w:szCs w:val="26"/>
              </w:rPr>
            </w:rPrChange>
          </w:rPr>
          <w:t xml:space="preserve">Các tính năng của RestFB API bao gồm những API được </w:t>
        </w:r>
        <w:r w:rsidRPr="001231C4">
          <w:rPr>
            <w:rFonts w:ascii="Times New Roman" w:hAnsi="Times New Roman" w:cs="Times New Roman"/>
            <w:bCs/>
            <w:color w:val="000000"/>
            <w:sz w:val="26"/>
            <w:szCs w:val="26"/>
            <w:lang w:val="vi-VN"/>
            <w:rPrChange w:id="2457" w:author="John Tran" w:date="2015-12-30T22:46:00Z">
              <w:rPr>
                <w:rFonts w:ascii="Times New Roman" w:hAnsi="Times New Roman"/>
                <w:b/>
                <w:bCs/>
                <w:color w:val="000000"/>
                <w:sz w:val="26"/>
                <w:szCs w:val="26"/>
              </w:rPr>
            </w:rPrChange>
          </w:rPr>
          <w:t>Facebook Graph API</w:t>
        </w:r>
        <w:r w:rsidRPr="00690C54">
          <w:rPr>
            <w:rFonts w:ascii="Times New Roman" w:hAnsi="Times New Roman" w:cs="Times New Roman"/>
            <w:color w:val="000000"/>
            <w:sz w:val="26"/>
            <w:szCs w:val="26"/>
            <w:lang w:val="vi-VN"/>
            <w:rPrChange w:id="2458" w:author="John Tran" w:date="2015-12-30T22:24:00Z">
              <w:rPr>
                <w:rFonts w:ascii="Times New Roman" w:hAnsi="Times New Roman"/>
                <w:color w:val="000000"/>
                <w:sz w:val="26"/>
                <w:szCs w:val="26"/>
              </w:rPr>
            </w:rPrChange>
          </w:rPr>
          <w:t xml:space="preserve"> công khai, cùng với đó là khả năng mở rộng tối đa, mạnh mẽ với những thay đổi thường xuyên của Facebook API, được cấu hình để có thể khai thác tối đa các siêu dữ liệu theo một cách cực kỳ đơn giản. Một đặc điểm quan trọng của RestFb là bạn có thể dễ dàng lấy được những thông tin cơ bản của người dùng Facebook, thông qua các phương thức được cài đặt với ngôn ngữ Java. </w:t>
        </w:r>
      </w:ins>
      <w:ins w:id="2459" w:author="John Tran" w:date="2015-12-30T22:23:00Z">
        <w:r w:rsidRPr="00690C54">
          <w:rPr>
            <w:rFonts w:ascii="Times New Roman" w:hAnsi="Times New Roman" w:cs="Times New Roman"/>
            <w:color w:val="000000"/>
            <w:sz w:val="26"/>
            <w:szCs w:val="26"/>
            <w:lang w:val="vi-VN"/>
            <w:rPrChange w:id="2460" w:author="John Tran" w:date="2015-12-30T22:24:00Z">
              <w:rPr>
                <w:rFonts w:ascii="Times New Roman" w:hAnsi="Times New Roman"/>
                <w:color w:val="000000"/>
                <w:sz w:val="26"/>
                <w:szCs w:val="26"/>
              </w:rPr>
            </w:rPrChange>
          </w:rPr>
          <w:t>RestFB giúp</w:t>
        </w:r>
      </w:ins>
      <w:ins w:id="2461" w:author="John Tran" w:date="2015-12-30T22:18:00Z">
        <w:r w:rsidRPr="00690C54">
          <w:rPr>
            <w:rFonts w:ascii="Times New Roman" w:hAnsi="Times New Roman" w:cs="Times New Roman"/>
            <w:color w:val="000000"/>
            <w:sz w:val="26"/>
            <w:szCs w:val="26"/>
            <w:lang w:val="vi-VN"/>
            <w:rPrChange w:id="2462" w:author="John Tran" w:date="2015-12-30T22:24:00Z">
              <w:rPr>
                <w:rFonts w:ascii="Times New Roman" w:hAnsi="Times New Roman"/>
                <w:color w:val="000000"/>
                <w:sz w:val="26"/>
                <w:szCs w:val="26"/>
              </w:rPr>
            </w:rPrChange>
          </w:rPr>
          <w:t xml:space="preserve"> trích xuất danh sách bạn bè Facebook, các bài đăng và bình luận. </w:t>
        </w:r>
      </w:ins>
      <w:ins w:id="2463" w:author="John Tran" w:date="2015-12-30T22:21:00Z">
        <w:r w:rsidRPr="00690C54">
          <w:rPr>
            <w:rFonts w:ascii="Times New Roman" w:hAnsi="Times New Roman" w:cs="Times New Roman"/>
            <w:color w:val="000000"/>
            <w:sz w:val="26"/>
            <w:szCs w:val="26"/>
            <w:lang w:val="vi-VN"/>
            <w:rPrChange w:id="2464" w:author="John Tran" w:date="2015-12-30T22:24:00Z">
              <w:rPr>
                <w:rFonts w:ascii="Times New Roman" w:hAnsi="Times New Roman"/>
                <w:color w:val="000000"/>
                <w:sz w:val="26"/>
                <w:szCs w:val="26"/>
                <w:lang w:val="vi-VN"/>
              </w:rPr>
            </w:rPrChange>
          </w:rPr>
          <w:t>Tạo kết nối với Facebook thông qua mã truy cập (Access token), lấy thông tin theo kết nối về thông tin người dùng, trang cá nhận, các trang công khai…, hỗ trợ tìm kiếm thông tin từ Facebook, truy vấn dữ liệu Facebook bằng FQL, hỗ trợ đăng/xóa bài lên Facebook của người dùng, quản lý các trang mà người dùng sở hữu. Hỗ trợ quản lý lỗi và tăng hiệu suất của các hàm</w:t>
        </w:r>
      </w:ins>
      <w:ins w:id="2465" w:author="John Tran" w:date="2015-12-30T22:23:00Z">
        <w:r w:rsidRPr="00690C54">
          <w:rPr>
            <w:rFonts w:ascii="Times New Roman" w:hAnsi="Times New Roman" w:cs="Times New Roman"/>
            <w:color w:val="000000"/>
            <w:sz w:val="26"/>
            <w:szCs w:val="26"/>
            <w:lang w:val="vi-VN"/>
            <w:rPrChange w:id="2466" w:author="John Tran" w:date="2015-12-30T22:24:00Z">
              <w:rPr>
                <w:rFonts w:ascii="Times New Roman" w:hAnsi="Times New Roman"/>
                <w:color w:val="000000"/>
                <w:sz w:val="26"/>
                <w:szCs w:val="26"/>
              </w:rPr>
            </w:rPrChange>
          </w:rPr>
          <w:t>.</w:t>
        </w:r>
      </w:ins>
    </w:p>
    <w:p w14:paraId="05158173" w14:textId="22D04B35" w:rsidR="00690C54" w:rsidRPr="00690C54" w:rsidRDefault="00690C54">
      <w:pPr>
        <w:pStyle w:val="TextBody"/>
        <w:widowControl/>
        <w:spacing w:line="360" w:lineRule="auto"/>
        <w:ind w:left="360" w:firstLine="720"/>
        <w:jc w:val="both"/>
        <w:rPr>
          <w:ins w:id="2467" w:author="John Tran" w:date="2015-12-30T22:18:00Z"/>
          <w:rFonts w:ascii="Times New Roman" w:hAnsi="Times New Roman" w:cs="Times New Roman"/>
          <w:color w:val="000000"/>
          <w:sz w:val="26"/>
          <w:szCs w:val="26"/>
          <w:lang w:val="vi-VN"/>
          <w:rPrChange w:id="2468" w:author="John Tran" w:date="2015-12-30T22:24:00Z">
            <w:rPr>
              <w:ins w:id="2469" w:author="John Tran" w:date="2015-12-30T22:18:00Z"/>
              <w:rFonts w:ascii="Times New Roman" w:hAnsi="Times New Roman"/>
              <w:color w:val="000000"/>
              <w:sz w:val="26"/>
              <w:szCs w:val="26"/>
            </w:rPr>
          </w:rPrChange>
        </w:rPr>
        <w:pPrChange w:id="2470" w:author="John Tran" w:date="2015-12-30T22:30:00Z">
          <w:pPr>
            <w:pStyle w:val="TextBody"/>
            <w:widowControl/>
            <w:ind w:left="360" w:firstLine="720"/>
          </w:pPr>
        </w:pPrChange>
      </w:pPr>
      <w:ins w:id="2471" w:author="John Tran" w:date="2015-12-30T22:18:00Z">
        <w:r w:rsidRPr="00690C54">
          <w:rPr>
            <w:rFonts w:ascii="Times New Roman" w:hAnsi="Times New Roman" w:cs="Times New Roman"/>
            <w:color w:val="000000"/>
            <w:sz w:val="26"/>
            <w:szCs w:val="26"/>
            <w:lang w:val="vi-VN"/>
            <w:rPrChange w:id="2472" w:author="John Tran" w:date="2015-12-30T22:24:00Z">
              <w:rPr>
                <w:rFonts w:ascii="Times New Roman" w:hAnsi="Times New Roman"/>
                <w:color w:val="000000"/>
                <w:sz w:val="26"/>
                <w:szCs w:val="26"/>
              </w:rPr>
            </w:rPrChange>
          </w:rPr>
          <w:t>Để có thể thực hiện được các truy vấn đến cơ sở dữ liệu củ</w:t>
        </w:r>
        <w:r w:rsidR="004860B3">
          <w:rPr>
            <w:rFonts w:ascii="Times New Roman" w:hAnsi="Times New Roman" w:cs="Times New Roman"/>
            <w:color w:val="000000"/>
            <w:sz w:val="26"/>
            <w:szCs w:val="26"/>
            <w:lang w:val="vi-VN"/>
          </w:rPr>
          <w:t>a Facebook thông qua</w:t>
        </w:r>
        <w:r w:rsidRPr="00690C54">
          <w:rPr>
            <w:rFonts w:ascii="Times New Roman" w:hAnsi="Times New Roman" w:cs="Times New Roman"/>
            <w:color w:val="000000"/>
            <w:sz w:val="26"/>
            <w:szCs w:val="26"/>
            <w:lang w:val="vi-VN"/>
            <w:rPrChange w:id="2473" w:author="John Tran" w:date="2015-12-30T22:24:00Z">
              <w:rPr>
                <w:rFonts w:ascii="Times New Roman" w:hAnsi="Times New Roman"/>
                <w:color w:val="000000"/>
                <w:sz w:val="26"/>
                <w:szCs w:val="26"/>
              </w:rPr>
            </w:rPrChange>
          </w:rPr>
          <w:t xml:space="preserve"> </w:t>
        </w:r>
        <w:r w:rsidRPr="004860B3">
          <w:rPr>
            <w:rFonts w:ascii="Times New Roman" w:hAnsi="Times New Roman" w:cs="Times New Roman"/>
            <w:bCs/>
            <w:color w:val="000000"/>
            <w:sz w:val="26"/>
            <w:szCs w:val="26"/>
            <w:lang w:val="vi-VN"/>
            <w:rPrChange w:id="2474" w:author="John Tran" w:date="2015-12-30T22:35:00Z">
              <w:rPr>
                <w:rFonts w:ascii="Times New Roman" w:hAnsi="Times New Roman"/>
                <w:b/>
                <w:bCs/>
                <w:color w:val="000000"/>
                <w:sz w:val="26"/>
                <w:szCs w:val="26"/>
              </w:rPr>
            </w:rPrChange>
          </w:rPr>
          <w:t>Facebook Graph API</w:t>
        </w:r>
        <w:r w:rsidRPr="00690C54">
          <w:rPr>
            <w:rFonts w:ascii="Times New Roman" w:hAnsi="Times New Roman" w:cs="Times New Roman"/>
            <w:b/>
            <w:bCs/>
            <w:color w:val="000000"/>
            <w:sz w:val="26"/>
            <w:szCs w:val="26"/>
            <w:lang w:val="vi-VN"/>
            <w:rPrChange w:id="2475" w:author="John Tran" w:date="2015-12-30T22:24:00Z">
              <w:rPr>
                <w:rFonts w:ascii="Times New Roman" w:hAnsi="Times New Roman"/>
                <w:b/>
                <w:bCs/>
                <w:color w:val="000000"/>
                <w:sz w:val="26"/>
                <w:szCs w:val="26"/>
              </w:rPr>
            </w:rPrChange>
          </w:rPr>
          <w:t xml:space="preserve">, </w:t>
        </w:r>
        <w:r w:rsidRPr="00690C54">
          <w:rPr>
            <w:rFonts w:ascii="Times New Roman" w:hAnsi="Times New Roman" w:cs="Times New Roman"/>
            <w:color w:val="000000"/>
            <w:sz w:val="26"/>
            <w:szCs w:val="26"/>
            <w:lang w:val="vi-VN"/>
            <w:rPrChange w:id="2476" w:author="John Tran" w:date="2015-12-30T22:24:00Z">
              <w:rPr>
                <w:rFonts w:ascii="Times New Roman" w:hAnsi="Times New Roman"/>
                <w:color w:val="000000"/>
                <w:sz w:val="26"/>
                <w:szCs w:val="26"/>
              </w:rPr>
            </w:rPrChange>
          </w:rPr>
          <w:t>Facebook đều yêu cầu một mã “</w:t>
        </w:r>
        <w:r w:rsidRPr="004860B3">
          <w:rPr>
            <w:rFonts w:ascii="Times New Roman" w:hAnsi="Times New Roman" w:cs="Times New Roman"/>
            <w:bCs/>
            <w:color w:val="000000"/>
            <w:sz w:val="26"/>
            <w:szCs w:val="26"/>
            <w:lang w:val="vi-VN"/>
            <w:rPrChange w:id="2477" w:author="John Tran" w:date="2015-12-30T22:35:00Z">
              <w:rPr>
                <w:rFonts w:ascii="Times New Roman" w:hAnsi="Times New Roman"/>
                <w:b/>
                <w:bCs/>
                <w:color w:val="000000"/>
                <w:sz w:val="26"/>
                <w:szCs w:val="26"/>
              </w:rPr>
            </w:rPrChange>
          </w:rPr>
          <w:t>Access Tokens</w:t>
        </w:r>
        <w:r w:rsidRPr="00690C54">
          <w:rPr>
            <w:rFonts w:ascii="Times New Roman" w:hAnsi="Times New Roman" w:cs="Times New Roman"/>
            <w:color w:val="000000"/>
            <w:sz w:val="26"/>
            <w:szCs w:val="26"/>
            <w:lang w:val="vi-VN"/>
            <w:rPrChange w:id="2478" w:author="John Tran" w:date="2015-12-30T22:24:00Z">
              <w:rPr>
                <w:rFonts w:ascii="Times New Roman" w:hAnsi="Times New Roman"/>
                <w:color w:val="000000"/>
                <w:sz w:val="26"/>
                <w:szCs w:val="26"/>
              </w:rPr>
            </w:rPrChange>
          </w:rPr>
          <w:t xml:space="preserve">” đây là mã cho phép gởi yêu cầu trích xuất thông tin đến server của Facebook. Nếu bạn đang </w:t>
        </w:r>
      </w:ins>
      <w:ins w:id="2479" w:author="John Tran" w:date="2015-12-30T22:35:00Z">
        <w:r w:rsidR="004860B3" w:rsidRPr="004860B3">
          <w:rPr>
            <w:rFonts w:ascii="Times New Roman" w:hAnsi="Times New Roman" w:cs="Times New Roman"/>
            <w:color w:val="000000"/>
            <w:sz w:val="26"/>
            <w:szCs w:val="26"/>
            <w:lang w:val="vi-VN"/>
            <w:rPrChange w:id="2480" w:author="John Tran" w:date="2015-12-30T22:35:00Z">
              <w:rPr>
                <w:rFonts w:ascii="Times New Roman" w:hAnsi="Times New Roman" w:cs="Times New Roman"/>
                <w:color w:val="000000"/>
                <w:sz w:val="26"/>
                <w:szCs w:val="26"/>
              </w:rPr>
            </w:rPrChange>
          </w:rPr>
          <w:t>đăng nhập</w:t>
        </w:r>
      </w:ins>
      <w:ins w:id="2481" w:author="John Tran" w:date="2015-12-30T22:18:00Z">
        <w:r w:rsidRPr="00690C54">
          <w:rPr>
            <w:rFonts w:ascii="Times New Roman" w:hAnsi="Times New Roman" w:cs="Times New Roman"/>
            <w:color w:val="000000"/>
            <w:sz w:val="26"/>
            <w:szCs w:val="26"/>
            <w:lang w:val="vi-VN"/>
            <w:rPrChange w:id="2482" w:author="John Tran" w:date="2015-12-30T22:24:00Z">
              <w:rPr>
                <w:rFonts w:ascii="Times New Roman" w:hAnsi="Times New Roman"/>
                <w:color w:val="000000"/>
                <w:sz w:val="26"/>
                <w:szCs w:val="26"/>
              </w:rPr>
            </w:rPrChange>
          </w:rPr>
          <w:t xml:space="preserve"> vào một tài khoả</w:t>
        </w:r>
        <w:r w:rsidR="004860B3">
          <w:rPr>
            <w:rFonts w:ascii="Times New Roman" w:hAnsi="Times New Roman" w:cs="Times New Roman"/>
            <w:color w:val="000000"/>
            <w:sz w:val="26"/>
            <w:szCs w:val="26"/>
            <w:lang w:val="vi-VN"/>
          </w:rPr>
          <w:t xml:space="preserve">n </w:t>
        </w:r>
      </w:ins>
      <w:ins w:id="2483" w:author="John Tran" w:date="2015-12-30T22:35:00Z">
        <w:r w:rsidR="004860B3" w:rsidRPr="004860B3">
          <w:rPr>
            <w:rFonts w:ascii="Times New Roman" w:hAnsi="Times New Roman" w:cs="Times New Roman"/>
            <w:color w:val="000000"/>
            <w:sz w:val="26"/>
            <w:szCs w:val="26"/>
            <w:lang w:val="vi-VN"/>
            <w:rPrChange w:id="2484" w:author="John Tran" w:date="2015-12-30T22:36:00Z">
              <w:rPr>
                <w:rFonts w:ascii="Times New Roman" w:hAnsi="Times New Roman" w:cs="Times New Roman"/>
                <w:color w:val="000000"/>
                <w:sz w:val="26"/>
                <w:szCs w:val="26"/>
              </w:rPr>
            </w:rPrChange>
          </w:rPr>
          <w:t>F</w:t>
        </w:r>
      </w:ins>
      <w:ins w:id="2485" w:author="John Tran" w:date="2015-12-30T22:18:00Z">
        <w:r w:rsidRPr="00690C54">
          <w:rPr>
            <w:rFonts w:ascii="Times New Roman" w:hAnsi="Times New Roman" w:cs="Times New Roman"/>
            <w:color w:val="000000"/>
            <w:sz w:val="26"/>
            <w:szCs w:val="26"/>
            <w:lang w:val="vi-VN"/>
            <w:rPrChange w:id="2486" w:author="John Tran" w:date="2015-12-30T22:24:00Z">
              <w:rPr>
                <w:rFonts w:ascii="Times New Roman" w:hAnsi="Times New Roman"/>
                <w:color w:val="000000"/>
                <w:sz w:val="26"/>
                <w:szCs w:val="26"/>
              </w:rPr>
            </w:rPrChange>
          </w:rPr>
          <w:t>acebook, thì giá trị mặc định hiển thị là cho tài khoản đó.</w:t>
        </w:r>
      </w:ins>
    </w:p>
    <w:p w14:paraId="06304D07" w14:textId="39740BAF" w:rsidR="00690C54" w:rsidRPr="004860B3" w:rsidRDefault="00690C54">
      <w:pPr>
        <w:pStyle w:val="TextBody"/>
        <w:widowControl/>
        <w:spacing w:line="360" w:lineRule="auto"/>
        <w:ind w:left="360"/>
        <w:rPr>
          <w:ins w:id="2487" w:author="John Tran" w:date="2015-12-30T22:18:00Z"/>
          <w:rFonts w:ascii="Times New Roman" w:hAnsi="Times New Roman" w:cs="Times New Roman"/>
          <w:b/>
          <w:bCs/>
          <w:sz w:val="26"/>
          <w:szCs w:val="26"/>
          <w:lang w:val="vi-VN"/>
          <w:rPrChange w:id="2488" w:author="John Tran" w:date="2015-12-30T22:31:00Z">
            <w:rPr>
              <w:ins w:id="2489" w:author="John Tran" w:date="2015-12-30T22:18:00Z"/>
              <w:rFonts w:ascii="Times New Roman" w:hAnsi="Times New Roman"/>
              <w:sz w:val="26"/>
              <w:szCs w:val="26"/>
            </w:rPr>
          </w:rPrChange>
        </w:rPr>
        <w:pPrChange w:id="2490" w:author="John Tran" w:date="2015-12-30T22:36:00Z">
          <w:pPr>
            <w:pStyle w:val="TextBody"/>
            <w:widowControl/>
            <w:ind w:left="360" w:firstLine="720"/>
          </w:pPr>
        </w:pPrChange>
      </w:pPr>
      <w:ins w:id="2491" w:author="John Tran" w:date="2015-12-30T22:18:00Z">
        <w:r w:rsidRPr="00690C54">
          <w:rPr>
            <w:rFonts w:ascii="Times New Roman" w:hAnsi="Times New Roman" w:cs="Times New Roman"/>
            <w:b/>
            <w:bCs/>
            <w:noProof/>
            <w:sz w:val="26"/>
            <w:szCs w:val="26"/>
            <w:lang w:eastAsia="ja-JP" w:bidi="ar-SA"/>
            <w:rPrChange w:id="2492" w:author="John Tran" w:date="2015-12-30T22:24:00Z">
              <w:rPr>
                <w:rFonts w:ascii="Times New Roman" w:hAnsi="Times New Roman"/>
                <w:b/>
                <w:bCs/>
                <w:noProof/>
                <w:sz w:val="26"/>
                <w:szCs w:val="26"/>
                <w:lang w:eastAsia="ja-JP" w:bidi="ar-SA"/>
              </w:rPr>
            </w:rPrChange>
          </w:rPr>
          <w:drawing>
            <wp:anchor distT="0" distB="0" distL="0" distR="0" simplePos="0" relativeHeight="251661326" behindDoc="0" locked="0" layoutInCell="1" allowOverlap="1" wp14:anchorId="0B5A32AF" wp14:editId="1E5729EF">
              <wp:simplePos x="0" y="0"/>
              <wp:positionH relativeFrom="column">
                <wp:align>center</wp:align>
              </wp:positionH>
              <wp:positionV relativeFrom="paragraph">
                <wp:align>top</wp:align>
              </wp:positionV>
              <wp:extent cx="4762500" cy="2714625"/>
              <wp:effectExtent l="0" t="0" r="0" b="0"/>
              <wp:wrapSquare wrapText="largest"/>
              <wp:docPr id="430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9"/>
                      <a:stretch>
                        <a:fillRect/>
                      </a:stretch>
                    </pic:blipFill>
                    <pic:spPr bwMode="auto">
                      <a:xfrm>
                        <a:off x="0" y="0"/>
                        <a:ext cx="4762500" cy="2714625"/>
                      </a:xfrm>
                      <a:prstGeom prst="rect">
                        <a:avLst/>
                      </a:prstGeom>
                      <a:noFill/>
                      <a:ln w="9525">
                        <a:noFill/>
                        <a:miter lim="800000"/>
                        <a:headEnd/>
                        <a:tailEnd/>
                      </a:ln>
                    </pic:spPr>
                  </pic:pic>
                </a:graphicData>
              </a:graphic>
            </wp:anchor>
          </w:drawing>
        </w:r>
      </w:ins>
    </w:p>
    <w:p w14:paraId="2E9441E9" w14:textId="3A032F41" w:rsidR="004860B3" w:rsidRPr="004860B3" w:rsidRDefault="004860B3">
      <w:pPr>
        <w:pStyle w:val="TextBody"/>
        <w:widowControl/>
        <w:spacing w:line="360" w:lineRule="auto"/>
        <w:ind w:left="360" w:firstLine="720"/>
        <w:jc w:val="center"/>
        <w:rPr>
          <w:ins w:id="2493" w:author="John Tran" w:date="2015-12-30T22:36:00Z"/>
          <w:rFonts w:ascii="Times New Roman" w:hAnsi="Times New Roman" w:cs="Times New Roman"/>
          <w:color w:val="000000"/>
          <w:sz w:val="26"/>
          <w:szCs w:val="26"/>
          <w:lang w:val="vi-VN"/>
          <w:rPrChange w:id="2494" w:author="John Tran" w:date="2015-12-30T22:37:00Z">
            <w:rPr>
              <w:ins w:id="2495" w:author="John Tran" w:date="2015-12-30T22:36:00Z"/>
              <w:rFonts w:ascii="Times New Roman" w:hAnsi="Times New Roman" w:cs="Times New Roman"/>
              <w:color w:val="000000"/>
              <w:sz w:val="26"/>
              <w:szCs w:val="26"/>
            </w:rPr>
          </w:rPrChange>
        </w:rPr>
        <w:pPrChange w:id="2496" w:author="John Tran" w:date="2015-12-30T22:36:00Z">
          <w:pPr>
            <w:pStyle w:val="TextBody"/>
            <w:widowControl/>
            <w:ind w:left="360" w:firstLine="720"/>
          </w:pPr>
        </w:pPrChange>
      </w:pPr>
      <w:ins w:id="2497" w:author="John Tran" w:date="2015-12-30T22:37:00Z">
        <w:r w:rsidRPr="004860B3">
          <w:rPr>
            <w:rFonts w:ascii="Times New Roman" w:hAnsi="Times New Roman" w:cs="Times New Roman"/>
            <w:color w:val="000000"/>
            <w:sz w:val="26"/>
            <w:szCs w:val="26"/>
            <w:lang w:val="vi-VN"/>
            <w:rPrChange w:id="2498" w:author="John Tran" w:date="2015-12-30T22:37:00Z">
              <w:rPr>
                <w:rFonts w:ascii="Times New Roman" w:hAnsi="Times New Roman" w:cs="Times New Roman"/>
                <w:color w:val="000000"/>
                <w:sz w:val="26"/>
                <w:szCs w:val="26"/>
              </w:rPr>
            </w:rPrChange>
          </w:rPr>
          <w:t>Hình 2.</w:t>
        </w:r>
      </w:ins>
      <w:ins w:id="2499" w:author="John Tran" w:date="2015-12-30T22:47:00Z">
        <w:r w:rsidR="001231C4" w:rsidRPr="001231C4">
          <w:rPr>
            <w:rFonts w:ascii="Times New Roman" w:hAnsi="Times New Roman" w:cs="Times New Roman"/>
            <w:color w:val="000000"/>
            <w:sz w:val="26"/>
            <w:szCs w:val="26"/>
            <w:lang w:val="vi-VN"/>
            <w:rPrChange w:id="2500" w:author="John Tran" w:date="2015-12-30T22:47:00Z">
              <w:rPr>
                <w:rFonts w:ascii="Times New Roman" w:hAnsi="Times New Roman" w:cs="Times New Roman"/>
                <w:color w:val="000000"/>
                <w:sz w:val="26"/>
                <w:szCs w:val="26"/>
              </w:rPr>
            </w:rPrChange>
          </w:rPr>
          <w:t>6</w:t>
        </w:r>
      </w:ins>
      <w:ins w:id="2501" w:author="John Tran" w:date="2015-12-30T22:37:00Z">
        <w:r w:rsidRPr="004860B3">
          <w:rPr>
            <w:rFonts w:ascii="Times New Roman" w:hAnsi="Times New Roman" w:cs="Times New Roman"/>
            <w:color w:val="000000"/>
            <w:sz w:val="26"/>
            <w:szCs w:val="26"/>
            <w:lang w:val="vi-VN"/>
            <w:rPrChange w:id="2502" w:author="John Tran" w:date="2015-12-30T22:37:00Z">
              <w:rPr>
                <w:rFonts w:ascii="Times New Roman" w:hAnsi="Times New Roman" w:cs="Times New Roman"/>
                <w:color w:val="000000"/>
                <w:sz w:val="26"/>
                <w:szCs w:val="26"/>
              </w:rPr>
            </w:rPrChange>
          </w:rPr>
          <w:t>: Mô tả kết nối với cơ sở dữ liệu của Facebook</w:t>
        </w:r>
      </w:ins>
    </w:p>
    <w:p w14:paraId="5F89B024" w14:textId="66A0C07B" w:rsidR="00690C54" w:rsidRPr="00690C54" w:rsidRDefault="00690C54">
      <w:pPr>
        <w:pStyle w:val="TextBody"/>
        <w:widowControl/>
        <w:spacing w:line="360" w:lineRule="auto"/>
        <w:ind w:left="360" w:firstLine="720"/>
        <w:jc w:val="both"/>
        <w:rPr>
          <w:ins w:id="2503" w:author="John Tran" w:date="2015-12-30T22:18:00Z"/>
          <w:rFonts w:ascii="Times New Roman" w:hAnsi="Times New Roman" w:cs="Times New Roman"/>
          <w:color w:val="000000"/>
          <w:sz w:val="26"/>
          <w:szCs w:val="26"/>
          <w:rPrChange w:id="2504" w:author="John Tran" w:date="2015-12-30T22:24:00Z">
            <w:rPr>
              <w:ins w:id="2505" w:author="John Tran" w:date="2015-12-30T22:18:00Z"/>
              <w:rFonts w:ascii="Times New Roman" w:hAnsi="Times New Roman"/>
              <w:color w:val="000000"/>
              <w:sz w:val="26"/>
              <w:szCs w:val="26"/>
            </w:rPr>
          </w:rPrChange>
        </w:rPr>
        <w:pPrChange w:id="2506" w:author="John Tran" w:date="2015-12-30T22:30:00Z">
          <w:pPr>
            <w:pStyle w:val="TextBody"/>
            <w:widowControl/>
            <w:ind w:left="360" w:firstLine="720"/>
          </w:pPr>
        </w:pPrChange>
      </w:pPr>
      <w:ins w:id="2507" w:author="John Tran" w:date="2015-12-30T22:18:00Z">
        <w:r w:rsidRPr="00690C54">
          <w:rPr>
            <w:rFonts w:ascii="Times New Roman" w:hAnsi="Times New Roman" w:cs="Times New Roman"/>
            <w:color w:val="000000"/>
            <w:sz w:val="26"/>
            <w:szCs w:val="26"/>
            <w:rPrChange w:id="2508" w:author="John Tran" w:date="2015-12-30T22:24:00Z">
              <w:rPr>
                <w:rFonts w:ascii="Times New Roman" w:hAnsi="Times New Roman"/>
                <w:color w:val="000000"/>
                <w:sz w:val="26"/>
                <w:szCs w:val="26"/>
              </w:rPr>
            </w:rPrChange>
          </w:rPr>
          <w:t>Một số ứng dụng đang sử dụng RestFB như: Game Angry Bird, IBM, Hubspot, DwinQ, Friend2Friend...</w:t>
        </w:r>
      </w:ins>
      <w:ins w:id="2509" w:author="John Tran" w:date="2015-12-31T00:01:00Z">
        <w:r w:rsidR="00CE263F">
          <w:rPr>
            <w:rFonts w:ascii="Times New Roman" w:hAnsi="Times New Roman" w:cs="Times New Roman"/>
            <w:color w:val="000000"/>
            <w:sz w:val="26"/>
            <w:szCs w:val="26"/>
          </w:rPr>
          <w:t xml:space="preserve"> [11]</w:t>
        </w:r>
      </w:ins>
    </w:p>
    <w:p w14:paraId="14EE5CF2" w14:textId="77777777" w:rsidR="00816573" w:rsidRPr="009F49B8" w:rsidRDefault="00816573" w:rsidP="00816573">
      <w:pPr>
        <w:pStyle w:val="Heading2"/>
        <w:rPr>
          <w:ins w:id="2510" w:author="John Tran" w:date="2015-12-28T20:08:00Z"/>
        </w:rPr>
      </w:pPr>
      <w:bookmarkStart w:id="2511" w:name="_Toc440482240"/>
      <w:ins w:id="2512" w:author="John Tran" w:date="2015-12-28T20:08:00Z">
        <w:r w:rsidRPr="009F49B8">
          <w:t>Giới thiệ</w:t>
        </w:r>
        <w:r>
          <w:t xml:space="preserve">u </w:t>
        </w:r>
        <w:r w:rsidRPr="00955A32">
          <w:t>công cụ</w:t>
        </w:r>
        <w:r w:rsidRPr="009F49B8">
          <w:t xml:space="preserve"> tách từ Tiếng Việt –</w:t>
        </w:r>
        <w:r>
          <w:t xml:space="preserve"> </w:t>
        </w:r>
        <w:r w:rsidRPr="009F49B8">
          <w:t>vnTokenizer</w:t>
        </w:r>
        <w:bookmarkEnd w:id="2511"/>
      </w:ins>
    </w:p>
    <w:p w14:paraId="177079CC" w14:textId="77777777" w:rsidR="00816573" w:rsidRPr="009F49B8" w:rsidRDefault="00816573" w:rsidP="00816573">
      <w:pPr>
        <w:ind w:left="360" w:firstLine="720"/>
        <w:rPr>
          <w:ins w:id="2513" w:author="John Tran" w:date="2015-12-28T20:08:00Z"/>
        </w:rPr>
      </w:pPr>
      <w:ins w:id="2514" w:author="John Tran" w:date="2015-12-28T20:08:00Z">
        <w:r w:rsidRPr="009F49B8">
          <w:t>Tách từ là một quá trình xử lý nhằm mục đích xác định ranh giới của các từ trong câu văn, cũng có thể hiểu đơn giản rằng tách từ là quá trình xác định các từ đơn, từ ghép… có trong câu. Đối với xử lý ngôn ngữ, để có thể xác định cấu trúc ngữ pháp của câu, xác định từ loại của một từ trong câu, yêu cầu nhất thiết đặt ra là phải xác định được đâu là từ trong câu. Vấn đề này tưởng chừng đơn giản với con người nhưng đối với máy tính, đây là bài toán rất khó giải quyết.</w:t>
        </w:r>
      </w:ins>
    </w:p>
    <w:p w14:paraId="50FD3E55" w14:textId="301B2566" w:rsidR="00816573" w:rsidRDefault="00816573" w:rsidP="00816573">
      <w:pPr>
        <w:ind w:left="360" w:firstLine="720"/>
        <w:rPr>
          <w:ins w:id="2515" w:author="John Tran" w:date="2015-12-28T20:08:00Z"/>
        </w:rPr>
      </w:pPr>
      <w:ins w:id="2516" w:author="John Tran" w:date="2015-12-28T20:08:00Z">
        <w:r w:rsidRPr="009F49B8">
          <w:t>Chính vì lý do đó tách từ được xem là bước xử lý quan trọng đối với các hệ thống Xử Lý Ngôn Ngữ Tự Nhiên, đặc biệt là đối với các ngôn ngữ thuộc vùng Đông Á theo loại hình ngôn ngữ đơn lập, ví dụ: tiếng Trung Quốc, tiếng Nhật, tiếng Thái, và tiếng Việt. Với các ngôn ngữ thuộc loại hình này, ranh giới từ không chỉ đơn giản là những khoảng trắng như trong các ngôn ngữ thuộc loại hình hòa kết như tiếng Anh…, mà có sự liên hệ chặt chẽ giữa các tiếng với nhau, một từ có thể cấu tạo bởi một hoặc nhiều tiếng. Vì vậy đối với các ngôn ngữ thuộc vùng Đông Á, vấn đề của bài toán tách từ là khử được sự nhập nhằng trong ranh giới từ.</w:t>
        </w:r>
        <w:r w:rsidRPr="00955A32">
          <w:t xml:space="preserve"> [</w:t>
        </w:r>
      </w:ins>
      <w:ins w:id="2517" w:author="John Tran" w:date="2016-01-04T20:57:00Z">
        <w:r w:rsidR="002C27C2" w:rsidRPr="000070B5">
          <w:rPr>
            <w:rPrChange w:id="2518" w:author="John Tran" w:date="2016-01-07T23:30:00Z">
              <w:rPr>
                <w:lang w:val="en-US"/>
              </w:rPr>
            </w:rPrChange>
          </w:rPr>
          <w:t>19</w:t>
        </w:r>
      </w:ins>
      <w:ins w:id="2519" w:author="John Tran" w:date="2015-12-28T20:08:00Z">
        <w:r w:rsidRPr="00955A32">
          <w:t>]</w:t>
        </w:r>
      </w:ins>
    </w:p>
    <w:p w14:paraId="7ECA2CA3" w14:textId="706CEFB0" w:rsidR="00816573" w:rsidRDefault="00816573">
      <w:pPr>
        <w:ind w:left="360" w:firstLine="720"/>
        <w:rPr>
          <w:ins w:id="2520" w:author="John Tran" w:date="2015-12-28T20:08:00Z"/>
        </w:rPr>
        <w:pPrChange w:id="2521" w:author="John Tran" w:date="2015-12-28T20:09:00Z">
          <w:pPr>
            <w:pStyle w:val="Heading2"/>
          </w:pPr>
        </w:pPrChange>
      </w:pPr>
      <w:ins w:id="2522" w:author="John Tran" w:date="2015-12-28T20:08:00Z">
        <w:r w:rsidRPr="00955A32">
          <w:t>Trong khuôn khổ khóa luận, chúng tôi sử dụng công cụ tách từ dành cho Tiếng Việt – vnTokenizer. Công cụ này tách từ đúng ở độ chính xác và hồi quy trong khoảng 96% đến 98%.</w:t>
        </w:r>
      </w:ins>
    </w:p>
    <w:p w14:paraId="03CF80DB" w14:textId="3BC40247" w:rsidR="0082273B" w:rsidRPr="0082273B" w:rsidDel="009D7540" w:rsidRDefault="0082273B" w:rsidP="009E02E8">
      <w:pPr>
        <w:ind w:left="630" w:firstLine="630"/>
        <w:jc w:val="left"/>
        <w:rPr>
          <w:del w:id="2523" w:author="John Tran" w:date="2015-12-25T14:12:00Z"/>
        </w:rPr>
      </w:pPr>
      <w:del w:id="2524" w:author="John Tran" w:date="2015-12-25T14:12:00Z">
        <w:r w:rsidRPr="0082273B" w:rsidDel="009D7540">
          <w:delText xml:space="preserve">Dữ liệu ban đầu được phân lớp dựa trên bộ từ điển cảm xúc VietSentiWorkNet, sau đó sử dụng </w:delText>
        </w:r>
        <w:r w:rsidR="009F49B8" w:rsidRPr="009F49B8" w:rsidDel="009D7540">
          <w:delText>tập</w:delText>
        </w:r>
        <w:r w:rsidRPr="0082273B" w:rsidDel="009D7540">
          <w:delText xml:space="preserve"> dữ liệu đã được gán nhãn</w:delText>
        </w:r>
        <w:r w:rsidR="009F49B8" w:rsidRPr="009F49B8" w:rsidDel="009D7540">
          <w:delText xml:space="preserve"> này</w:delText>
        </w:r>
        <w:r w:rsidRPr="0082273B" w:rsidDel="009D7540">
          <w:delText xml:space="preserve"> để huấn luyện cho SVM. </w:delText>
        </w:r>
        <w:r w:rsidR="00CF49BC" w:rsidRPr="00CF49BC" w:rsidDel="009D7540">
          <w:delText>Trước khi sử dụng tập dữ liệu đã được gán nhãn này để huấn luyện, hệ thống sử dụng thuật toán TFIDF để trích xuất đặc trưng của tập dữ liệu này và chuyển đổi dữ liệu thành dạng vector đặc trưng để làm dữ liệu huấn luyện cho SVM</w:delText>
        </w:r>
        <w:r w:rsidR="003D736A" w:rsidRPr="003D736A" w:rsidDel="009D7540">
          <w:delText xml:space="preserve">. </w:delText>
        </w:r>
        <w:r w:rsidRPr="0082273B" w:rsidDel="009D7540">
          <w:delText xml:space="preserve">Sử dụng bộ phân lớp SVM </w:delText>
        </w:r>
        <w:r w:rsidR="003D736A" w:rsidRPr="003D736A" w:rsidDel="009D7540">
          <w:delText>đã được huấn luyện kết hợp với bộ phân lớp Lexicon để</w:delText>
        </w:r>
        <w:r w:rsidRPr="0082273B" w:rsidDel="009D7540">
          <w:delText xml:space="preserve"> phân lớp cho dữ liệu</w:delText>
        </w:r>
        <w:r w:rsidR="009F49B8" w:rsidRPr="009F49B8" w:rsidDel="009D7540">
          <w:delText xml:space="preserve"> ban đầu.</w:delText>
        </w:r>
        <w:bookmarkStart w:id="2525" w:name="_Toc438980520"/>
        <w:bookmarkStart w:id="2526" w:name="_Toc439137532"/>
        <w:bookmarkStart w:id="2527" w:name="_Toc439286623"/>
        <w:bookmarkStart w:id="2528" w:name="_Toc440482241"/>
        <w:bookmarkEnd w:id="2525"/>
        <w:bookmarkEnd w:id="2526"/>
        <w:bookmarkEnd w:id="2527"/>
        <w:bookmarkEnd w:id="2528"/>
      </w:del>
    </w:p>
    <w:p w14:paraId="5C7232A5" w14:textId="664F2675" w:rsidR="00BF2081" w:rsidRDefault="00BF2081" w:rsidP="00543E42">
      <w:pPr>
        <w:pStyle w:val="Heading2"/>
      </w:pPr>
      <w:bookmarkStart w:id="2529" w:name="_Toc440482242"/>
      <w:r w:rsidRPr="00BF2081">
        <w:t>Giới thiệu về kho ngữ liệu WordNet</w:t>
      </w:r>
      <w:bookmarkEnd w:id="2529"/>
    </w:p>
    <w:p w14:paraId="6E34B1F3" w14:textId="688C0BD7" w:rsidR="00BF2081" w:rsidRDefault="00BF2081" w:rsidP="009E02E8">
      <w:pPr>
        <w:pStyle w:val="ListParagraph"/>
        <w:spacing w:line="360" w:lineRule="auto"/>
        <w:ind w:left="360" w:firstLine="709"/>
      </w:pPr>
      <w:r w:rsidRPr="00BF2081">
        <w:rPr>
          <w:lang w:val="vi-VN"/>
        </w:rPr>
        <w:t xml:space="preserve">Bài toán khai phá quan điểm sử dụng nhiều kết quả của xử lý ngôn ngữ tự nhiên, trong đó, một kho ngữ liệu chuẩn là cần thiết. </w:t>
      </w:r>
      <w:r w:rsidRPr="00BF2081">
        <w:rPr>
          <w:b/>
          <w:lang w:val="vi-VN"/>
        </w:rPr>
        <w:t xml:space="preserve">WordNet </w:t>
      </w:r>
      <w:r w:rsidRPr="00BF2081">
        <w:rPr>
          <w:lang w:val="vi-VN"/>
        </w:rPr>
        <w:t xml:space="preserve">là một kho ngữ liệu tiếng Anh, các từ tiếng Anh được nhóm thành các bộ từ đồng nghĩa được gọi là các </w:t>
      </w:r>
      <w:r w:rsidRPr="00BF2081">
        <w:rPr>
          <w:i/>
          <w:lang w:val="vi-VN"/>
        </w:rPr>
        <w:t xml:space="preserve">synset, </w:t>
      </w:r>
      <w:r w:rsidRPr="00BF2081">
        <w:rPr>
          <w:lang w:val="vi-VN"/>
        </w:rPr>
        <w:t xml:space="preserve">cung cấp các định nghĩa chung và ngắn gọn, đồng thời, ghi lại giá trị quan hệ ngữ nghĩa học giữa các bộ đồng nghĩa. </w:t>
      </w:r>
      <w:r>
        <w:rPr>
          <w:b/>
        </w:rPr>
        <w:t xml:space="preserve">WordNet </w:t>
      </w:r>
      <w:r>
        <w:t xml:space="preserve">được Cognitive Science Laboratory of Princeton University dưới sự chỉ đạo của Giáo sư George A.Miller tạo ra và duy trì. Được phát triển từ năm 1985, đến nay phiên bản mới nhất là 3.0 chứa 155,287 từ được tổ chức thành 117,659 </w:t>
      </w:r>
      <w:r w:rsidRPr="003B6A8F">
        <w:t>synsets</w:t>
      </w:r>
      <w:r>
        <w:t xml:space="preserve"> [</w:t>
      </w:r>
      <w:del w:id="2530" w:author="John Tran" w:date="2016-01-04T21:01:00Z">
        <w:r w:rsidDel="00CC11A2">
          <w:delText xml:space="preserve">WordNet 3.0 </w:delText>
        </w:r>
        <w:r w:rsidRPr="00207021" w:rsidDel="00CC11A2">
          <w:delText>statistics</w:delText>
        </w:r>
      </w:del>
      <w:ins w:id="2531" w:author="John Tran" w:date="2016-01-04T21:01:00Z">
        <w:r w:rsidR="00CC11A2">
          <w:t>20</w:t>
        </w:r>
      </w:ins>
      <w:r>
        <w:t xml:space="preserve">], kích cỡ khoảng 12MB. Dữ liệu và bộ công cụ </w:t>
      </w:r>
      <w:r>
        <w:rPr>
          <w:b/>
        </w:rPr>
        <w:t xml:space="preserve">WordNet </w:t>
      </w:r>
      <w:r>
        <w:t xml:space="preserve">có thể tải và sử dụng miễn phí tại trang </w:t>
      </w:r>
      <w:r>
        <w:rPr>
          <w:b/>
        </w:rPr>
        <w:t xml:space="preserve">WordNet </w:t>
      </w:r>
      <w:r>
        <w:t>tiếng Anh [</w:t>
      </w:r>
      <w:del w:id="2532" w:author="John Tran" w:date="2016-01-04T21:02:00Z">
        <w:r w:rsidRPr="00207021" w:rsidDel="002F77EA">
          <w:delText>WordNet tiếng Anh</w:delText>
        </w:r>
      </w:del>
      <w:ins w:id="2533" w:author="John Tran" w:date="2016-01-04T21:02:00Z">
        <w:r w:rsidR="002F77EA">
          <w:t>21</w:t>
        </w:r>
      </w:ins>
      <w:r>
        <w:t>].</w:t>
      </w:r>
    </w:p>
    <w:p w14:paraId="769BAF9C" w14:textId="75210E18" w:rsidR="00BF2081" w:rsidRDefault="00BF2081" w:rsidP="009E02E8">
      <w:pPr>
        <w:pStyle w:val="ListParagraph"/>
        <w:spacing w:line="360" w:lineRule="auto"/>
        <w:ind w:left="360" w:firstLine="709"/>
      </w:pPr>
      <w:r>
        <w:t xml:space="preserve">Về phiên bản VietWordNet thì theo </w:t>
      </w:r>
      <w:r w:rsidRPr="001451BA">
        <w:t>Virach Sornlertlamvanich</w:t>
      </w:r>
      <w:del w:id="2534" w:author="John Tran" w:date="2016-01-04T21:03:00Z">
        <w:r w:rsidRPr="001451BA" w:rsidDel="00162F71">
          <w:delText>,</w:delText>
        </w:r>
      </w:del>
      <w:r w:rsidRPr="001451BA">
        <w:t xml:space="preserve"> 2010</w:t>
      </w:r>
      <w:del w:id="2535" w:author="John Tran" w:date="2016-01-04T21:03:00Z">
        <w:r w:rsidDel="00162F71">
          <w:delText xml:space="preserve"> [</w:delText>
        </w:r>
        <w:r w:rsidRPr="001451BA" w:rsidDel="00162F71">
          <w:delText>Virach Sornlertlamvanich</w:delText>
        </w:r>
        <w:r w:rsidDel="00162F71">
          <w:delText>]</w:delText>
        </w:r>
      </w:del>
      <w:r>
        <w:t>, vào thời điểm 05/12/2010, VietWordNet chứa 4,960 từ, 12,270 nghĩa (synset) và 15,872 cặp từ - nghĩa, ước tính hoàn thành 10.44% [</w:t>
      </w:r>
      <w:del w:id="2536" w:author="John Tran" w:date="2016-01-04T21:02:00Z">
        <w:r w:rsidRPr="001451BA" w:rsidDel="00162F71">
          <w:delText>Virach Sornlertlamvanich</w:delText>
        </w:r>
      </w:del>
      <w:ins w:id="2537" w:author="John Tran" w:date="2016-01-04T21:02:00Z">
        <w:r w:rsidR="00162F71">
          <w:t>16</w:t>
        </w:r>
      </w:ins>
      <w:r>
        <w:t>].</w:t>
      </w:r>
    </w:p>
    <w:p w14:paraId="7AF098EC" w14:textId="71E1CAB2" w:rsidR="00BF2081" w:rsidRDefault="00BF2081">
      <w:pPr>
        <w:pStyle w:val="Heading3"/>
      </w:pPr>
      <w:bookmarkStart w:id="2538" w:name="_Toc440482243"/>
      <w:r>
        <w:t>Giới thiệu về kho ngữ liệu SentiWordNet và VietSentiWordNet</w:t>
      </w:r>
      <w:bookmarkEnd w:id="2538"/>
    </w:p>
    <w:p w14:paraId="3FA5D578" w14:textId="67F532F7" w:rsidR="00BF2081" w:rsidRPr="00BF2081" w:rsidRDefault="00BF2081" w:rsidP="009E02E8">
      <w:pPr>
        <w:ind w:left="630" w:firstLine="720"/>
      </w:pPr>
      <w:r w:rsidRPr="00BF2081">
        <w:t>SentiWordNet là một cơ sở dữ liệu từ vựng được phát triển bởi Andrea Esuli và cộng sự, 2006 [</w:t>
      </w:r>
      <w:del w:id="2539" w:author="John Tran" w:date="2016-01-04T21:04:00Z">
        <w:r w:rsidRPr="00BF2081" w:rsidDel="003D4138">
          <w:delText>Andrea Esuli ,Fabrizio Sebastiani (2006)]</w:delText>
        </w:r>
      </w:del>
      <w:ins w:id="2540" w:author="John Tran" w:date="2016-01-04T21:04:00Z">
        <w:r w:rsidR="003D4138" w:rsidRPr="003D4138">
          <w:rPr>
            <w:rPrChange w:id="2541" w:author="John Tran" w:date="2016-01-04T21:04:00Z">
              <w:rPr>
                <w:lang w:val="en-US"/>
              </w:rPr>
            </w:rPrChange>
          </w:rPr>
          <w:t>3]</w:t>
        </w:r>
      </w:ins>
      <w:r w:rsidRPr="00BF2081">
        <w:t xml:space="preserve"> dựa trên WordNet, nhằm hỗ trợ khai phá quan điểm.</w:t>
      </w:r>
    </w:p>
    <w:p w14:paraId="3864CBD4" w14:textId="4E149BF9" w:rsidR="007F6FED" w:rsidRPr="002B4CEF" w:rsidRDefault="00BF2081">
      <w:pPr>
        <w:ind w:left="630" w:firstLine="720"/>
        <w:rPr>
          <w:color w:val="FF0000"/>
          <w:rPrChange w:id="2542" w:author="John Tran" w:date="2015-12-29T10:45:00Z">
            <w:rPr/>
          </w:rPrChange>
        </w:rPr>
      </w:pPr>
      <w:r w:rsidRPr="00BF2081">
        <w:t>Vũ Xuân Sơn và cộng sự, 2011</w:t>
      </w:r>
      <w:del w:id="2543" w:author="John Tran" w:date="2015-12-27T22:20:00Z">
        <w:r w:rsidRPr="00BF2081" w:rsidDel="004779CD">
          <w:delText>[</w:delText>
        </w:r>
      </w:del>
      <w:del w:id="2544" w:author="John Tran" w:date="2015-12-27T22:19:00Z">
        <w:r w:rsidRPr="00BF2081" w:rsidDel="004779CD">
          <w:delText>Vũ Xuân Sơn</w:delText>
        </w:r>
      </w:del>
      <w:del w:id="2545" w:author="John Tran" w:date="2015-12-27T22:20:00Z">
        <w:r w:rsidRPr="00BF2081" w:rsidDel="004779CD">
          <w:delText xml:space="preserve">] </w:delText>
        </w:r>
      </w:del>
      <w:ins w:id="2546" w:author="John Tran" w:date="2015-12-27T22:20:00Z">
        <w:r w:rsidR="004779CD" w:rsidRPr="004779CD">
          <w:rPr>
            <w:rPrChange w:id="2547" w:author="John Tran" w:date="2015-12-27T22:20:00Z">
              <w:rPr>
                <w:lang w:val="en-US"/>
              </w:rPr>
            </w:rPrChange>
          </w:rPr>
          <w:t xml:space="preserve"> </w:t>
        </w:r>
      </w:ins>
      <w:r w:rsidRPr="00BF2081">
        <w:t xml:space="preserve">cũng đã xây dựng được bộ từ điển VietSentiWordNet ứng dụng khai phá quan điểm tin tức. Từ điển này có 977 synsets, với 1179 từ. Các tác giả áp dụng từ điển VietSentiWordNet vào bài toán phát hiện và tổng hợp quan điểm tin tức trên miền dữ liệu </w:t>
      </w:r>
      <w:ins w:id="2548" w:author="Thanh Thai Nguyen" w:date="2015-12-24T14:22:00Z">
        <w:r w:rsidR="0094559D">
          <w:fldChar w:fldCharType="begin"/>
        </w:r>
        <w:r w:rsidR="0094559D">
          <w:instrText xml:space="preserve"> HYPERLINK "http://vnexpress.net/" </w:instrText>
        </w:r>
        <w:r w:rsidR="0094559D">
          <w:fldChar w:fldCharType="separate"/>
        </w:r>
        <w:r w:rsidR="0094559D" w:rsidRPr="0094559D">
          <w:rPr>
            <w:rStyle w:val="Hyperlink"/>
          </w:rPr>
          <w:t>http://vnexpress.net/</w:t>
        </w:r>
        <w:r w:rsidR="0094559D">
          <w:fldChar w:fldCharType="end"/>
        </w:r>
        <w:r w:rsidRPr="0094559D">
          <w:t xml:space="preserve"> </w:t>
        </w:r>
      </w:ins>
      <w:r w:rsidRPr="00BF2081">
        <w:t>thu được độ chính xác tổng hợp quan điểm ở mức câu, cho kết quả cao nhất là 69,97% [</w:t>
      </w:r>
      <w:del w:id="2549" w:author="John Tran" w:date="2015-12-27T22:19:00Z">
        <w:r w:rsidRPr="00BF2081" w:rsidDel="004779CD">
          <w:delText>Vũ Xuân Sơn</w:delText>
        </w:r>
      </w:del>
      <w:ins w:id="2550" w:author="John Tran" w:date="2015-12-27T22:19:00Z">
        <w:r w:rsidR="004779CD" w:rsidRPr="004779CD">
          <w:rPr>
            <w:rPrChange w:id="2551" w:author="John Tran" w:date="2015-12-27T22:19:00Z">
              <w:rPr>
                <w:lang w:val="en-US"/>
              </w:rPr>
            </w:rPrChange>
          </w:rPr>
          <w:t>1</w:t>
        </w:r>
      </w:ins>
      <w:r w:rsidRPr="00BF2081">
        <w:t xml:space="preserve">]. </w:t>
      </w:r>
      <w:ins w:id="2552" w:author="John Tran" w:date="2015-12-29T07:50:00Z">
        <w:r w:rsidR="00CF6297" w:rsidRPr="00CF6297">
          <w:rPr>
            <w:rPrChange w:id="2553" w:author="John Tran" w:date="2015-12-29T07:50:00Z">
              <w:rPr>
                <w:lang w:val="en-US"/>
              </w:rPr>
            </w:rPrChange>
          </w:rPr>
          <w:t>T</w:t>
        </w:r>
      </w:ins>
      <w:del w:id="2554" w:author="John Tran" w:date="2015-12-29T07:50:00Z">
        <w:r w:rsidRPr="00CF6297" w:rsidDel="00CF6297">
          <w:delText>Và t</w:delText>
        </w:r>
      </w:del>
      <w:r w:rsidRPr="00CF6297">
        <w:t xml:space="preserve">rong khuôn khổ của khóa luận này, nhóm quyết định chọn bộ từ điển VietSentiWordNet cho quá trình tạo dữ liệu </w:t>
      </w:r>
      <w:r w:rsidR="00B36C95" w:rsidRPr="00CF6297">
        <w:t>huấn luyện</w:t>
      </w:r>
      <w:r w:rsidRPr="00CF6297">
        <w:t xml:space="preserve"> cho hệ thống để đưa ra quyết định phân lớp cảm xúc.</w:t>
      </w:r>
    </w:p>
    <w:p w14:paraId="05A9B12F" w14:textId="12F23922" w:rsidR="00AF75A5" w:rsidRPr="001B0199" w:rsidRDefault="00AF75A5">
      <w:pPr>
        <w:pStyle w:val="Heading3"/>
      </w:pPr>
      <w:bookmarkStart w:id="2555" w:name="_Toc440482244"/>
      <w:r w:rsidRPr="001B0199">
        <w:t>Một số khái niệm được sử dụng về WordNet</w:t>
      </w:r>
      <w:bookmarkEnd w:id="2555"/>
    </w:p>
    <w:p w14:paraId="1232C4EE" w14:textId="5E07B8BE" w:rsidR="00AF75A5" w:rsidRPr="00AF75A5" w:rsidRDefault="00AF75A5">
      <w:pPr>
        <w:pStyle w:val="ListParagraph"/>
        <w:numPr>
          <w:ilvl w:val="0"/>
          <w:numId w:val="11"/>
        </w:numPr>
        <w:spacing w:line="360" w:lineRule="auto"/>
        <w:ind w:left="900"/>
        <w:rPr>
          <w:b/>
          <w:lang w:val="vi-VN"/>
        </w:rPr>
        <w:pPrChange w:id="2556" w:author="John Tran" w:date="2015-12-29T07:53:00Z">
          <w:pPr>
            <w:pStyle w:val="ListParagraph"/>
            <w:numPr>
              <w:numId w:val="11"/>
            </w:numPr>
            <w:ind w:left="900" w:hanging="360"/>
          </w:pPr>
        </w:pPrChange>
      </w:pPr>
      <w:r w:rsidRPr="00AF75A5">
        <w:rPr>
          <w:b/>
          <w:i/>
          <w:lang w:val="vi-VN"/>
        </w:rPr>
        <w:t xml:space="preserve">Synset: </w:t>
      </w:r>
      <w:r w:rsidRPr="00AF75A5">
        <w:rPr>
          <w:lang w:val="vi-VN"/>
        </w:rPr>
        <w:t>là một bản ghi, cấu tạo bởi 6 cột, các cột phân cách bởi dấ</w:t>
      </w:r>
      <w:r>
        <w:rPr>
          <w:lang w:val="vi-VN"/>
        </w:rPr>
        <w:t>u &lt;tab&gt;</w:t>
      </w:r>
    </w:p>
    <w:p w14:paraId="29F44884" w14:textId="77777777" w:rsidR="00AF75A5" w:rsidRPr="00AF75A5" w:rsidRDefault="00AF75A5">
      <w:pPr>
        <w:pStyle w:val="ListParagraph"/>
        <w:numPr>
          <w:ilvl w:val="2"/>
          <w:numId w:val="11"/>
        </w:numPr>
        <w:spacing w:line="360" w:lineRule="auto"/>
        <w:ind w:left="1260"/>
        <w:rPr>
          <w:b/>
          <w:lang w:val="vi-VN"/>
        </w:rPr>
        <w:pPrChange w:id="2557" w:author="John Tran" w:date="2015-12-29T07:53:00Z">
          <w:pPr>
            <w:pStyle w:val="ListParagraph"/>
            <w:numPr>
              <w:ilvl w:val="1"/>
              <w:numId w:val="11"/>
            </w:numPr>
            <w:ind w:left="900" w:hanging="360"/>
          </w:pPr>
        </w:pPrChange>
      </w:pPr>
      <w:r>
        <w:t xml:space="preserve">POS: từ loại của từ - </w:t>
      </w:r>
      <w:r w:rsidRPr="00444A93">
        <w:t>part of speech</w:t>
      </w:r>
    </w:p>
    <w:p w14:paraId="0D95E9E8" w14:textId="77777777" w:rsidR="00AF75A5" w:rsidRPr="00AF75A5" w:rsidRDefault="00AF75A5">
      <w:pPr>
        <w:pStyle w:val="ListParagraph"/>
        <w:numPr>
          <w:ilvl w:val="2"/>
          <w:numId w:val="11"/>
        </w:numPr>
        <w:spacing w:line="360" w:lineRule="auto"/>
        <w:ind w:left="1260"/>
        <w:rPr>
          <w:b/>
          <w:lang w:val="vi-VN"/>
        </w:rPr>
        <w:pPrChange w:id="2558" w:author="John Tran" w:date="2015-12-29T07:53:00Z">
          <w:pPr>
            <w:pStyle w:val="ListParagraph"/>
            <w:numPr>
              <w:ilvl w:val="1"/>
              <w:numId w:val="11"/>
            </w:numPr>
            <w:ind w:left="900" w:hanging="360"/>
          </w:pPr>
        </w:pPrChange>
      </w:pPr>
      <w:r>
        <w:t>ID: mã đại diện cho synset</w:t>
      </w:r>
    </w:p>
    <w:p w14:paraId="43651D78" w14:textId="77777777" w:rsidR="00AF75A5" w:rsidRPr="00AF75A5" w:rsidRDefault="00AF75A5">
      <w:pPr>
        <w:pStyle w:val="ListParagraph"/>
        <w:numPr>
          <w:ilvl w:val="2"/>
          <w:numId w:val="11"/>
        </w:numPr>
        <w:spacing w:line="360" w:lineRule="auto"/>
        <w:ind w:left="1260"/>
        <w:rPr>
          <w:b/>
          <w:lang w:val="vi-VN"/>
        </w:rPr>
        <w:pPrChange w:id="2559" w:author="John Tran" w:date="2015-12-29T07:53:00Z">
          <w:pPr>
            <w:pStyle w:val="ListParagraph"/>
            <w:numPr>
              <w:ilvl w:val="1"/>
              <w:numId w:val="11"/>
            </w:numPr>
            <w:ind w:left="900" w:hanging="360"/>
          </w:pPr>
        </w:pPrChange>
      </w:pPr>
      <w:r>
        <w:t>PosScore: trọng số tích cực của từ</w:t>
      </w:r>
    </w:p>
    <w:p w14:paraId="0EDEFC49" w14:textId="77777777" w:rsidR="00AF75A5" w:rsidRPr="00AF75A5" w:rsidRDefault="00AF75A5">
      <w:pPr>
        <w:pStyle w:val="ListParagraph"/>
        <w:numPr>
          <w:ilvl w:val="2"/>
          <w:numId w:val="11"/>
        </w:numPr>
        <w:spacing w:line="360" w:lineRule="auto"/>
        <w:ind w:left="1260"/>
        <w:rPr>
          <w:b/>
          <w:lang w:val="vi-VN"/>
        </w:rPr>
        <w:pPrChange w:id="2560" w:author="John Tran" w:date="2015-12-29T07:53:00Z">
          <w:pPr>
            <w:pStyle w:val="ListParagraph"/>
            <w:numPr>
              <w:ilvl w:val="1"/>
              <w:numId w:val="11"/>
            </w:numPr>
            <w:ind w:left="900" w:hanging="360"/>
          </w:pPr>
        </w:pPrChange>
      </w:pPr>
      <w:r w:rsidRPr="00AF75A5">
        <w:rPr>
          <w:lang w:val="vi-VN"/>
        </w:rPr>
        <w:t>NegScore: trọng số tiêu cực của từ</w:t>
      </w:r>
    </w:p>
    <w:p w14:paraId="156B8925" w14:textId="77777777" w:rsidR="00AF75A5" w:rsidRPr="00AF75A5" w:rsidRDefault="00AF75A5">
      <w:pPr>
        <w:pStyle w:val="ListParagraph"/>
        <w:numPr>
          <w:ilvl w:val="2"/>
          <w:numId w:val="11"/>
        </w:numPr>
        <w:spacing w:line="360" w:lineRule="auto"/>
        <w:ind w:left="1260"/>
        <w:rPr>
          <w:b/>
          <w:lang w:val="vi-VN"/>
        </w:rPr>
        <w:pPrChange w:id="2561" w:author="John Tran" w:date="2015-12-29T07:53:00Z">
          <w:pPr>
            <w:pStyle w:val="ListParagraph"/>
            <w:numPr>
              <w:ilvl w:val="1"/>
              <w:numId w:val="11"/>
            </w:numPr>
            <w:ind w:left="900" w:hanging="360"/>
          </w:pPr>
        </w:pPrChange>
      </w:pPr>
      <w:r>
        <w:t>SynsetTerms: là những từ nhận định trong Synset.</w:t>
      </w:r>
      <w:r w:rsidRPr="00444A93">
        <w:t xml:space="preserve"> </w:t>
      </w:r>
    </w:p>
    <w:p w14:paraId="513B6B3E" w14:textId="77777777" w:rsidR="00AF75A5" w:rsidRPr="00AF75A5" w:rsidRDefault="00AF75A5">
      <w:pPr>
        <w:pStyle w:val="ListParagraph"/>
        <w:numPr>
          <w:ilvl w:val="0"/>
          <w:numId w:val="11"/>
        </w:numPr>
        <w:spacing w:line="360" w:lineRule="auto"/>
        <w:ind w:left="900"/>
        <w:rPr>
          <w:b/>
          <w:lang w:val="vi-VN"/>
        </w:rPr>
        <w:pPrChange w:id="2562" w:author="John Tran" w:date="2015-12-29T07:53:00Z">
          <w:pPr>
            <w:pStyle w:val="ListParagraph"/>
            <w:numPr>
              <w:numId w:val="11"/>
            </w:numPr>
            <w:ind w:left="900" w:hanging="360"/>
          </w:pPr>
        </w:pPrChange>
      </w:pPr>
      <w:r w:rsidRPr="00AF75A5">
        <w:rPr>
          <w:b/>
          <w:i/>
        </w:rPr>
        <w:t xml:space="preserve">SynsetTerms: </w:t>
      </w:r>
      <w:r>
        <w:t>là những từ nhận định trong Synset. Một Synset có thể có chứa nhiều từ, và các từ này là đồng nghĩa với nhau. Một từ có thể có nhiều ngữ cảnh khác nhau và trọng số Pos(s)/Neg(s) sẽ khác nhau, do đó các từ này sẽ được gán kèm theo số hiệu để phân biệt các từ.</w:t>
      </w:r>
    </w:p>
    <w:p w14:paraId="0677BFC4" w14:textId="77777777" w:rsidR="00AF75A5" w:rsidRPr="00AF75A5" w:rsidRDefault="00AF75A5">
      <w:pPr>
        <w:pStyle w:val="ListParagraph"/>
        <w:numPr>
          <w:ilvl w:val="2"/>
          <w:numId w:val="11"/>
        </w:numPr>
        <w:spacing w:line="360" w:lineRule="auto"/>
        <w:ind w:left="1260"/>
        <w:rPr>
          <w:b/>
          <w:lang w:val="vi-VN"/>
        </w:rPr>
        <w:pPrChange w:id="2563" w:author="John Tran" w:date="2015-12-29T07:53:00Z">
          <w:pPr>
            <w:pStyle w:val="ListParagraph"/>
            <w:numPr>
              <w:ilvl w:val="1"/>
              <w:numId w:val="11"/>
            </w:numPr>
            <w:ind w:left="900" w:hanging="360"/>
          </w:pPr>
        </w:pPrChange>
      </w:pPr>
      <w:r w:rsidRPr="00AF75A5">
        <w:rPr>
          <w:b/>
          <w:i/>
        </w:rPr>
        <w:t>Ví dụ:</w:t>
      </w:r>
      <w:r w:rsidRPr="00AF75A5">
        <w:rPr>
          <w:b/>
        </w:rPr>
        <w:t xml:space="preserve"> </w:t>
      </w:r>
      <w:r>
        <w:t xml:space="preserve">từ </w:t>
      </w:r>
      <w:r w:rsidRPr="00AF75A5">
        <w:rPr>
          <w:i/>
        </w:rPr>
        <w:t xml:space="preserve">high#3 </w:t>
      </w:r>
      <w:r>
        <w:t xml:space="preserve">có trọng số Pos(s)/Neg(s) là </w:t>
      </w:r>
      <w:r w:rsidRPr="00CC2A72">
        <w:t>0.375/0.125. Term</w:t>
      </w:r>
      <w:r>
        <w:t xml:space="preserve"> </w:t>
      </w:r>
      <w:r w:rsidRPr="00AF75A5">
        <w:rPr>
          <w:i/>
        </w:rPr>
        <w:t>hope#1</w:t>
      </w:r>
      <w:r w:rsidRPr="00CC2A72">
        <w:t xml:space="preserve"> có trọng số</w:t>
      </w:r>
      <w:r>
        <w:t xml:space="preserve"> Pos(s)/Neg(s) là 0.125/0</w:t>
      </w:r>
    </w:p>
    <w:p w14:paraId="71F4C3D3" w14:textId="3B046D36" w:rsidR="00AF75A5" w:rsidRPr="00AF75A5" w:rsidRDefault="00AF75A5">
      <w:pPr>
        <w:pStyle w:val="ListParagraph"/>
        <w:numPr>
          <w:ilvl w:val="0"/>
          <w:numId w:val="11"/>
        </w:numPr>
        <w:spacing w:line="360" w:lineRule="auto"/>
        <w:ind w:left="900"/>
        <w:rPr>
          <w:b/>
          <w:lang w:val="vi-VN"/>
        </w:rPr>
        <w:pPrChange w:id="2564" w:author="John Tran" w:date="2015-12-29T07:53:00Z">
          <w:pPr>
            <w:pStyle w:val="ListParagraph"/>
            <w:numPr>
              <w:numId w:val="11"/>
            </w:numPr>
            <w:ind w:left="900" w:hanging="360"/>
          </w:pPr>
        </w:pPrChange>
      </w:pPr>
      <w:r w:rsidRPr="00AF75A5">
        <w:rPr>
          <w:b/>
          <w:i/>
          <w:lang w:val="vi-VN"/>
        </w:rPr>
        <w:t xml:space="preserve">Gloss: </w:t>
      </w:r>
      <w:r w:rsidRPr="00AF75A5">
        <w:rPr>
          <w:lang w:val="vi-VN"/>
        </w:rPr>
        <w:t>là cột giải nghĩa và ngữ cảnh sử dụng của từ.</w:t>
      </w:r>
    </w:p>
    <w:p w14:paraId="79A72551" w14:textId="77777777" w:rsidR="00735DB5" w:rsidRDefault="00735DB5">
      <w:pPr>
        <w:spacing w:after="200" w:line="276" w:lineRule="auto"/>
        <w:jc w:val="left"/>
        <w:rPr>
          <w:ins w:id="2565" w:author="John Tran" w:date="2016-01-07T23:06:00Z"/>
          <w:b/>
          <w:i/>
        </w:rPr>
      </w:pPr>
      <w:ins w:id="2566" w:author="John Tran" w:date="2016-01-07T23:06:00Z">
        <w:r>
          <w:rPr>
            <w:b/>
            <w:i/>
          </w:rPr>
          <w:br w:type="page"/>
        </w:r>
      </w:ins>
    </w:p>
    <w:p w14:paraId="560973AE" w14:textId="28B9C429" w:rsidR="00AF75A5" w:rsidRDefault="00AF75A5">
      <w:pPr>
        <w:ind w:left="630"/>
        <w:rPr>
          <w:b/>
        </w:rPr>
      </w:pPr>
      <w:r>
        <w:rPr>
          <w:b/>
          <w:i/>
        </w:rPr>
        <w:t>Ví dụ:</w:t>
      </w:r>
    </w:p>
    <w:p w14:paraId="43A7C821" w14:textId="77777777" w:rsidR="00AF75A5" w:rsidRDefault="00AF75A5" w:rsidP="009E02E8">
      <w:pPr>
        <w:ind w:left="630"/>
        <w:rPr>
          <w:b/>
        </w:rPr>
      </w:pPr>
      <w:r>
        <w:rPr>
          <w:noProof/>
          <w:lang w:val="en-US" w:eastAsia="ja-JP"/>
        </w:rPr>
        <w:drawing>
          <wp:inline distT="0" distB="0" distL="0" distR="0" wp14:anchorId="03D51FA6" wp14:editId="7CD8550C">
            <wp:extent cx="5172075" cy="1468120"/>
            <wp:effectExtent l="19050" t="19050" r="28575" b="17780"/>
            <wp:docPr id="43009" name="Picture 4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2075" cy="1468120"/>
                    </a:xfrm>
                    <a:prstGeom prst="rect">
                      <a:avLst/>
                    </a:prstGeom>
                    <a:ln>
                      <a:solidFill>
                        <a:schemeClr val="tx1"/>
                      </a:solidFill>
                    </a:ln>
                  </pic:spPr>
                </pic:pic>
              </a:graphicData>
            </a:graphic>
          </wp:inline>
        </w:drawing>
      </w:r>
    </w:p>
    <w:p w14:paraId="0A8E2374" w14:textId="0478427F" w:rsidR="002B4CEF" w:rsidRDefault="00AF75A5">
      <w:pPr>
        <w:spacing w:after="0"/>
        <w:ind w:left="634"/>
        <w:jc w:val="center"/>
        <w:rPr>
          <w:ins w:id="2567" w:author="John Tran" w:date="2015-12-29T10:45:00Z"/>
        </w:rPr>
        <w:pPrChange w:id="2568" w:author="John Tran" w:date="2015-12-29T07:53:00Z">
          <w:pPr>
            <w:ind w:left="630"/>
            <w:jc w:val="center"/>
          </w:pPr>
        </w:pPrChange>
      </w:pPr>
      <w:r>
        <w:t>Hình</w:t>
      </w:r>
      <w:r>
        <w:rPr>
          <w:lang w:val="en-US"/>
        </w:rPr>
        <w:t xml:space="preserve"> </w:t>
      </w:r>
      <w:ins w:id="2569" w:author="John Tran" w:date="2015-12-29T07:51:00Z">
        <w:r w:rsidR="001231C4">
          <w:rPr>
            <w:lang w:val="en-US"/>
          </w:rPr>
          <w:t>2.</w:t>
        </w:r>
      </w:ins>
      <w:ins w:id="2570" w:author="John Tran" w:date="2015-12-30T22:48:00Z">
        <w:r w:rsidR="001231C4">
          <w:rPr>
            <w:lang w:val="en-US"/>
          </w:rPr>
          <w:t>7</w:t>
        </w:r>
      </w:ins>
      <w:del w:id="2571" w:author="John Tran" w:date="2015-12-29T07:51:00Z">
        <w:r w:rsidDel="00CF6297">
          <w:rPr>
            <w:lang w:val="en-US"/>
          </w:rPr>
          <w:delText>1</w:delText>
        </w:r>
      </w:del>
      <w:r>
        <w:t>: Cấu trúc trong file SentiWordNet</w:t>
      </w:r>
      <w:ins w:id="2572" w:author="John Tran" w:date="2015-12-29T07:52:00Z">
        <w:r w:rsidR="00CF6297">
          <w:rPr>
            <w:lang w:val="en-US"/>
          </w:rPr>
          <w:t xml:space="preserve"> </w:t>
        </w:r>
      </w:ins>
      <w:r>
        <w:t>3.0</w:t>
      </w:r>
    </w:p>
    <w:p w14:paraId="16B585BD" w14:textId="09F2BD42" w:rsidR="00AF75A5" w:rsidRDefault="00AF75A5">
      <w:pPr>
        <w:spacing w:after="0"/>
        <w:ind w:left="634"/>
        <w:jc w:val="center"/>
        <w:pPrChange w:id="2573" w:author="John Tran" w:date="2015-12-29T07:53:00Z">
          <w:pPr>
            <w:ind w:left="630"/>
            <w:jc w:val="center"/>
          </w:pPr>
        </w:pPrChange>
      </w:pPr>
      <w:del w:id="2574" w:author="John Tran" w:date="2015-12-29T07:51:00Z">
        <w:r w:rsidDel="00CF6297">
          <w:delText>.txt</w:delText>
        </w:r>
      </w:del>
    </w:p>
    <w:p w14:paraId="4CD85EC7" w14:textId="77777777" w:rsidR="00AF75A5" w:rsidRDefault="00AF75A5" w:rsidP="009E02E8">
      <w:pPr>
        <w:ind w:left="630"/>
      </w:pPr>
      <w:r>
        <w:t>Trong đó:</w:t>
      </w:r>
    </w:p>
    <w:tbl>
      <w:tblPr>
        <w:tblStyle w:val="TableGrid"/>
        <w:tblW w:w="8063" w:type="dxa"/>
        <w:tblInd w:w="715" w:type="dxa"/>
        <w:tblLayout w:type="fixed"/>
        <w:tblLook w:val="04A0" w:firstRow="1" w:lastRow="0" w:firstColumn="1" w:lastColumn="0" w:noHBand="0" w:noVBand="1"/>
        <w:tblPrChange w:id="2575" w:author="John Tran" w:date="2015-12-29T07:51:00Z">
          <w:tblPr>
            <w:tblStyle w:val="TableGrid"/>
            <w:tblW w:w="8285" w:type="dxa"/>
            <w:jc w:val="center"/>
            <w:tblLayout w:type="fixed"/>
            <w:tblLook w:val="04A0" w:firstRow="1" w:lastRow="0" w:firstColumn="1" w:lastColumn="0" w:noHBand="0" w:noVBand="1"/>
          </w:tblPr>
        </w:tblPrChange>
      </w:tblPr>
      <w:tblGrid>
        <w:gridCol w:w="625"/>
        <w:gridCol w:w="900"/>
        <w:gridCol w:w="1310"/>
        <w:gridCol w:w="1305"/>
        <w:gridCol w:w="1610"/>
        <w:gridCol w:w="2313"/>
        <w:tblGridChange w:id="2576">
          <w:tblGrid>
            <w:gridCol w:w="625"/>
            <w:gridCol w:w="1360"/>
            <w:gridCol w:w="1305"/>
            <w:gridCol w:w="1305"/>
            <w:gridCol w:w="1710"/>
            <w:gridCol w:w="1980"/>
          </w:tblGrid>
        </w:tblGridChange>
      </w:tblGrid>
      <w:tr w:rsidR="00AF75A5" w:rsidRPr="00CE5813" w14:paraId="7F52066E" w14:textId="77777777" w:rsidTr="00CF6297">
        <w:trPr>
          <w:trPrChange w:id="2577" w:author="John Tran" w:date="2015-12-29T07:51:00Z">
            <w:trPr>
              <w:jc w:val="center"/>
            </w:trPr>
          </w:trPrChange>
        </w:trPr>
        <w:tc>
          <w:tcPr>
            <w:tcW w:w="625" w:type="dxa"/>
            <w:tcPrChange w:id="2578" w:author="John Tran" w:date="2015-12-29T07:51:00Z">
              <w:tcPr>
                <w:tcW w:w="625" w:type="dxa"/>
              </w:tcPr>
            </w:tcPrChange>
          </w:tcPr>
          <w:p w14:paraId="23B8DE33" w14:textId="77777777" w:rsidR="00AF75A5" w:rsidRPr="00CE5813" w:rsidRDefault="00AF75A5" w:rsidP="00DD7874">
            <w:pPr>
              <w:ind w:left="-113"/>
              <w:jc w:val="center"/>
              <w:rPr>
                <w:i/>
                <w:rPrChange w:id="2579" w:author="Thanh Thai Nguyen" w:date="2015-12-24T16:03:00Z">
                  <w:rPr/>
                </w:rPrChange>
              </w:rPr>
              <w:pPrChange w:id="2580" w:author="John Tran" w:date="2016-02-15T21:42:00Z">
                <w:pPr>
                  <w:ind w:left="-113"/>
                </w:pPr>
              </w:pPrChange>
            </w:pPr>
            <w:r w:rsidRPr="00CE5813">
              <w:rPr>
                <w:i/>
                <w:rPrChange w:id="2581" w:author="Thanh Thai Nguyen" w:date="2015-12-24T16:03:00Z">
                  <w:rPr/>
                </w:rPrChange>
              </w:rPr>
              <w:t>POS</w:t>
            </w:r>
          </w:p>
        </w:tc>
        <w:tc>
          <w:tcPr>
            <w:tcW w:w="900" w:type="dxa"/>
            <w:tcPrChange w:id="2582" w:author="John Tran" w:date="2015-12-29T07:51:00Z">
              <w:tcPr>
                <w:tcW w:w="1360" w:type="dxa"/>
              </w:tcPr>
            </w:tcPrChange>
          </w:tcPr>
          <w:p w14:paraId="0630FF35" w14:textId="77777777" w:rsidR="00AF75A5" w:rsidRPr="00CE5813" w:rsidRDefault="00AF75A5" w:rsidP="00DD7874">
            <w:pPr>
              <w:ind w:left="-98"/>
              <w:jc w:val="center"/>
              <w:rPr>
                <w:i/>
                <w:rPrChange w:id="2583" w:author="Thanh Thai Nguyen" w:date="2015-12-24T16:03:00Z">
                  <w:rPr/>
                </w:rPrChange>
              </w:rPr>
              <w:pPrChange w:id="2584" w:author="John Tran" w:date="2016-02-15T21:42:00Z">
                <w:pPr>
                  <w:ind w:left="-98"/>
                </w:pPr>
              </w:pPrChange>
            </w:pPr>
            <w:r w:rsidRPr="00CE5813">
              <w:rPr>
                <w:i/>
                <w:rPrChange w:id="2585" w:author="Thanh Thai Nguyen" w:date="2015-12-24T16:03:00Z">
                  <w:rPr/>
                </w:rPrChange>
              </w:rPr>
              <w:t>ID</w:t>
            </w:r>
          </w:p>
        </w:tc>
        <w:tc>
          <w:tcPr>
            <w:tcW w:w="1310" w:type="dxa"/>
            <w:tcPrChange w:id="2586" w:author="John Tran" w:date="2015-12-29T07:51:00Z">
              <w:tcPr>
                <w:tcW w:w="1305" w:type="dxa"/>
              </w:tcPr>
            </w:tcPrChange>
          </w:tcPr>
          <w:p w14:paraId="20BB3BF8" w14:textId="77777777" w:rsidR="00AF75A5" w:rsidRPr="00CE5813" w:rsidRDefault="00AF75A5" w:rsidP="00AF75A5">
            <w:pPr>
              <w:rPr>
                <w:i/>
                <w:rPrChange w:id="2587" w:author="Thanh Thai Nguyen" w:date="2015-12-24T16:03:00Z">
                  <w:rPr/>
                </w:rPrChange>
              </w:rPr>
            </w:pPr>
            <w:r w:rsidRPr="00CE5813">
              <w:rPr>
                <w:i/>
                <w:rPrChange w:id="2588" w:author="Thanh Thai Nguyen" w:date="2015-12-24T16:03:00Z">
                  <w:rPr/>
                </w:rPrChange>
              </w:rPr>
              <w:t>PosScore</w:t>
            </w:r>
          </w:p>
        </w:tc>
        <w:tc>
          <w:tcPr>
            <w:tcW w:w="1305" w:type="dxa"/>
            <w:tcPrChange w:id="2589" w:author="John Tran" w:date="2015-12-29T07:51:00Z">
              <w:tcPr>
                <w:tcW w:w="1305" w:type="dxa"/>
              </w:tcPr>
            </w:tcPrChange>
          </w:tcPr>
          <w:p w14:paraId="49F856E9" w14:textId="77777777" w:rsidR="00AF75A5" w:rsidRPr="00CE5813" w:rsidRDefault="00AF75A5" w:rsidP="00AF75A5">
            <w:pPr>
              <w:rPr>
                <w:i/>
                <w:rPrChange w:id="2590" w:author="Thanh Thai Nguyen" w:date="2015-12-24T16:03:00Z">
                  <w:rPr/>
                </w:rPrChange>
              </w:rPr>
            </w:pPr>
            <w:r w:rsidRPr="00CE5813">
              <w:rPr>
                <w:i/>
                <w:rPrChange w:id="2591" w:author="Thanh Thai Nguyen" w:date="2015-12-24T16:03:00Z">
                  <w:rPr/>
                </w:rPrChange>
              </w:rPr>
              <w:t>NegScore</w:t>
            </w:r>
          </w:p>
        </w:tc>
        <w:tc>
          <w:tcPr>
            <w:tcW w:w="1610" w:type="dxa"/>
            <w:tcPrChange w:id="2592" w:author="John Tran" w:date="2015-12-29T07:51:00Z">
              <w:tcPr>
                <w:tcW w:w="1710" w:type="dxa"/>
              </w:tcPr>
            </w:tcPrChange>
          </w:tcPr>
          <w:p w14:paraId="572AFCDD" w14:textId="77777777" w:rsidR="00AF75A5" w:rsidRPr="00CE5813" w:rsidRDefault="00AF75A5" w:rsidP="009E02E8">
            <w:pPr>
              <w:ind w:left="8"/>
              <w:rPr>
                <w:i/>
                <w:rPrChange w:id="2593" w:author="Thanh Thai Nguyen" w:date="2015-12-24T16:03:00Z">
                  <w:rPr/>
                </w:rPrChange>
              </w:rPr>
            </w:pPr>
            <w:r w:rsidRPr="00CE5813">
              <w:rPr>
                <w:i/>
                <w:rPrChange w:id="2594" w:author="Thanh Thai Nguyen" w:date="2015-12-24T16:03:00Z">
                  <w:rPr/>
                </w:rPrChange>
              </w:rPr>
              <w:t>SynsetTerms</w:t>
            </w:r>
          </w:p>
        </w:tc>
        <w:tc>
          <w:tcPr>
            <w:tcW w:w="2313" w:type="dxa"/>
            <w:tcPrChange w:id="2595" w:author="John Tran" w:date="2015-12-29T07:51:00Z">
              <w:tcPr>
                <w:tcW w:w="1980" w:type="dxa"/>
              </w:tcPr>
            </w:tcPrChange>
          </w:tcPr>
          <w:p w14:paraId="27338A6C" w14:textId="77777777" w:rsidR="00AF75A5" w:rsidRPr="00CE5813" w:rsidRDefault="00AF75A5" w:rsidP="009E02E8">
            <w:pPr>
              <w:ind w:left="630"/>
              <w:rPr>
                <w:i/>
                <w:rPrChange w:id="2596" w:author="Thanh Thai Nguyen" w:date="2015-12-24T16:03:00Z">
                  <w:rPr/>
                </w:rPrChange>
              </w:rPr>
            </w:pPr>
            <w:r w:rsidRPr="00CE5813">
              <w:rPr>
                <w:i/>
                <w:rPrChange w:id="2597" w:author="Thanh Thai Nguyen" w:date="2015-12-24T16:03:00Z">
                  <w:rPr/>
                </w:rPrChange>
              </w:rPr>
              <w:t>Gloss</w:t>
            </w:r>
          </w:p>
        </w:tc>
      </w:tr>
      <w:tr w:rsidR="00AF75A5" w:rsidRPr="00CE5813" w14:paraId="22ED867A" w14:textId="77777777" w:rsidTr="00CF6297">
        <w:trPr>
          <w:trPrChange w:id="2598" w:author="John Tran" w:date="2015-12-29T07:51:00Z">
            <w:trPr>
              <w:jc w:val="center"/>
            </w:trPr>
          </w:trPrChange>
        </w:trPr>
        <w:tc>
          <w:tcPr>
            <w:tcW w:w="625" w:type="dxa"/>
            <w:tcPrChange w:id="2599" w:author="John Tran" w:date="2015-12-29T07:51:00Z">
              <w:tcPr>
                <w:tcW w:w="625" w:type="dxa"/>
              </w:tcPr>
            </w:tcPrChange>
          </w:tcPr>
          <w:p w14:paraId="08CDA8D1" w14:textId="77777777" w:rsidR="00AF75A5" w:rsidRPr="00CE5813" w:rsidRDefault="00AF75A5" w:rsidP="009E02E8">
            <w:pPr>
              <w:ind w:left="67"/>
              <w:rPr>
                <w:i/>
                <w:rPrChange w:id="2600" w:author="Thanh Thai Nguyen" w:date="2015-12-24T16:03:00Z">
                  <w:rPr/>
                </w:rPrChange>
              </w:rPr>
            </w:pPr>
            <w:r w:rsidRPr="00CE5813">
              <w:rPr>
                <w:i/>
                <w:rPrChange w:id="2601" w:author="Thanh Thai Nguyen" w:date="2015-12-24T16:03:00Z">
                  <w:rPr/>
                </w:rPrChange>
              </w:rPr>
              <w:t>a</w:t>
            </w:r>
          </w:p>
        </w:tc>
        <w:tc>
          <w:tcPr>
            <w:tcW w:w="900" w:type="dxa"/>
            <w:tcPrChange w:id="2602" w:author="John Tran" w:date="2015-12-29T07:51:00Z">
              <w:tcPr>
                <w:tcW w:w="1360" w:type="dxa"/>
              </w:tcPr>
            </w:tcPrChange>
          </w:tcPr>
          <w:p w14:paraId="54D22155" w14:textId="77777777" w:rsidR="00AF75A5" w:rsidRPr="00CE5813" w:rsidRDefault="00AF75A5" w:rsidP="009E02E8">
            <w:pPr>
              <w:ind w:left="67"/>
              <w:rPr>
                <w:i/>
                <w:rPrChange w:id="2603" w:author="Thanh Thai Nguyen" w:date="2015-12-24T16:03:00Z">
                  <w:rPr/>
                </w:rPrChange>
              </w:rPr>
            </w:pPr>
            <w:r w:rsidRPr="00CE5813">
              <w:rPr>
                <w:i/>
                <w:rPrChange w:id="2604" w:author="Thanh Thai Nguyen" w:date="2015-12-24T16:03:00Z">
                  <w:rPr/>
                </w:rPrChange>
              </w:rPr>
              <w:t>00001740</w:t>
            </w:r>
          </w:p>
        </w:tc>
        <w:tc>
          <w:tcPr>
            <w:tcW w:w="1310" w:type="dxa"/>
            <w:tcPrChange w:id="2605" w:author="John Tran" w:date="2015-12-29T07:51:00Z">
              <w:tcPr>
                <w:tcW w:w="1305" w:type="dxa"/>
              </w:tcPr>
            </w:tcPrChange>
          </w:tcPr>
          <w:p w14:paraId="1C5597B1" w14:textId="77777777" w:rsidR="00AF75A5" w:rsidRPr="00CE5813" w:rsidRDefault="00AF75A5" w:rsidP="009E02E8">
            <w:pPr>
              <w:ind w:left="67"/>
              <w:rPr>
                <w:i/>
                <w:rPrChange w:id="2606" w:author="Thanh Thai Nguyen" w:date="2015-12-24T16:03:00Z">
                  <w:rPr/>
                </w:rPrChange>
              </w:rPr>
            </w:pPr>
            <w:r w:rsidRPr="00CE5813">
              <w:rPr>
                <w:i/>
                <w:rPrChange w:id="2607" w:author="Thanh Thai Nguyen" w:date="2015-12-24T16:03:00Z">
                  <w:rPr/>
                </w:rPrChange>
              </w:rPr>
              <w:t>0.125</w:t>
            </w:r>
          </w:p>
        </w:tc>
        <w:tc>
          <w:tcPr>
            <w:tcW w:w="1305" w:type="dxa"/>
            <w:tcPrChange w:id="2608" w:author="John Tran" w:date="2015-12-29T07:51:00Z">
              <w:tcPr>
                <w:tcW w:w="1305" w:type="dxa"/>
              </w:tcPr>
            </w:tcPrChange>
          </w:tcPr>
          <w:p w14:paraId="1AA924AA" w14:textId="77777777" w:rsidR="00AF75A5" w:rsidRPr="00CE5813" w:rsidRDefault="00AF75A5" w:rsidP="009E02E8">
            <w:pPr>
              <w:ind w:left="67"/>
              <w:rPr>
                <w:i/>
                <w:rPrChange w:id="2609" w:author="Thanh Thai Nguyen" w:date="2015-12-24T16:03:00Z">
                  <w:rPr/>
                </w:rPrChange>
              </w:rPr>
            </w:pPr>
            <w:r w:rsidRPr="00CE5813">
              <w:rPr>
                <w:i/>
                <w:rPrChange w:id="2610" w:author="Thanh Thai Nguyen" w:date="2015-12-24T16:03:00Z">
                  <w:rPr/>
                </w:rPrChange>
              </w:rPr>
              <w:t>0</w:t>
            </w:r>
          </w:p>
        </w:tc>
        <w:tc>
          <w:tcPr>
            <w:tcW w:w="1610" w:type="dxa"/>
            <w:tcPrChange w:id="2611" w:author="John Tran" w:date="2015-12-29T07:51:00Z">
              <w:tcPr>
                <w:tcW w:w="1710" w:type="dxa"/>
              </w:tcPr>
            </w:tcPrChange>
          </w:tcPr>
          <w:p w14:paraId="65F04C8C" w14:textId="77777777" w:rsidR="00AF75A5" w:rsidRPr="00CE5813" w:rsidRDefault="00AF75A5" w:rsidP="009E02E8">
            <w:pPr>
              <w:ind w:left="67"/>
              <w:rPr>
                <w:i/>
                <w:rPrChange w:id="2612" w:author="Thanh Thai Nguyen" w:date="2015-12-24T16:03:00Z">
                  <w:rPr/>
                </w:rPrChange>
              </w:rPr>
            </w:pPr>
            <w:r w:rsidRPr="00CE5813">
              <w:rPr>
                <w:i/>
                <w:rPrChange w:id="2613" w:author="Thanh Thai Nguyen" w:date="2015-12-24T16:03:00Z">
                  <w:rPr/>
                </w:rPrChange>
              </w:rPr>
              <w:t>able#1</w:t>
            </w:r>
          </w:p>
        </w:tc>
        <w:tc>
          <w:tcPr>
            <w:tcW w:w="2313" w:type="dxa"/>
            <w:tcPrChange w:id="2614" w:author="John Tran" w:date="2015-12-29T07:51:00Z">
              <w:tcPr>
                <w:tcW w:w="1980" w:type="dxa"/>
              </w:tcPr>
            </w:tcPrChange>
          </w:tcPr>
          <w:p w14:paraId="4EB578F1" w14:textId="00FC45DA" w:rsidR="00AF75A5" w:rsidRPr="00CE5813" w:rsidRDefault="00AF75A5" w:rsidP="009E02E8">
            <w:pPr>
              <w:ind w:left="67"/>
              <w:jc w:val="left"/>
              <w:rPr>
                <w:i/>
                <w:rPrChange w:id="2615" w:author="Thanh Thai Nguyen" w:date="2015-12-24T16:03:00Z">
                  <w:rPr/>
                </w:rPrChange>
              </w:rPr>
            </w:pPr>
            <w:r w:rsidRPr="00CE5813">
              <w:rPr>
                <w:i/>
                <w:rPrChange w:id="2616" w:author="Thanh Thai Nguyen" w:date="2015-12-24T16:03:00Z">
                  <w:rPr/>
                </w:rPrChange>
              </w:rPr>
              <w:t>(usually followed by to) having the necessary means</w:t>
            </w:r>
          </w:p>
        </w:tc>
      </w:tr>
      <w:tr w:rsidR="00AF75A5" w:rsidRPr="00CE5813" w14:paraId="58636AC2" w14:textId="77777777" w:rsidTr="00CF6297">
        <w:trPr>
          <w:trHeight w:val="1673"/>
          <w:trPrChange w:id="2617" w:author="John Tran" w:date="2015-12-29T07:52:00Z">
            <w:trPr>
              <w:jc w:val="center"/>
            </w:trPr>
          </w:trPrChange>
        </w:trPr>
        <w:tc>
          <w:tcPr>
            <w:tcW w:w="625" w:type="dxa"/>
            <w:tcPrChange w:id="2618" w:author="John Tran" w:date="2015-12-29T07:52:00Z">
              <w:tcPr>
                <w:tcW w:w="625" w:type="dxa"/>
              </w:tcPr>
            </w:tcPrChange>
          </w:tcPr>
          <w:p w14:paraId="0D4CB065" w14:textId="77777777" w:rsidR="00AF75A5" w:rsidRPr="00CE5813" w:rsidRDefault="00AF75A5" w:rsidP="009E02E8">
            <w:pPr>
              <w:ind w:left="67"/>
              <w:rPr>
                <w:i/>
                <w:rPrChange w:id="2619" w:author="Thanh Thai Nguyen" w:date="2015-12-24T16:03:00Z">
                  <w:rPr/>
                </w:rPrChange>
              </w:rPr>
            </w:pPr>
            <w:r w:rsidRPr="00CE5813">
              <w:rPr>
                <w:i/>
                <w:rPrChange w:id="2620" w:author="Thanh Thai Nguyen" w:date="2015-12-24T16:03:00Z">
                  <w:rPr/>
                </w:rPrChange>
              </w:rPr>
              <w:t>a</w:t>
            </w:r>
          </w:p>
        </w:tc>
        <w:tc>
          <w:tcPr>
            <w:tcW w:w="900" w:type="dxa"/>
            <w:tcPrChange w:id="2621" w:author="John Tran" w:date="2015-12-29T07:52:00Z">
              <w:tcPr>
                <w:tcW w:w="1360" w:type="dxa"/>
              </w:tcPr>
            </w:tcPrChange>
          </w:tcPr>
          <w:p w14:paraId="5217BD66" w14:textId="77777777" w:rsidR="00AF75A5" w:rsidRPr="00CE5813" w:rsidRDefault="00AF75A5" w:rsidP="009E02E8">
            <w:pPr>
              <w:ind w:left="67"/>
              <w:rPr>
                <w:i/>
                <w:rPrChange w:id="2622" w:author="Thanh Thai Nguyen" w:date="2015-12-24T16:03:00Z">
                  <w:rPr/>
                </w:rPrChange>
              </w:rPr>
            </w:pPr>
            <w:r w:rsidRPr="00CE5813">
              <w:rPr>
                <w:i/>
                <w:rPrChange w:id="2623" w:author="Thanh Thai Nguyen" w:date="2015-12-24T16:03:00Z">
                  <w:rPr/>
                </w:rPrChange>
              </w:rPr>
              <w:t>00002098</w:t>
            </w:r>
          </w:p>
        </w:tc>
        <w:tc>
          <w:tcPr>
            <w:tcW w:w="1310" w:type="dxa"/>
            <w:tcPrChange w:id="2624" w:author="John Tran" w:date="2015-12-29T07:52:00Z">
              <w:tcPr>
                <w:tcW w:w="1305" w:type="dxa"/>
              </w:tcPr>
            </w:tcPrChange>
          </w:tcPr>
          <w:p w14:paraId="73C9E06C" w14:textId="77777777" w:rsidR="00AF75A5" w:rsidRPr="00CE5813" w:rsidRDefault="00AF75A5" w:rsidP="009E02E8">
            <w:pPr>
              <w:ind w:left="67"/>
              <w:rPr>
                <w:i/>
                <w:rPrChange w:id="2625" w:author="Thanh Thai Nguyen" w:date="2015-12-24T16:03:00Z">
                  <w:rPr/>
                </w:rPrChange>
              </w:rPr>
            </w:pPr>
            <w:r w:rsidRPr="00CE5813">
              <w:rPr>
                <w:i/>
                <w:rPrChange w:id="2626" w:author="Thanh Thai Nguyen" w:date="2015-12-24T16:03:00Z">
                  <w:rPr/>
                </w:rPrChange>
              </w:rPr>
              <w:t>0</w:t>
            </w:r>
          </w:p>
        </w:tc>
        <w:tc>
          <w:tcPr>
            <w:tcW w:w="1305" w:type="dxa"/>
            <w:tcPrChange w:id="2627" w:author="John Tran" w:date="2015-12-29T07:52:00Z">
              <w:tcPr>
                <w:tcW w:w="1305" w:type="dxa"/>
              </w:tcPr>
            </w:tcPrChange>
          </w:tcPr>
          <w:p w14:paraId="22B37E6E" w14:textId="77777777" w:rsidR="00AF75A5" w:rsidRPr="00CE5813" w:rsidRDefault="00AF75A5" w:rsidP="009E02E8">
            <w:pPr>
              <w:ind w:left="67"/>
              <w:rPr>
                <w:i/>
                <w:rPrChange w:id="2628" w:author="Thanh Thai Nguyen" w:date="2015-12-24T16:03:00Z">
                  <w:rPr/>
                </w:rPrChange>
              </w:rPr>
            </w:pPr>
            <w:r w:rsidRPr="00CE5813">
              <w:rPr>
                <w:i/>
                <w:rPrChange w:id="2629" w:author="Thanh Thai Nguyen" w:date="2015-12-24T16:03:00Z">
                  <w:rPr/>
                </w:rPrChange>
              </w:rPr>
              <w:t>0.75</w:t>
            </w:r>
          </w:p>
        </w:tc>
        <w:tc>
          <w:tcPr>
            <w:tcW w:w="1610" w:type="dxa"/>
            <w:tcPrChange w:id="2630" w:author="John Tran" w:date="2015-12-29T07:52:00Z">
              <w:tcPr>
                <w:tcW w:w="1710" w:type="dxa"/>
              </w:tcPr>
            </w:tcPrChange>
          </w:tcPr>
          <w:p w14:paraId="5B060AB7" w14:textId="77777777" w:rsidR="00AF75A5" w:rsidRPr="00CE5813" w:rsidRDefault="00AF75A5" w:rsidP="009E02E8">
            <w:pPr>
              <w:ind w:left="67"/>
              <w:rPr>
                <w:i/>
                <w:rPrChange w:id="2631" w:author="Thanh Thai Nguyen" w:date="2015-12-24T16:03:00Z">
                  <w:rPr/>
                </w:rPrChange>
              </w:rPr>
            </w:pPr>
            <w:r w:rsidRPr="00CE5813">
              <w:rPr>
                <w:i/>
                <w:rPrChange w:id="2632" w:author="Thanh Thai Nguyen" w:date="2015-12-24T16:03:00Z">
                  <w:rPr/>
                </w:rPrChange>
              </w:rPr>
              <w:t>unable#1</w:t>
            </w:r>
          </w:p>
        </w:tc>
        <w:tc>
          <w:tcPr>
            <w:tcW w:w="2313" w:type="dxa"/>
            <w:tcPrChange w:id="2633" w:author="John Tran" w:date="2015-12-29T07:52:00Z">
              <w:tcPr>
                <w:tcW w:w="1980" w:type="dxa"/>
              </w:tcPr>
            </w:tcPrChange>
          </w:tcPr>
          <w:p w14:paraId="11D5F6A2" w14:textId="3379A8A9" w:rsidR="00AF75A5" w:rsidRPr="00CE5813" w:rsidRDefault="00AF75A5" w:rsidP="009E02E8">
            <w:pPr>
              <w:ind w:left="67"/>
              <w:jc w:val="left"/>
              <w:rPr>
                <w:i/>
                <w:rPrChange w:id="2634" w:author="Thanh Thai Nguyen" w:date="2015-12-24T16:03:00Z">
                  <w:rPr/>
                </w:rPrChange>
              </w:rPr>
            </w:pPr>
            <w:r w:rsidRPr="00CE5813">
              <w:rPr>
                <w:i/>
                <w:rPrChange w:id="2635" w:author="Thanh Thai Nguyen" w:date="2015-12-24T16:03:00Z">
                  <w:rPr/>
                </w:rPrChange>
              </w:rPr>
              <w:t>(usually followed by to) not having the necessary means</w:t>
            </w:r>
          </w:p>
        </w:tc>
      </w:tr>
    </w:tbl>
    <w:p w14:paraId="7903805F" w14:textId="4468ACC1" w:rsidR="00AF75A5" w:rsidRPr="00CF6297" w:rsidRDefault="00CF6297">
      <w:pPr>
        <w:spacing w:before="120"/>
        <w:ind w:left="634"/>
        <w:jc w:val="center"/>
        <w:pPrChange w:id="2636" w:author="John Tran" w:date="2015-12-29T07:53:00Z">
          <w:pPr>
            <w:ind w:left="630"/>
          </w:pPr>
        </w:pPrChange>
      </w:pPr>
      <w:ins w:id="2637" w:author="John Tran" w:date="2015-12-29T07:52:00Z">
        <w:r w:rsidRPr="00CF6297">
          <w:rPr>
            <w:rPrChange w:id="2638" w:author="John Tran" w:date="2015-12-29T07:52:00Z">
              <w:rPr>
                <w:lang w:val="en-US"/>
              </w:rPr>
            </w:rPrChange>
          </w:rPr>
          <w:t>Bả</w:t>
        </w:r>
        <w:r w:rsidR="004A6C98">
          <w:t>ng 2</w:t>
        </w:r>
      </w:ins>
      <w:ins w:id="2639" w:author="John Tran" w:date="2015-12-30T22:51:00Z">
        <w:r w:rsidR="004A6C98" w:rsidRPr="004A6C98">
          <w:rPr>
            <w:rPrChange w:id="2640" w:author="John Tran" w:date="2015-12-30T22:51:00Z">
              <w:rPr>
                <w:lang w:val="en-US"/>
              </w:rPr>
            </w:rPrChange>
          </w:rPr>
          <w:t>.</w:t>
        </w:r>
      </w:ins>
      <w:ins w:id="2641" w:author="John Tran" w:date="2015-12-30T22:56:00Z">
        <w:r w:rsidR="004A6C98" w:rsidRPr="00694E39">
          <w:rPr>
            <w:rPrChange w:id="2642" w:author="John Tran" w:date="2015-12-30T22:57:00Z">
              <w:rPr>
                <w:lang w:val="en-US"/>
              </w:rPr>
            </w:rPrChange>
          </w:rPr>
          <w:t>2</w:t>
        </w:r>
      </w:ins>
      <w:ins w:id="2643" w:author="John Tran" w:date="2015-12-29T07:52:00Z">
        <w:r w:rsidRPr="00CF6297">
          <w:rPr>
            <w:rPrChange w:id="2644" w:author="John Tran" w:date="2015-12-29T07:52:00Z">
              <w:rPr>
                <w:lang w:val="en-US"/>
              </w:rPr>
            </w:rPrChange>
          </w:rPr>
          <w:t>: Mô tả cấu trúc của SentiWordNet 3.0</w:t>
        </w:r>
      </w:ins>
    </w:p>
    <w:p w14:paraId="1660ABEF" w14:textId="68B2164C" w:rsidR="00AF75A5" w:rsidRPr="00676420" w:rsidRDefault="00AF75A5" w:rsidP="0057630B">
      <w:pPr>
        <w:ind w:left="630" w:firstLine="630"/>
      </w:pPr>
      <w:r w:rsidRPr="00676420">
        <w:t>Phiên bản đầ</w:t>
      </w:r>
      <w:r>
        <w:t>u tiên SentiWordNet 1.0 được</w:t>
      </w:r>
      <w:r w:rsidRPr="00676420">
        <w:t xml:space="preserve"> xây dựng từ WordNet 2.0, mỗi</w:t>
      </w:r>
      <w:r>
        <w:t xml:space="preserve"> </w:t>
      </w:r>
      <w:r w:rsidRPr="00676420">
        <w:t xml:space="preserve">synset </w:t>
      </w:r>
      <w:r>
        <w:t>được</w:t>
      </w:r>
      <w:r w:rsidRPr="00676420">
        <w:t xml:space="preserve"> gán trọng số</w:t>
      </w:r>
      <w:r>
        <w:t xml:space="preserve"> Obj(s) -</w:t>
      </w:r>
      <w:r w:rsidRPr="00676420">
        <w:t xml:space="preserve"> độ</w:t>
      </w:r>
      <w:r>
        <w:t xml:space="preserve"> khách quan, Pos(s) - </w:t>
      </w:r>
      <w:r w:rsidRPr="00676420">
        <w:t>độ tích cự</w:t>
      </w:r>
      <w:r>
        <w:t>c , Neg(s) -</w:t>
      </w:r>
      <w:r w:rsidRPr="00676420">
        <w:t xml:space="preserve"> độ</w:t>
      </w:r>
      <w:r>
        <w:t xml:space="preserve"> </w:t>
      </w:r>
      <w:r w:rsidRPr="00676420">
        <w:t xml:space="preserve">tiêu cực của từ </w:t>
      </w:r>
      <w:r>
        <w:t>được</w:t>
      </w:r>
      <w:r w:rsidRPr="00676420">
        <w:t xml:space="preserve"> chứa trong synset đó. Các nghĩa khác nhau của cùng một từ có</w:t>
      </w:r>
      <w:r>
        <w:t xml:space="preserve"> </w:t>
      </w:r>
      <w:r w:rsidRPr="00676420">
        <w:t>thể có thuộc tính liên quan quan điể</w:t>
      </w:r>
      <w:r>
        <w:t>m (opinion-related) khác nhau [</w:t>
      </w:r>
      <w:del w:id="2645" w:author="John Tran" w:date="2016-01-04T21:05:00Z">
        <w:r w:rsidRPr="00DE13AF" w:rsidDel="003D4138">
          <w:delText>Stefano Baccianella, Andrea Esuli</w:delText>
        </w:r>
      </w:del>
      <w:ins w:id="2646" w:author="John Tran" w:date="2016-01-04T21:05:00Z">
        <w:r w:rsidR="003D4138" w:rsidRPr="003D4138">
          <w:rPr>
            <w:rPrChange w:id="2647" w:author="John Tran" w:date="2016-01-04T21:05:00Z">
              <w:rPr>
                <w:lang w:val="en-US"/>
              </w:rPr>
            </w:rPrChange>
          </w:rPr>
          <w:t>13</w:t>
        </w:r>
      </w:ins>
      <w:r w:rsidRPr="00676420">
        <w:t>].</w:t>
      </w:r>
    </w:p>
    <w:p w14:paraId="15B0A733" w14:textId="7E76ADDD" w:rsidR="00AF75A5" w:rsidRPr="00676420" w:rsidRDefault="00AF75A5" w:rsidP="0057630B">
      <w:pPr>
        <w:ind w:left="630" w:firstLine="630"/>
      </w:pPr>
      <w:r w:rsidRPr="00676420">
        <w:t xml:space="preserve">Ví dụ: </w:t>
      </w:r>
      <w:r w:rsidRPr="00AF75A5">
        <w:t>T</w:t>
      </w:r>
      <w:r w:rsidRPr="00676420">
        <w:t xml:space="preserve">rong SentiWordNet 1.0, synset [estimable (J,3)] </w:t>
      </w:r>
      <w:r>
        <w:t>tương</w:t>
      </w:r>
      <w:r w:rsidRPr="00676420">
        <w:t xml:space="preserve"> ứng với nghĩa “</w:t>
      </w:r>
      <w:r w:rsidRPr="00CE5813">
        <w:rPr>
          <w:i/>
          <w:rPrChange w:id="2648" w:author="Thanh Thai Nguyen" w:date="2015-12-24T16:02:00Z">
            <w:rPr/>
          </w:rPrChange>
        </w:rPr>
        <w:t>có thể đã tính toán hoặc ước lượng</w:t>
      </w:r>
      <w:r w:rsidRPr="00676420">
        <w:t>” cho tính từ</w:t>
      </w:r>
      <w:r>
        <w:t xml:space="preserve"> estimable</w:t>
      </w:r>
      <w:r w:rsidRPr="00676420">
        <w:t>, có điểm Obj(s) là 1.0,</w:t>
      </w:r>
      <w:r>
        <w:t xml:space="preserve"> </w:t>
      </w:r>
      <w:r w:rsidRPr="00676420">
        <w:t>Pos(s)</w:t>
      </w:r>
      <w:r>
        <w:t xml:space="preserve"> </w:t>
      </w:r>
      <w:r w:rsidRPr="00676420">
        <w:t>=</w:t>
      </w:r>
      <w:r>
        <w:t xml:space="preserve"> </w:t>
      </w:r>
      <w:r w:rsidRPr="00676420">
        <w:t>Neg</w:t>
      </w:r>
      <w:r>
        <w:t xml:space="preserve"> </w:t>
      </w:r>
      <w:r w:rsidRPr="00676420">
        <w:t>(s)</w:t>
      </w:r>
      <w:r>
        <w:t xml:space="preserve"> </w:t>
      </w:r>
      <w:r w:rsidRPr="00676420">
        <w:t xml:space="preserve">=0, trong khi synset [estimable (J,1)] </w:t>
      </w:r>
      <w:r>
        <w:t>tương</w:t>
      </w:r>
      <w:r w:rsidRPr="00676420">
        <w:t xml:space="preserve"> ứng với nghĩa “</w:t>
      </w:r>
      <w:r w:rsidRPr="00CE5813">
        <w:rPr>
          <w:i/>
          <w:rPrChange w:id="2649" w:author="Thanh Thai Nguyen" w:date="2015-12-24T16:02:00Z">
            <w:rPr/>
          </w:rPrChange>
        </w:rPr>
        <w:t>xứng đáng được tôn trọng hoặc khen thưởng nhiều</w:t>
      </w:r>
      <w:r w:rsidRPr="00676420">
        <w:t>” thì có Pos(s)=0.75, Neg(s)=0 và Obj(s)</w:t>
      </w:r>
      <w:r>
        <w:t xml:space="preserve"> </w:t>
      </w:r>
      <w:r w:rsidRPr="00676420">
        <w:t>=</w:t>
      </w:r>
      <w:r>
        <w:t xml:space="preserve"> </w:t>
      </w:r>
      <w:r w:rsidRPr="00676420">
        <w:t>0.25.</w:t>
      </w:r>
    </w:p>
    <w:p w14:paraId="15F5D4D2" w14:textId="293E90AA" w:rsidR="00AF75A5" w:rsidRDefault="00AF75A5" w:rsidP="0057630B">
      <w:pPr>
        <w:ind w:left="630" w:firstLine="630"/>
        <w:rPr>
          <w:ins w:id="2650" w:author="Thanh Thai Nguyen" w:date="2015-12-24T16:05:00Z"/>
        </w:rPr>
      </w:pPr>
      <w:r w:rsidRPr="00676420">
        <w:t xml:space="preserve">Các trọng số Pos score, Neg score và Obj score </w:t>
      </w:r>
      <w:del w:id="2651" w:author="Thanh Thai Nguyen" w:date="2015-12-24T16:03:00Z">
        <w:r w:rsidRPr="00676420" w:rsidDel="00CE5813">
          <w:delText xml:space="preserve">đƣợc </w:delText>
        </w:r>
      </w:del>
      <w:ins w:id="2652" w:author="Thanh Thai Nguyen" w:date="2015-12-24T16:03:00Z">
        <w:r w:rsidR="00CE5813" w:rsidRPr="00CE5813">
          <w:rPr>
            <w:rPrChange w:id="2653" w:author="Thanh Thai Nguyen" w:date="2015-12-24T16:04:00Z">
              <w:rPr>
                <w:lang w:val="en-US"/>
              </w:rPr>
            </w:rPrChange>
          </w:rPr>
          <w:t>được</w:t>
        </w:r>
        <w:r w:rsidR="00CE5813" w:rsidRPr="00676420">
          <w:t xml:space="preserve"> </w:t>
        </w:r>
      </w:ins>
      <w:r w:rsidRPr="00676420">
        <w:t>cho trong khoảng từ 0.0</w:t>
      </w:r>
      <w:r>
        <w:t xml:space="preserve"> </w:t>
      </w:r>
      <w:r w:rsidRPr="00676420">
        <w:t>đến</w:t>
      </w:r>
      <w:r>
        <w:t xml:space="preserve"> </w:t>
      </w:r>
      <w:r w:rsidRPr="00676420">
        <w:t>1.0, tổng ba trọng số này tƣng ứng với mộ</w:t>
      </w:r>
      <w:r>
        <w:t>t synset là 1.0.</w:t>
      </w:r>
    </w:p>
    <w:p w14:paraId="3121C0BA" w14:textId="1EB8B028" w:rsidR="007A2DF1" w:rsidRDefault="007A2DF1">
      <w:pPr>
        <w:pStyle w:val="Heading3"/>
        <w:rPr>
          <w:ins w:id="2654" w:author="Thanh Thai Nguyen" w:date="2015-12-24T16:06:00Z"/>
          <w:lang w:val="en-US"/>
        </w:rPr>
        <w:pPrChange w:id="2655" w:author="John Tran" w:date="2015-12-30T09:48:00Z">
          <w:pPr>
            <w:ind w:left="630"/>
          </w:pPr>
        </w:pPrChange>
      </w:pPr>
      <w:bookmarkStart w:id="2656" w:name="_Toc440482245"/>
      <w:ins w:id="2657" w:author="Thanh Thai Nguyen" w:date="2015-12-24T16:06:00Z">
        <w:r>
          <w:rPr>
            <w:lang w:val="en-US"/>
          </w:rPr>
          <w:t>Các phiên bản SentiWordNet</w:t>
        </w:r>
        <w:bookmarkEnd w:id="2656"/>
      </w:ins>
    </w:p>
    <w:p w14:paraId="2FC83063" w14:textId="0C605013" w:rsidR="007A2DF1" w:rsidRDefault="007A2DF1" w:rsidP="004E0386">
      <w:pPr>
        <w:pStyle w:val="ListParagraph"/>
        <w:numPr>
          <w:ilvl w:val="0"/>
          <w:numId w:val="29"/>
        </w:numPr>
        <w:spacing w:after="160" w:line="360" w:lineRule="auto"/>
        <w:ind w:left="1080"/>
        <w:jc w:val="left"/>
        <w:rPr>
          <w:ins w:id="2658" w:author="Thanh Thai Nguyen" w:date="2015-12-24T16:07:00Z"/>
        </w:rPr>
      </w:pPr>
      <w:ins w:id="2659" w:author="Thanh Thai Nguyen" w:date="2015-12-24T16:07:00Z">
        <w:r w:rsidRPr="002C2D27">
          <w:t xml:space="preserve">SentiWordNet 1.0 </w:t>
        </w:r>
        <w:r>
          <w:t>được</w:t>
        </w:r>
        <w:r w:rsidRPr="002C2D27">
          <w:t xml:space="preserve"> giới thiệu năm 2006 và </w:t>
        </w:r>
        <w:r>
          <w:t xml:space="preserve">được </w:t>
        </w:r>
        <w:r w:rsidRPr="002C2D27">
          <w:t>chấp nhận rộng rãi</w:t>
        </w:r>
        <w:r>
          <w:t xml:space="preserve"> </w:t>
        </w:r>
        <w:r w:rsidRPr="00400801">
          <w:t>cho nghiên cứu. [</w:t>
        </w:r>
        <w:del w:id="2660" w:author="John Tran" w:date="2016-01-04T21:04:00Z">
          <w:r w:rsidRPr="00DE13AF" w:rsidDel="003D4138">
            <w:delText>Andrea Esuli ,Fabrizio Sebastiani</w:delText>
          </w:r>
        </w:del>
      </w:ins>
      <w:ins w:id="2661" w:author="John Tran" w:date="2016-01-04T21:04:00Z">
        <w:r w:rsidR="003D4138">
          <w:t>3</w:t>
        </w:r>
      </w:ins>
      <w:ins w:id="2662" w:author="Thanh Thai Nguyen" w:date="2015-12-24T16:07:00Z">
        <w:r w:rsidRPr="00400801">
          <w:t>]</w:t>
        </w:r>
      </w:ins>
    </w:p>
    <w:p w14:paraId="0BC968C4" w14:textId="77777777" w:rsidR="007A2DF1" w:rsidRPr="007A2DF1" w:rsidRDefault="007A2DF1">
      <w:pPr>
        <w:pStyle w:val="ListParagraph"/>
        <w:numPr>
          <w:ilvl w:val="0"/>
          <w:numId w:val="29"/>
        </w:numPr>
        <w:spacing w:line="360" w:lineRule="auto"/>
        <w:ind w:left="1080"/>
        <w:rPr>
          <w:ins w:id="2663" w:author="Thanh Thai Nguyen" w:date="2015-12-24T16:07:00Z"/>
        </w:rPr>
        <w:pPrChange w:id="2664" w:author="Thanh Thai Nguyen" w:date="2015-12-24T16:08:00Z">
          <w:pPr>
            <w:pStyle w:val="ListParagraph"/>
            <w:numPr>
              <w:numId w:val="29"/>
            </w:numPr>
            <w:ind w:left="1440" w:hanging="360"/>
          </w:pPr>
        </w:pPrChange>
      </w:pPr>
      <w:ins w:id="2665" w:author="Thanh Thai Nguyen" w:date="2015-12-24T16:07:00Z">
        <w:r w:rsidRPr="007A2DF1">
          <w:t>SentiWordNet 1.1 được giới thiệu trong một bài báo cáo công nghệ năm 2007 nhưng không đạt tới mức công bố rộng rãi.</w:t>
        </w:r>
      </w:ins>
    </w:p>
    <w:p w14:paraId="37690525" w14:textId="0559D0E7" w:rsidR="007A2DF1" w:rsidRDefault="007A2DF1" w:rsidP="004E0386">
      <w:pPr>
        <w:pStyle w:val="ListParagraph"/>
        <w:numPr>
          <w:ilvl w:val="0"/>
          <w:numId w:val="29"/>
        </w:numPr>
        <w:spacing w:after="160" w:line="360" w:lineRule="auto"/>
        <w:ind w:left="1080"/>
        <w:jc w:val="left"/>
        <w:rPr>
          <w:ins w:id="2666" w:author="Thanh Thai Nguyen" w:date="2015-12-24T16:07:00Z"/>
        </w:rPr>
      </w:pPr>
      <w:ins w:id="2667" w:author="Thanh Thai Nguyen" w:date="2015-12-24T16:07:00Z">
        <w:r>
          <w:t>SentiWordNet 2.0 được giới thiệu năm 2008 trong luận văn của Esuli [</w:t>
        </w:r>
        <w:del w:id="2668" w:author="John Tran" w:date="2016-01-04T21:22:00Z">
          <w:r w:rsidRPr="00DE13AF" w:rsidDel="00DC685A">
            <w:delText>Andrea Esuli. 2008</w:delText>
          </w:r>
        </w:del>
      </w:ins>
      <w:ins w:id="2669" w:author="John Tran" w:date="2016-01-04T21:22:00Z">
        <w:r w:rsidR="00DC685A">
          <w:t>4</w:t>
        </w:r>
      </w:ins>
      <w:ins w:id="2670" w:author="Thanh Thai Nguyen" w:date="2015-12-24T16:07:00Z">
        <w:r>
          <w:t>].</w:t>
        </w:r>
      </w:ins>
    </w:p>
    <w:p w14:paraId="6FBF4747" w14:textId="53939C71" w:rsidR="007A2DF1" w:rsidRDefault="007A2DF1" w:rsidP="004E0386">
      <w:pPr>
        <w:pStyle w:val="ListParagraph"/>
        <w:numPr>
          <w:ilvl w:val="0"/>
          <w:numId w:val="29"/>
        </w:numPr>
        <w:spacing w:after="160" w:line="360" w:lineRule="auto"/>
        <w:ind w:left="1080"/>
        <w:jc w:val="left"/>
        <w:rPr>
          <w:ins w:id="2671" w:author="Thanh Thai Nguyen" w:date="2015-12-24T16:07:00Z"/>
        </w:rPr>
      </w:pPr>
      <w:ins w:id="2672" w:author="Thanh Thai Nguyen" w:date="2015-12-24T16:07:00Z">
        <w:r>
          <w:t>SentiWordNet 3.0 được giới thiệu năm 2010 [</w:t>
        </w:r>
        <w:del w:id="2673" w:author="John Tran" w:date="2016-01-04T21:06:00Z">
          <w:r w:rsidRPr="00DE13AF" w:rsidDel="003D4138">
            <w:delText>Stefano Baccianella, Andrea Esuli</w:delText>
          </w:r>
        </w:del>
      </w:ins>
      <w:ins w:id="2674" w:author="John Tran" w:date="2016-01-04T21:06:00Z">
        <w:r w:rsidR="003D4138">
          <w:t>13</w:t>
        </w:r>
      </w:ins>
      <w:ins w:id="2675" w:author="Thanh Thai Nguyen" w:date="2015-12-24T16:07:00Z">
        <w:r>
          <w:t>].</w:t>
        </w:r>
      </w:ins>
    </w:p>
    <w:p w14:paraId="0B595A7B" w14:textId="131D1323" w:rsidR="007A2DF1" w:rsidRDefault="007A2DF1">
      <w:pPr>
        <w:spacing w:after="160"/>
        <w:ind w:left="630" w:firstLine="576"/>
        <w:jc w:val="left"/>
        <w:rPr>
          <w:ins w:id="2676" w:author="John Tran" w:date="2015-12-29T07:08:00Z"/>
        </w:rPr>
        <w:pPrChange w:id="2677" w:author="Thanh Thai Nguyen" w:date="2015-12-24T16:09:00Z">
          <w:pPr>
            <w:pStyle w:val="ListParagraph"/>
            <w:numPr>
              <w:numId w:val="29"/>
            </w:numPr>
            <w:spacing w:after="160" w:line="360" w:lineRule="auto"/>
            <w:ind w:left="1440" w:hanging="360"/>
            <w:jc w:val="left"/>
          </w:pPr>
        </w:pPrChange>
      </w:pPr>
      <w:ins w:id="2678" w:author="Thanh Thai Nguyen" w:date="2015-12-24T16:07:00Z">
        <w:r w:rsidRPr="007A2DF1">
          <w:t>SentiWordNet 1.x và 2.0 phát triển từ các chú thích trong WordNet 2.0. SentiWordNet 3.0 được phát triển dựa trên SentiWordNet 1.0 và</w:t>
        </w:r>
      </w:ins>
      <w:ins w:id="2679" w:author="Thanh Thai Nguyen" w:date="2015-12-24T16:09:00Z">
        <w:r w:rsidR="00B331F5">
          <w:rPr>
            <w:lang w:val="en-US"/>
          </w:rPr>
          <w:t xml:space="preserve"> </w:t>
        </w:r>
      </w:ins>
      <w:ins w:id="2680" w:author="Thanh Thai Nguyen" w:date="2015-12-24T16:07:00Z">
        <w:r w:rsidRPr="007A2DF1">
          <w:t>WordNet 3.0.</w:t>
        </w:r>
      </w:ins>
    </w:p>
    <w:p w14:paraId="538A2114" w14:textId="3B4EF76C" w:rsidR="00101466" w:rsidRDefault="00101466">
      <w:pPr>
        <w:pStyle w:val="Heading3"/>
        <w:rPr>
          <w:ins w:id="2681" w:author="John Tran" w:date="2015-12-29T07:11:00Z"/>
        </w:rPr>
        <w:pPrChange w:id="2682" w:author="John Tran" w:date="2015-12-30T09:48:00Z">
          <w:pPr>
            <w:pStyle w:val="ListParagraph"/>
            <w:numPr>
              <w:numId w:val="29"/>
            </w:numPr>
            <w:spacing w:after="160" w:line="360" w:lineRule="auto"/>
            <w:ind w:left="1440" w:hanging="360"/>
            <w:jc w:val="left"/>
          </w:pPr>
        </w:pPrChange>
      </w:pPr>
      <w:bookmarkStart w:id="2683" w:name="_Toc440482246"/>
      <w:ins w:id="2684" w:author="John Tran" w:date="2015-12-29T07:10:00Z">
        <w:r w:rsidRPr="004C30D2">
          <w:t>Giới thi</w:t>
        </w:r>
        <w:r w:rsidRPr="00101466">
          <w:rPr>
            <w:rPrChange w:id="2685" w:author="John Tran" w:date="2015-12-29T07:11:00Z">
              <w:rPr>
                <w:b/>
                <w:bCs/>
              </w:rPr>
            </w:rPrChange>
          </w:rPr>
          <w:t>ệu bộ từ điển biểu tượng cảm xúc (</w:t>
        </w:r>
      </w:ins>
      <w:ins w:id="2686" w:author="John Tran" w:date="2015-12-29T07:11:00Z">
        <w:r w:rsidRPr="00101466">
          <w:rPr>
            <w:rPrChange w:id="2687" w:author="John Tran" w:date="2015-12-29T07:11:00Z">
              <w:rPr>
                <w:b/>
                <w:bCs/>
              </w:rPr>
            </w:rPrChange>
          </w:rPr>
          <w:t>emoticon</w:t>
        </w:r>
      </w:ins>
      <w:ins w:id="2688" w:author="John Tran" w:date="2015-12-29T07:10:00Z">
        <w:r w:rsidRPr="00101466">
          <w:rPr>
            <w:rPrChange w:id="2689" w:author="John Tran" w:date="2015-12-29T07:11:00Z">
              <w:rPr>
                <w:b/>
                <w:bCs/>
              </w:rPr>
            </w:rPrChange>
          </w:rPr>
          <w:t>)</w:t>
        </w:r>
      </w:ins>
      <w:bookmarkEnd w:id="2683"/>
    </w:p>
    <w:p w14:paraId="7748B4DA" w14:textId="22366E95" w:rsidR="00101466" w:rsidRDefault="00101466">
      <w:pPr>
        <w:ind w:left="630" w:firstLine="630"/>
        <w:rPr>
          <w:ins w:id="2690" w:author="John Tran" w:date="2015-12-29T07:23:00Z"/>
        </w:rPr>
        <w:pPrChange w:id="2691" w:author="John Tran" w:date="2015-12-29T07:11:00Z">
          <w:pPr>
            <w:pStyle w:val="ListParagraph"/>
            <w:numPr>
              <w:numId w:val="29"/>
            </w:numPr>
            <w:spacing w:after="160" w:line="360" w:lineRule="auto"/>
            <w:ind w:left="1440" w:hanging="360"/>
            <w:jc w:val="left"/>
          </w:pPr>
        </w:pPrChange>
      </w:pPr>
      <w:ins w:id="2692" w:author="John Tran" w:date="2015-12-29T07:12:00Z">
        <w:r w:rsidRPr="004C30D2">
          <w:t>Vi</w:t>
        </w:r>
        <w:r w:rsidRPr="00101466">
          <w:rPr>
            <w:rPrChange w:id="2693" w:author="John Tran" w:date="2015-12-29T07:14:00Z">
              <w:rPr/>
            </w:rPrChange>
          </w:rPr>
          <w:t xml:space="preserve">ệc sử dụng các biểu tượng cảm xúc trên mạng xã hội </w:t>
        </w:r>
      </w:ins>
      <w:ins w:id="2694" w:author="John Tran" w:date="2015-12-29T07:14:00Z">
        <w:r w:rsidRPr="00101466">
          <w:rPr>
            <w:rPrChange w:id="2695" w:author="John Tran" w:date="2015-12-29T07:14:00Z">
              <w:rPr/>
            </w:rPrChange>
          </w:rPr>
          <w:t>là rất phổ biế</w:t>
        </w:r>
        <w:r w:rsidR="00F01995">
          <w:rPr>
            <w:rPrChange w:id="2696" w:author="John Tran" w:date="2015-12-29T07:14:00Z">
              <w:rPr/>
            </w:rPrChange>
          </w:rPr>
          <w:t>n</w:t>
        </w:r>
      </w:ins>
      <w:ins w:id="2697" w:author="John Tran" w:date="2015-12-29T07:16:00Z">
        <w:r w:rsidR="00F01995" w:rsidRPr="00F01995">
          <w:rPr>
            <w:rPrChange w:id="2698" w:author="John Tran" w:date="2015-12-29T07:16:00Z">
              <w:rPr/>
            </w:rPrChange>
          </w:rPr>
          <w:t>.</w:t>
        </w:r>
        <w:r w:rsidR="00F01995">
          <w:rPr>
            <w:rPrChange w:id="2699" w:author="John Tran" w:date="2015-12-29T07:16:00Z">
              <w:rPr/>
            </w:rPrChange>
          </w:rPr>
          <w:t xml:space="preserve"> </w:t>
        </w:r>
        <w:r w:rsidR="00F01995" w:rsidRPr="00F01995">
          <w:rPr>
            <w:rPrChange w:id="2700" w:author="John Tran" w:date="2015-12-29T07:16:00Z">
              <w:rPr/>
            </w:rPrChange>
          </w:rPr>
          <w:t xml:space="preserve">Các biểu tượng này thể hiện nhiều cảm xúc </w:t>
        </w:r>
        <w:r w:rsidR="00F01995" w:rsidRPr="00F01995">
          <w:rPr>
            <w:rPrChange w:id="2701" w:author="John Tran" w:date="2015-12-29T07:17:00Z">
              <w:rPr/>
            </w:rPrChange>
          </w:rPr>
          <w:t xml:space="preserve">và rất có giá trị trong việc đánh </w:t>
        </w:r>
      </w:ins>
      <w:ins w:id="2702" w:author="John Tran" w:date="2015-12-29T07:14:00Z">
        <w:r w:rsidRPr="00101466">
          <w:rPr>
            <w:rPrChange w:id="2703" w:author="John Tran" w:date="2015-12-29T07:15:00Z">
              <w:rPr/>
            </w:rPrChange>
          </w:rPr>
          <w:t>giá cảm xúc của những bài đăng và bình luận</w:t>
        </w:r>
      </w:ins>
      <w:ins w:id="2704" w:author="John Tran" w:date="2015-12-29T07:17:00Z">
        <w:r w:rsidR="00F01995" w:rsidRPr="00F01995">
          <w:rPr>
            <w:rPrChange w:id="2705" w:author="John Tran" w:date="2015-12-29T07:17:00Z">
              <w:rPr/>
            </w:rPrChange>
          </w:rPr>
          <w:t xml:space="preserve">. </w:t>
        </w:r>
        <w:r w:rsidR="00F01995" w:rsidRPr="00F01995">
          <w:rPr>
            <w:rPrChange w:id="2706" w:author="John Tran" w:date="2015-12-29T07:18:00Z">
              <w:rPr/>
            </w:rPrChange>
          </w:rPr>
          <w:t xml:space="preserve">Vì vậy, việc xây dựng một bộ từ điển cho các biểu tượng cảm xúc là rất cần thiết. </w:t>
        </w:r>
      </w:ins>
      <w:ins w:id="2707" w:author="John Tran" w:date="2015-12-29T07:18:00Z">
        <w:r w:rsidR="00F01995" w:rsidRPr="00AD1036">
          <w:t>Khóa luận</w:t>
        </w:r>
      </w:ins>
      <w:ins w:id="2708" w:author="John Tran" w:date="2015-12-29T07:19:00Z">
        <w:r w:rsidR="00F01995" w:rsidRPr="004C30D2">
          <w:t xml:space="preserve"> đã</w:t>
        </w:r>
      </w:ins>
      <w:ins w:id="2709" w:author="John Tran" w:date="2015-12-29T07:18:00Z">
        <w:r w:rsidR="00F01995" w:rsidRPr="00AD1036">
          <w:t xml:space="preserve"> thực hiện xây dựng bộ từ điển Tiếng Việt cho các biểu tượng cảm xúc trên mạng xã hội Facebook</w:t>
        </w:r>
      </w:ins>
      <w:ins w:id="2710" w:author="John Tran" w:date="2015-12-29T07:21:00Z">
        <w:r w:rsidR="00F01995" w:rsidRPr="004C30D2">
          <w:t xml:space="preserve"> d</w:t>
        </w:r>
        <w:r w:rsidR="00F01995" w:rsidRPr="00F01995">
          <w:rPr>
            <w:rPrChange w:id="2711" w:author="John Tran" w:date="2015-12-29T07:22:00Z">
              <w:rPr/>
            </w:rPrChange>
          </w:rPr>
          <w:t>ựa theo cấu trúc của SentiWorkNet</w:t>
        </w:r>
      </w:ins>
      <w:ins w:id="2712" w:author="John Tran" w:date="2015-12-29T07:19:00Z">
        <w:r w:rsidR="00F01995" w:rsidRPr="00F01995">
          <w:rPr>
            <w:rPrChange w:id="2713" w:author="John Tran" w:date="2015-12-29T07:21:00Z">
              <w:rPr/>
            </w:rPrChange>
          </w:rPr>
          <w:t xml:space="preserve"> để chuyển đổi những biểu tượng cảm xúc thành những từ vựng cảm xúc và sử dụng trong việc đánh giá cảm xúc của dữ liệu.</w:t>
        </w:r>
      </w:ins>
    </w:p>
    <w:p w14:paraId="27D14450" w14:textId="4AC544F4" w:rsidR="00F01995" w:rsidRPr="00101466" w:rsidRDefault="00F01995">
      <w:pPr>
        <w:ind w:left="630" w:firstLine="630"/>
        <w:rPr>
          <w:ins w:id="2714" w:author="Thanh Thai Nguyen" w:date="2015-12-24T16:07:00Z"/>
          <w:rPrChange w:id="2715" w:author="John Tran" w:date="2015-12-29T07:11:00Z">
            <w:rPr>
              <w:ins w:id="2716" w:author="Thanh Thai Nguyen" w:date="2015-12-24T16:07:00Z"/>
            </w:rPr>
          </w:rPrChange>
        </w:rPr>
        <w:pPrChange w:id="2717" w:author="John Tran" w:date="2015-12-29T07:11:00Z">
          <w:pPr>
            <w:pStyle w:val="ListParagraph"/>
            <w:numPr>
              <w:numId w:val="29"/>
            </w:numPr>
            <w:spacing w:after="160" w:line="360" w:lineRule="auto"/>
            <w:ind w:left="1440" w:hanging="360"/>
            <w:jc w:val="left"/>
          </w:pPr>
        </w:pPrChange>
      </w:pPr>
      <w:ins w:id="2718" w:author="John Tran" w:date="2015-12-29T07:24:00Z">
        <w:r w:rsidRPr="004C30D2">
          <w:t>B</w:t>
        </w:r>
        <w:r w:rsidRPr="00F01995">
          <w:rPr>
            <w:rPrChange w:id="2719" w:author="John Tran" w:date="2015-12-29T07:25:00Z">
              <w:rPr/>
            </w:rPrChange>
          </w:rPr>
          <w:t>ộ từ điển cảm xúc Tiếng Việt cho biểu tượng cảm xúc do nhóm xây dựng bao gồm</w:t>
        </w:r>
      </w:ins>
      <w:ins w:id="2720" w:author="John Tran" w:date="2015-12-29T07:28:00Z">
        <w:r w:rsidR="00C27D4A" w:rsidRPr="00C27D4A">
          <w:rPr>
            <w:rPrChange w:id="2721" w:author="John Tran" w:date="2015-12-29T07:28:00Z">
              <w:rPr/>
            </w:rPrChange>
          </w:rPr>
          <w:t xml:space="preserve"> 110</w:t>
        </w:r>
      </w:ins>
      <w:ins w:id="2722" w:author="John Tran" w:date="2015-12-29T07:25:00Z">
        <w:r w:rsidRPr="00F01995">
          <w:rPr>
            <w:rPrChange w:id="2723" w:author="John Tran" w:date="2015-12-29T07:25:00Z">
              <w:rPr/>
            </w:rPrChange>
          </w:rPr>
          <w:t xml:space="preserve"> biểu tượng, bao phủ </w:t>
        </w:r>
        <w:r w:rsidR="00C27D4A" w:rsidRPr="00C27D4A">
          <w:rPr>
            <w:rPrChange w:id="2724" w:author="John Tran" w:date="2015-12-29T07:26:00Z">
              <w:rPr/>
            </w:rPrChange>
          </w:rPr>
          <w:t>hầu như tất cả các biểu tượng cảm xúc được sử dụng trên mạng xã hội Facebook, tính đến ngày 25/12/2015</w:t>
        </w:r>
      </w:ins>
      <w:ins w:id="2725" w:author="John Tran" w:date="2015-12-29T07:28:00Z">
        <w:r w:rsidR="00C27D4A" w:rsidRPr="00C27D4A">
          <w:rPr>
            <w:rPrChange w:id="2726" w:author="John Tran" w:date="2015-12-29T07:28:00Z">
              <w:rPr/>
            </w:rPrChange>
          </w:rPr>
          <w:t>.</w:t>
        </w:r>
      </w:ins>
    </w:p>
    <w:p w14:paraId="51B8231F" w14:textId="77777777" w:rsidR="004E0386" w:rsidRPr="00995A33" w:rsidRDefault="004E0386" w:rsidP="004E0386">
      <w:pPr>
        <w:pStyle w:val="Heading2"/>
        <w:rPr>
          <w:moveTo w:id="2727" w:author="John Tran" w:date="2015-12-27T22:35:00Z"/>
        </w:rPr>
      </w:pPr>
      <w:bookmarkStart w:id="2728" w:name="_Toc438980525"/>
      <w:bookmarkStart w:id="2729" w:name="_Toc440482247"/>
      <w:bookmarkEnd w:id="2728"/>
      <w:moveToRangeStart w:id="2730" w:author="John Tran" w:date="2015-12-27T22:35:00Z" w:name="move439019059"/>
      <w:moveTo w:id="2731" w:author="John Tran" w:date="2015-12-27T22:35:00Z">
        <w:r w:rsidRPr="00995A33">
          <w:t>Xây dựng vector đặc trưng (TF-IDF):</w:t>
        </w:r>
        <w:bookmarkEnd w:id="2729"/>
      </w:moveTo>
    </w:p>
    <w:p w14:paraId="20283AAC" w14:textId="3A82A240" w:rsidR="004E0386" w:rsidRDefault="004E0386">
      <w:pPr>
        <w:ind w:left="360" w:firstLine="720"/>
        <w:rPr>
          <w:moveTo w:id="2732" w:author="John Tran" w:date="2015-12-27T22:35:00Z"/>
        </w:rPr>
        <w:pPrChange w:id="2733" w:author="John Tran" w:date="2015-12-27T22:36:00Z">
          <w:pPr>
            <w:ind w:left="360" w:firstLine="576"/>
          </w:pPr>
        </w:pPrChange>
      </w:pPr>
      <w:moveTo w:id="2734" w:author="John Tran" w:date="2015-12-27T22:35:00Z">
        <w:r>
          <w:t xml:space="preserve">TF-IDF (Term Frequency-Inverse Document Frequency) là một kĩ thuật khai phá dữ liệu dạng </w:t>
        </w:r>
        <w:del w:id="2735" w:author="John Tran" w:date="2016-01-08T20:52:00Z">
          <w:r w:rsidDel="00152106">
            <w:delText>text</w:delText>
          </w:r>
        </w:del>
      </w:moveTo>
      <w:ins w:id="2736" w:author="John Tran" w:date="2016-01-08T20:52:00Z">
        <w:r w:rsidR="00152106" w:rsidRPr="00152106">
          <w:rPr>
            <w:rPrChange w:id="2737" w:author="John Tran" w:date="2016-01-08T20:53:00Z">
              <w:rPr>
                <w:lang w:val="en-US"/>
              </w:rPr>
            </w:rPrChange>
          </w:rPr>
          <w:t>văn bản</w:t>
        </w:r>
      </w:ins>
      <w:moveTo w:id="2738" w:author="John Tran" w:date="2015-12-27T22:35:00Z">
        <w:r>
          <w:t>, được dùng để xác định các giá trị đặc trưng trong một tập dữ liệu. Kĩ thuật này thường được thấy ở các web</w:t>
        </w:r>
        <w:del w:id="2739" w:author="John Tran" w:date="2016-01-08T20:53:00Z">
          <w:r w:rsidDel="00152106">
            <w:delText xml:space="preserve"> </w:delText>
          </w:r>
        </w:del>
        <w:r>
          <w:t xml:space="preserve">site hay các blog, dùng để tự động tạo ra các thẻ tag. Thuật toán này rất là hữu ích, khi chúng ta có một tập dữ liệu, đặc biệt là tập dữ liệu lớn, cần phải được phân loại, và xác định những đặc trưng mà các tài liệu này được nhắc đến là gì. </w:t>
        </w:r>
        <w:r w:rsidRPr="00A943A9">
          <w:rPr>
            <w:b/>
          </w:rPr>
          <w:t>TF-IDF</w:t>
        </w:r>
        <w:r>
          <w:t xml:space="preserve"> có một lợi thế, là </w:t>
        </w:r>
        <w:del w:id="2740" w:author="John Tran" w:date="2016-01-17T16:23:00Z">
          <w:r w:rsidDel="00BA3F30">
            <w:delText xml:space="preserve">bạn sẽ </w:delText>
          </w:r>
        </w:del>
        <w:r>
          <w:t xml:space="preserve">không cần phải tiến hành quá trình training (đào tạo) cho mô hình, mà nó sẽ tự động tính toán các giá trị chênh lệch và đề xuất các giá trị là đặc trưng. </w:t>
        </w:r>
      </w:moveTo>
    </w:p>
    <w:p w14:paraId="425FAD3A" w14:textId="77777777" w:rsidR="004E0386" w:rsidRDefault="004E0386">
      <w:pPr>
        <w:ind w:left="360" w:firstLine="720"/>
        <w:rPr>
          <w:moveTo w:id="2741" w:author="John Tran" w:date="2015-12-27T22:35:00Z"/>
        </w:rPr>
        <w:pPrChange w:id="2742" w:author="John Tran" w:date="2015-12-27T22:36:00Z">
          <w:pPr>
            <w:ind w:left="360" w:firstLine="576"/>
          </w:pPr>
        </w:pPrChange>
      </w:pPr>
      <w:moveTo w:id="2743" w:author="John Tran" w:date="2015-12-27T22:35:00Z">
        <w:r>
          <w:t>Kí hiệu một từ vựng là</w:t>
        </w:r>
        <m:oMath>
          <m:r>
            <w:rPr>
              <w:rFonts w:ascii="Cambria Math" w:hAnsi="Cambria Math"/>
            </w:rPr>
            <m:t xml:space="preserve"> </m:t>
          </m:r>
          <m:r>
            <m:rPr>
              <m:sty m:val="bi"/>
            </m:rPr>
            <w:rPr>
              <w:rFonts w:ascii="Cambria Math" w:hAnsi="Cambria Math"/>
            </w:rPr>
            <m:t>t</m:t>
          </m:r>
        </m:oMath>
        <w:r>
          <w:t>, một tài liệu sẽ là</w:t>
        </w:r>
        <m:oMath>
          <m:r>
            <w:rPr>
              <w:rFonts w:ascii="Cambria Math" w:hAnsi="Cambria Math"/>
            </w:rPr>
            <m:t xml:space="preserve"> </m:t>
          </m:r>
          <m:r>
            <m:rPr>
              <m:sty m:val="bi"/>
            </m:rPr>
            <w:rPr>
              <w:rFonts w:ascii="Cambria Math" w:hAnsi="Cambria Math"/>
            </w:rPr>
            <m:t>d</m:t>
          </m:r>
        </m:oMath>
        <w:r>
          <w:t>, và tập dữ liệu là</w:t>
        </w:r>
        <m:oMath>
          <m:r>
            <w:rPr>
              <w:rFonts w:ascii="Cambria Math" w:hAnsi="Cambria Math"/>
            </w:rPr>
            <m:t xml:space="preserve"> </m:t>
          </m:r>
          <m:r>
            <m:rPr>
              <m:sty m:val="bi"/>
            </m:rPr>
            <w:rPr>
              <w:rFonts w:ascii="Cambria Math" w:hAnsi="Cambria Math"/>
            </w:rPr>
            <m:t>D</m:t>
          </m:r>
        </m:oMath>
        <w:r>
          <w:t>. Term frequency</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TF</m:t>
              </m:r>
            </m:e>
            <m:sub>
              <m:d>
                <m:dPr>
                  <m:ctrlPr>
                    <w:rPr>
                      <w:rFonts w:ascii="Cambria Math" w:hAnsi="Cambria Math"/>
                      <w:b/>
                      <w:i/>
                    </w:rPr>
                  </m:ctrlPr>
                </m:dPr>
                <m:e>
                  <m:r>
                    <m:rPr>
                      <m:sty m:val="bi"/>
                    </m:rPr>
                    <w:rPr>
                      <w:rFonts w:ascii="Cambria Math" w:hAnsi="Cambria Math"/>
                    </w:rPr>
                    <m:t>t,d</m:t>
                  </m:r>
                </m:e>
              </m:d>
            </m:sub>
          </m:sSub>
          <m:r>
            <m:rPr>
              <m:sty m:val="bi"/>
            </m:rPr>
            <w:rPr>
              <w:rFonts w:ascii="Cambria Math" w:hAnsi="Cambria Math"/>
            </w:rPr>
            <m:t xml:space="preserve"> </m:t>
          </m:r>
        </m:oMath>
        <w:r>
          <w:t xml:space="preserve">chính là số lần mà từ </w:t>
        </w:r>
        <m:oMath>
          <m:r>
            <m:rPr>
              <m:sty m:val="bi"/>
            </m:rPr>
            <w:rPr>
              <w:rFonts w:ascii="Cambria Math" w:hAnsi="Cambria Math"/>
            </w:rPr>
            <m:t>t</m:t>
          </m:r>
        </m:oMath>
        <w:r>
          <w:t xml:space="preserve"> xuất hiện trong tài liệu </w:t>
        </w:r>
        <m:oMath>
          <m:r>
            <m:rPr>
              <m:sty m:val="bi"/>
            </m:rPr>
            <w:rPr>
              <w:rFonts w:ascii="Cambria Math" w:hAnsi="Cambria Math"/>
            </w:rPr>
            <m:t>d</m:t>
          </m:r>
        </m:oMath>
        <w:r>
          <w:t>, trong khi đó document frequency</w:t>
        </w:r>
        <m:oMath>
          <m:sSub>
            <m:sSubPr>
              <m:ctrlPr>
                <w:rPr>
                  <w:rFonts w:ascii="Cambria Math" w:hAnsi="Cambria Math"/>
                  <w:b/>
                  <w:i/>
                </w:rPr>
              </m:ctrlPr>
            </m:sSubPr>
            <m:e>
              <m:r>
                <m:rPr>
                  <m:sty m:val="bi"/>
                </m:rPr>
                <w:rPr>
                  <w:rFonts w:ascii="Cambria Math" w:hAnsi="Cambria Math"/>
                </w:rPr>
                <m:t xml:space="preserve"> DF</m:t>
              </m:r>
            </m:e>
            <m:sub>
              <m:r>
                <m:rPr>
                  <m:sty m:val="bi"/>
                </m:rPr>
                <w:rPr>
                  <w:rFonts w:ascii="Cambria Math" w:hAnsi="Cambria Math"/>
                </w:rPr>
                <m:t>(t,D)</m:t>
              </m:r>
            </m:sub>
          </m:sSub>
          <m:r>
            <w:rPr>
              <w:rFonts w:ascii="Cambria Math" w:hAnsi="Cambria Math"/>
            </w:rPr>
            <m:t xml:space="preserve"> </m:t>
          </m:r>
        </m:oMath>
        <w:r>
          <w:t xml:space="preserve">sẽ là số lượng các tài liệu có chứa từ </w:t>
        </w:r>
        <m:oMath>
          <m:r>
            <m:rPr>
              <m:sty m:val="bi"/>
            </m:rPr>
            <w:rPr>
              <w:rFonts w:ascii="Cambria Math" w:hAnsi="Cambria Math"/>
            </w:rPr>
            <m:t>t</m:t>
          </m:r>
        </m:oMath>
        <w:r>
          <w:t>. Nếu chúng ta chỉ sử dụng giá trị term frequency</w:t>
        </w:r>
        <m:oMath>
          <m:sSub>
            <m:sSubPr>
              <m:ctrlPr>
                <w:rPr>
                  <w:rFonts w:ascii="Cambria Math" w:hAnsi="Cambria Math"/>
                  <w:b/>
                  <w:i/>
                </w:rPr>
              </m:ctrlPr>
            </m:sSubPr>
            <m:e>
              <m:r>
                <m:rPr>
                  <m:sty m:val="bi"/>
                </m:rPr>
                <w:rPr>
                  <w:rFonts w:ascii="Cambria Math" w:hAnsi="Cambria Math"/>
                </w:rPr>
                <m:t xml:space="preserve"> TF</m:t>
              </m:r>
            </m:e>
            <m:sub>
              <m:d>
                <m:dPr>
                  <m:ctrlPr>
                    <w:rPr>
                      <w:rFonts w:ascii="Cambria Math" w:hAnsi="Cambria Math"/>
                      <w:b/>
                      <w:i/>
                    </w:rPr>
                  </m:ctrlPr>
                </m:dPr>
                <m:e>
                  <m:r>
                    <m:rPr>
                      <m:sty m:val="bi"/>
                    </m:rPr>
                    <w:rPr>
                      <w:rFonts w:ascii="Cambria Math" w:hAnsi="Cambria Math"/>
                    </w:rPr>
                    <m:t>t,d</m:t>
                  </m:r>
                </m:e>
              </m:d>
            </m:sub>
          </m:sSub>
          <m:r>
            <m:rPr>
              <m:sty m:val="bi"/>
            </m:rPr>
            <w:rPr>
              <w:rFonts w:ascii="Cambria Math" w:hAnsi="Cambria Math"/>
            </w:rPr>
            <m:t xml:space="preserve"> </m:t>
          </m:r>
        </m:oMath>
        <w:r>
          <w:t>để tính toán mức độ quan trọng, thì khả năng các từ được lặp lại nhiều lần, nhưng lại không mang nhiều ý nghĩa chứa thông tin như các từ “a”, “the”, “of”...Vì thế, chung ta tiến hành định nghĩa lại, rằng nếu một từ xuất hiện quá nhiều lần trong tập dữ liệu, thì có nghĩa rằng, nó không phải là từ mang ý nghĩa đặc trưng về một tài liệu cụ thể. Nghịch đảo giá trị của document frequency sẽ là thước đo về mức độ đặc trưng mà từ đó mang lại theo công thức:</w:t>
        </w:r>
      </w:moveTo>
    </w:p>
    <w:p w14:paraId="6B85749E" w14:textId="77777777" w:rsidR="004E0386" w:rsidRDefault="00832440">
      <w:pPr>
        <w:ind w:left="360" w:firstLine="720"/>
        <w:rPr>
          <w:moveTo w:id="2744" w:author="John Tran" w:date="2015-12-27T22:35:00Z"/>
          <w:rFonts w:eastAsiaTheme="minorEastAsia"/>
          <w:b/>
        </w:rPr>
        <w:pPrChange w:id="2745" w:author="John Tran" w:date="2015-12-27T22:36:00Z">
          <w:pPr>
            <w:ind w:left="360" w:firstLine="576"/>
          </w:pPr>
        </w:pPrChange>
      </w:pPr>
      <m:oMathPara>
        <m:oMath>
          <m:sSub>
            <m:sSubPr>
              <m:ctrlPr>
                <w:rPr>
                  <w:rFonts w:ascii="Cambria Math" w:hAnsi="Cambria Math"/>
                  <w:b/>
                  <w:i/>
                </w:rPr>
              </m:ctrlPr>
            </m:sSubPr>
            <m:e>
              <m:r>
                <m:rPr>
                  <m:sty m:val="bi"/>
                </m:rPr>
                <w:rPr>
                  <w:rFonts w:ascii="Cambria Math" w:hAnsi="Cambria Math"/>
                </w:rPr>
                <m:t>IDF</m:t>
              </m:r>
            </m:e>
            <m:sub>
              <m:r>
                <m:rPr>
                  <m:sty m:val="bi"/>
                </m:rPr>
                <w:rPr>
                  <w:rFonts w:ascii="Cambria Math" w:hAnsi="Cambria Math"/>
                </w:rPr>
                <m:t>(t,D)</m:t>
              </m:r>
            </m:sub>
          </m:sSub>
          <m:r>
            <m:rPr>
              <m:sty m:val="bi"/>
            </m:rPr>
            <w:rPr>
              <w:rFonts w:ascii="Cambria Math" w:eastAsiaTheme="minorEastAsia" w:hAnsi="Cambria Math"/>
            </w:rPr>
            <m:t>=log</m:t>
          </m:r>
          <m:f>
            <m:fPr>
              <m:ctrlPr>
                <w:rPr>
                  <w:rFonts w:ascii="Cambria Math" w:eastAsiaTheme="minorEastAsia" w:hAnsi="Cambria Math"/>
                  <w:b/>
                  <w:i/>
                </w:rPr>
              </m:ctrlPr>
            </m:fPr>
            <m:num>
              <m:d>
                <m:dPr>
                  <m:begChr m:val="|"/>
                  <m:endChr m:val="|"/>
                  <m:ctrlPr>
                    <w:rPr>
                      <w:rFonts w:ascii="Cambria Math" w:eastAsiaTheme="minorEastAsia" w:hAnsi="Cambria Math"/>
                      <w:b/>
                      <w:i/>
                    </w:rPr>
                  </m:ctrlPr>
                </m:dPr>
                <m:e>
                  <m:r>
                    <m:rPr>
                      <m:sty m:val="bi"/>
                    </m:rPr>
                    <w:rPr>
                      <w:rFonts w:ascii="Cambria Math" w:eastAsiaTheme="minorEastAsia" w:hAnsi="Cambria Math"/>
                    </w:rPr>
                    <m:t>D</m:t>
                  </m:r>
                </m:e>
              </m:d>
              <m:r>
                <m:rPr>
                  <m:sty m:val="bi"/>
                </m:rPr>
                <w:rPr>
                  <w:rFonts w:ascii="Cambria Math" w:eastAsiaTheme="minorEastAsia" w:hAnsi="Cambria Math"/>
                </w:rPr>
                <m:t>+1</m:t>
              </m:r>
            </m:num>
            <m:den>
              <m:sSub>
                <m:sSubPr>
                  <m:ctrlPr>
                    <w:rPr>
                      <w:rFonts w:ascii="Cambria Math" w:eastAsiaTheme="minorEastAsia" w:hAnsi="Cambria Math"/>
                      <w:b/>
                      <w:i/>
                    </w:rPr>
                  </m:ctrlPr>
                </m:sSubPr>
                <m:e>
                  <m:r>
                    <m:rPr>
                      <m:sty m:val="bi"/>
                    </m:rPr>
                    <w:rPr>
                      <w:rFonts w:ascii="Cambria Math" w:eastAsiaTheme="minorEastAsia" w:hAnsi="Cambria Math"/>
                    </w:rPr>
                    <m:t>DF</m:t>
                  </m:r>
                </m:e>
                <m:sub>
                  <m:r>
                    <m:rPr>
                      <m:sty m:val="bi"/>
                    </m:rPr>
                    <w:rPr>
                      <w:rFonts w:ascii="Cambria Math" w:eastAsiaTheme="minorEastAsia" w:hAnsi="Cambria Math"/>
                    </w:rPr>
                    <m:t>(t,D)</m:t>
                  </m:r>
                </m:sub>
              </m:sSub>
              <m:r>
                <m:rPr>
                  <m:sty m:val="bi"/>
                </m:rPr>
                <w:rPr>
                  <w:rFonts w:ascii="Cambria Math" w:eastAsiaTheme="minorEastAsia" w:hAnsi="Cambria Math"/>
                </w:rPr>
                <m:t>+1</m:t>
              </m:r>
            </m:den>
          </m:f>
        </m:oMath>
      </m:oMathPara>
    </w:p>
    <w:p w14:paraId="79D7B679" w14:textId="77777777" w:rsidR="004E0386" w:rsidRPr="00AB3483" w:rsidRDefault="004E0386">
      <w:pPr>
        <w:ind w:left="360" w:firstLine="720"/>
        <w:rPr>
          <w:moveTo w:id="2746" w:author="John Tran" w:date="2015-12-27T22:35:00Z"/>
          <w:rFonts w:eastAsiaTheme="minorEastAsia"/>
        </w:rPr>
        <w:pPrChange w:id="2747" w:author="John Tran" w:date="2015-12-27T22:36:00Z">
          <w:pPr>
            <w:ind w:left="360" w:firstLine="576"/>
          </w:pPr>
        </w:pPrChange>
      </w:pPr>
      <w:moveTo w:id="2748" w:author="John Tran" w:date="2015-12-27T22:35:00Z">
        <w:r w:rsidRPr="00E54F7F">
          <w:rPr>
            <w:rFonts w:eastAsiaTheme="minorEastAsia"/>
          </w:rPr>
          <w:t>Trong đó,</w:t>
        </w:r>
        <m:oMath>
          <m:r>
            <w:rPr>
              <w:rFonts w:ascii="Cambria Math" w:eastAsiaTheme="minorEastAsia" w:hAnsi="Cambria Math"/>
            </w:rPr>
            <m:t xml:space="preserve"> </m:t>
          </m:r>
          <m:d>
            <m:dPr>
              <m:begChr m:val="|"/>
              <m:endChr m:val="|"/>
              <m:ctrlPr>
                <w:rPr>
                  <w:rFonts w:ascii="Cambria Math" w:eastAsiaTheme="minorEastAsia" w:hAnsi="Cambria Math"/>
                  <w:b/>
                  <w:i/>
                  <w:lang w:val="en-US"/>
                </w:rPr>
              </m:ctrlPr>
            </m:dPr>
            <m:e>
              <m:r>
                <m:rPr>
                  <m:sty m:val="bi"/>
                </m:rPr>
                <w:rPr>
                  <w:rFonts w:ascii="Cambria Math" w:eastAsiaTheme="minorEastAsia" w:hAnsi="Cambria Math"/>
                </w:rPr>
                <m:t>D</m:t>
              </m:r>
            </m:e>
          </m:d>
          <m:r>
            <m:rPr>
              <m:sty m:val="bi"/>
            </m:rPr>
            <w:rPr>
              <w:rFonts w:ascii="Cambria Math" w:eastAsiaTheme="minorEastAsia" w:hAnsi="Cambria Math"/>
            </w:rPr>
            <m:t xml:space="preserve"> </m:t>
          </m:r>
        </m:oMath>
        <w:r w:rsidRPr="00E54F7F">
          <w:rPr>
            <w:rFonts w:eastAsiaTheme="minorEastAsia"/>
          </w:rPr>
          <w:t>là số lượng của tập dữ liệ</w:t>
        </w:r>
        <w:r>
          <w:rPr>
            <w:rFonts w:eastAsiaTheme="minorEastAsia"/>
          </w:rPr>
          <w:t xml:space="preserve">u </w:t>
        </w:r>
        <w:r w:rsidRPr="00E54F7F">
          <w:rPr>
            <w:rFonts w:eastAsiaTheme="minorEastAsia"/>
          </w:rPr>
          <w:t>(số lượng document) của tập dữ liệ</w:t>
        </w:r>
        <w:r>
          <w:rPr>
            <w:rFonts w:eastAsiaTheme="minorEastAsia"/>
          </w:rPr>
          <w:t>u corpus</w:t>
        </w:r>
        <w:r w:rsidRPr="003B0265">
          <w:rPr>
            <w:rFonts w:eastAsiaTheme="minorEastAsia"/>
          </w:rPr>
          <w:t>. Như vậy theo công thức trên, nếu một từ</w:t>
        </w:r>
        <m:oMath>
          <m:r>
            <w:rPr>
              <w:rFonts w:ascii="Cambria Math" w:hAnsi="Cambria Math"/>
            </w:rPr>
            <m:t xml:space="preserve"> </m:t>
          </m:r>
          <m:r>
            <m:rPr>
              <m:sty m:val="bi"/>
            </m:rPr>
            <w:rPr>
              <w:rFonts w:ascii="Cambria Math" w:hAnsi="Cambria Math"/>
            </w:rPr>
            <m:t xml:space="preserve">t </m:t>
          </m:r>
        </m:oMath>
        <w:r w:rsidRPr="003B0265">
          <w:rPr>
            <w:rFonts w:eastAsiaTheme="minorEastAsia"/>
          </w:rPr>
          <w:t xml:space="preserve">xuất hiện </w:t>
        </w:r>
        <w:r w:rsidRPr="00824700">
          <w:rPr>
            <w:rFonts w:eastAsiaTheme="minorEastAsia"/>
          </w:rPr>
          <w:t>trên tất các cả document đầ</w:t>
        </w:r>
        <w:r>
          <w:rPr>
            <w:rFonts w:eastAsiaTheme="minorEastAsia"/>
          </w:rPr>
          <w:t>u vào</w:t>
        </w:r>
        <w:r w:rsidRPr="00824700">
          <w:rPr>
            <w:rFonts w:eastAsiaTheme="minorEastAsia"/>
          </w:rPr>
          <w:t>, thì giá trị</w:t>
        </w:r>
        <m:oMath>
          <m:sSub>
            <m:sSubPr>
              <m:ctrlPr>
                <w:rPr>
                  <w:rFonts w:ascii="Cambria Math" w:hAnsi="Cambria Math"/>
                  <w:b/>
                  <w:i/>
                </w:rPr>
              </m:ctrlPr>
            </m:sSubPr>
            <m:e>
              <m:r>
                <m:rPr>
                  <m:sty m:val="bi"/>
                </m:rPr>
                <w:rPr>
                  <w:rFonts w:ascii="Cambria Math" w:hAnsi="Cambria Math"/>
                </w:rPr>
                <m:t xml:space="preserve"> IDF</m:t>
              </m:r>
            </m:e>
            <m:sub>
              <m:d>
                <m:dPr>
                  <m:ctrlPr>
                    <w:rPr>
                      <w:rFonts w:ascii="Cambria Math" w:hAnsi="Cambria Math"/>
                      <w:b/>
                      <w:i/>
                    </w:rPr>
                  </m:ctrlPr>
                </m:dPr>
                <m:e>
                  <m:r>
                    <m:rPr>
                      <m:sty m:val="bi"/>
                    </m:rPr>
                    <w:rPr>
                      <w:rFonts w:ascii="Cambria Math" w:hAnsi="Cambria Math"/>
                    </w:rPr>
                    <m:t>t,D</m:t>
                  </m:r>
                </m:e>
              </m:d>
            </m:sub>
          </m:sSub>
          <m:r>
            <w:rPr>
              <w:rFonts w:ascii="Cambria Math" w:eastAsiaTheme="minorEastAsia" w:hAnsi="Cambria Math"/>
            </w:rPr>
            <m:t xml:space="preserve"> </m:t>
          </m:r>
        </m:oMath>
        <w:r w:rsidRPr="00824700">
          <w:rPr>
            <w:rFonts w:eastAsiaTheme="minorEastAsia"/>
          </w:rPr>
          <w:t xml:space="preserve">của nó sẽ bằng 0. </w:t>
        </w:r>
        <w:r w:rsidRPr="000421AB">
          <w:rPr>
            <w:rFonts w:eastAsiaTheme="minorEastAsia"/>
          </w:rPr>
          <w:t>Giá trị của</w:t>
        </w:r>
        <m:oMath>
          <m:r>
            <w:rPr>
              <w:rFonts w:ascii="Cambria Math" w:eastAsiaTheme="minorEastAsia" w:hAnsi="Cambria Math"/>
            </w:rPr>
            <m:t xml:space="preserve"> </m:t>
          </m:r>
          <m:r>
            <m:rPr>
              <m:sty m:val="bi"/>
            </m:rPr>
            <w:rPr>
              <w:rFonts w:ascii="Cambria Math" w:eastAsiaTheme="minorEastAsia" w:hAnsi="Cambria Math"/>
            </w:rPr>
            <m:t xml:space="preserve">TF-IDF </m:t>
          </m:r>
        </m:oMath>
        <w:r w:rsidRPr="000421AB">
          <w:rPr>
            <w:rFonts w:eastAsiaTheme="minorEastAsia"/>
          </w:rPr>
          <w:t>lúc này, sẽ là kết quả của hai giá trị của</w:t>
        </w:r>
        <m:oMath>
          <m:sSub>
            <m:sSubPr>
              <m:ctrlPr>
                <w:rPr>
                  <w:rFonts w:ascii="Cambria Math" w:hAnsi="Cambria Math"/>
                  <w:b/>
                  <w:i/>
                </w:rPr>
              </m:ctrlPr>
            </m:sSubPr>
            <m:e>
              <m:r>
                <m:rPr>
                  <m:sty m:val="bi"/>
                </m:rPr>
                <w:rPr>
                  <w:rFonts w:ascii="Cambria Math" w:hAnsi="Cambria Math"/>
                </w:rPr>
                <m:t xml:space="preserve"> TF</m:t>
              </m:r>
            </m:e>
            <m:sub>
              <m:d>
                <m:dPr>
                  <m:ctrlPr>
                    <w:rPr>
                      <w:rFonts w:ascii="Cambria Math" w:hAnsi="Cambria Math"/>
                      <w:b/>
                      <w:i/>
                    </w:rPr>
                  </m:ctrlPr>
                </m:dPr>
                <m:e>
                  <m:r>
                    <m:rPr>
                      <m:sty m:val="bi"/>
                    </m:rPr>
                    <w:rPr>
                      <w:rFonts w:ascii="Cambria Math" w:hAnsi="Cambria Math"/>
                    </w:rPr>
                    <m:t>t,d</m:t>
                  </m:r>
                </m:e>
              </m:d>
            </m:sub>
          </m:sSub>
          <m:r>
            <m:rPr>
              <m:sty m:val="bi"/>
            </m:rPr>
            <w:rPr>
              <w:rFonts w:ascii="Cambria Math" w:hAnsi="Cambria Math"/>
            </w:rPr>
            <m:t xml:space="preserve"> </m:t>
          </m:r>
        </m:oMath>
        <w:r w:rsidRPr="000421AB">
          <w:rPr>
            <w:rFonts w:eastAsiaTheme="minorEastAsia"/>
          </w:rPr>
          <w:t>và</w:t>
        </w:r>
        <m:oMath>
          <m:sSub>
            <m:sSubPr>
              <m:ctrlPr>
                <w:rPr>
                  <w:rFonts w:ascii="Cambria Math" w:hAnsi="Cambria Math"/>
                  <w:b/>
                  <w:i/>
                </w:rPr>
              </m:ctrlPr>
            </m:sSubPr>
            <m:e>
              <m:r>
                <m:rPr>
                  <m:sty m:val="bi"/>
                </m:rPr>
                <w:rPr>
                  <w:rFonts w:ascii="Cambria Math" w:hAnsi="Cambria Math"/>
                </w:rPr>
                <m:t xml:space="preserve"> IDF</m:t>
              </m:r>
            </m:e>
            <m:sub>
              <m:d>
                <m:dPr>
                  <m:ctrlPr>
                    <w:rPr>
                      <w:rFonts w:ascii="Cambria Math" w:hAnsi="Cambria Math"/>
                      <w:b/>
                      <w:i/>
                    </w:rPr>
                  </m:ctrlPr>
                </m:dPr>
                <m:e>
                  <m:r>
                    <m:rPr>
                      <m:sty m:val="bi"/>
                    </m:rPr>
                    <w:rPr>
                      <w:rFonts w:ascii="Cambria Math" w:hAnsi="Cambria Math"/>
                    </w:rPr>
                    <m:t>t,D</m:t>
                  </m:r>
                </m:e>
              </m:d>
            </m:sub>
          </m:sSub>
          <m:r>
            <w:rPr>
              <w:rFonts w:ascii="Cambria Math" w:eastAsiaTheme="minorEastAsia" w:hAnsi="Cambria Math"/>
            </w:rPr>
            <m:t>:</m:t>
          </m:r>
        </m:oMath>
      </w:moveTo>
    </w:p>
    <w:p w14:paraId="63804182" w14:textId="77777777" w:rsidR="004E0386" w:rsidRDefault="00832440">
      <w:pPr>
        <w:ind w:left="360" w:firstLine="720"/>
        <w:rPr>
          <w:moveTo w:id="2749" w:author="John Tran" w:date="2015-12-27T22:35:00Z"/>
          <w:rFonts w:eastAsiaTheme="minorEastAsia"/>
          <w:lang w:val="en-US"/>
        </w:rPr>
        <w:pPrChange w:id="2750" w:author="John Tran" w:date="2015-12-27T22:36:00Z">
          <w:pPr>
            <w:ind w:left="360" w:firstLine="576"/>
          </w:pPr>
        </w:pPrChange>
      </w:pPr>
      <m:oMathPara>
        <m:oMath>
          <m:sSub>
            <m:sSubPr>
              <m:ctrlPr>
                <w:rPr>
                  <w:rFonts w:ascii="Cambria Math" w:hAnsi="Cambria Math"/>
                  <w:b/>
                  <w:i/>
                </w:rPr>
              </m:ctrlPr>
            </m:sSubPr>
            <m:e>
              <m:r>
                <m:rPr>
                  <m:sty m:val="bi"/>
                </m:rPr>
                <w:rPr>
                  <w:rFonts w:ascii="Cambria Math" w:hAnsi="Cambria Math"/>
                </w:rPr>
                <m:t>TF-IDF</m:t>
              </m:r>
            </m:e>
            <m:sub>
              <m:r>
                <m:rPr>
                  <m:sty m:val="bi"/>
                </m:rPr>
                <w:rPr>
                  <w:rFonts w:ascii="Cambria Math" w:hAnsi="Cambria Math"/>
                </w:rPr>
                <m:t>(t,d,D)</m:t>
              </m:r>
            </m:sub>
          </m:sSub>
          <m:r>
            <w:rPr>
              <w:rFonts w:ascii="Cambria Math" w:eastAsiaTheme="minorEastAsia" w:hAnsi="Cambria Math"/>
              <w:lang w:val="en-US"/>
            </w:rPr>
            <m:t>=</m:t>
          </m:r>
          <m:sSub>
            <m:sSubPr>
              <m:ctrlPr>
                <w:rPr>
                  <w:rFonts w:ascii="Cambria Math" w:eastAsiaTheme="minorEastAsia" w:hAnsi="Cambria Math"/>
                  <w:b/>
                  <w:i/>
                  <w:lang w:val="en-US"/>
                </w:rPr>
              </m:ctrlPr>
            </m:sSubPr>
            <m:e>
              <m:r>
                <m:rPr>
                  <m:sty m:val="bi"/>
                </m:rPr>
                <w:rPr>
                  <w:rFonts w:ascii="Cambria Math" w:eastAsiaTheme="minorEastAsia" w:hAnsi="Cambria Math"/>
                  <w:lang w:val="en-US"/>
                </w:rPr>
                <m:t>TF</m:t>
              </m:r>
            </m:e>
            <m:sub>
              <m:r>
                <m:rPr>
                  <m:sty m:val="bi"/>
                </m:rPr>
                <w:rPr>
                  <w:rFonts w:ascii="Cambria Math" w:eastAsiaTheme="minorEastAsia" w:hAnsi="Cambria Math"/>
                  <w:lang w:val="en-US"/>
                </w:rPr>
                <m:t>(t,d)</m:t>
              </m:r>
            </m:sub>
          </m:sSub>
          <m:r>
            <w:rPr>
              <w:rFonts w:ascii="Cambria Math" w:eastAsiaTheme="minorEastAsia" w:hAnsi="Cambria Math"/>
              <w:lang w:val="en-US"/>
            </w:rPr>
            <m:t>×</m:t>
          </m:r>
          <m:sSub>
            <m:sSubPr>
              <m:ctrlPr>
                <w:rPr>
                  <w:rFonts w:ascii="Cambria Math" w:eastAsiaTheme="minorEastAsia" w:hAnsi="Cambria Math"/>
                  <w:b/>
                  <w:i/>
                  <w:lang w:val="en-US"/>
                </w:rPr>
              </m:ctrlPr>
            </m:sSubPr>
            <m:e>
              <m:r>
                <m:rPr>
                  <m:sty m:val="bi"/>
                </m:rPr>
                <w:rPr>
                  <w:rFonts w:ascii="Cambria Math" w:eastAsiaTheme="minorEastAsia" w:hAnsi="Cambria Math"/>
                  <w:lang w:val="en-US"/>
                </w:rPr>
                <m:t>IDF</m:t>
              </m:r>
            </m:e>
            <m:sub>
              <m:r>
                <m:rPr>
                  <m:sty m:val="bi"/>
                </m:rPr>
                <w:rPr>
                  <w:rFonts w:ascii="Cambria Math" w:eastAsiaTheme="minorEastAsia" w:hAnsi="Cambria Math"/>
                  <w:lang w:val="en-US"/>
                </w:rPr>
                <m:t>(t,D)</m:t>
              </m:r>
            </m:sub>
          </m:sSub>
        </m:oMath>
      </m:oMathPara>
    </w:p>
    <w:p w14:paraId="180BFB69" w14:textId="74E544DA" w:rsidR="007A2DF1" w:rsidRPr="005F0CFE" w:rsidDel="007A2DF1" w:rsidRDefault="004E0386">
      <w:pPr>
        <w:ind w:left="360" w:firstLine="720"/>
        <w:rPr>
          <w:del w:id="2751" w:author="Thanh Thai Nguyen" w:date="2015-12-24T16:07:00Z"/>
        </w:rPr>
        <w:pPrChange w:id="2752" w:author="John Tran" w:date="2015-12-27T22:36:00Z">
          <w:pPr>
            <w:ind w:left="630"/>
          </w:pPr>
        </w:pPrChange>
      </w:pPr>
      <w:moveTo w:id="2753" w:author="John Tran" w:date="2015-12-27T22:35:00Z">
        <w:r>
          <w:rPr>
            <w:rFonts w:eastAsiaTheme="minorEastAsia"/>
            <w:lang w:val="en-US"/>
          </w:rPr>
          <w:t>Những từ</w:t>
        </w:r>
        <m:oMath>
          <m:r>
            <w:rPr>
              <w:rFonts w:ascii="Cambria Math" w:hAnsi="Cambria Math"/>
            </w:rPr>
            <m:t xml:space="preserve"> </m:t>
          </m:r>
          <m:r>
            <m:rPr>
              <m:sty m:val="bi"/>
            </m:rPr>
            <w:rPr>
              <w:rFonts w:ascii="Cambria Math" w:hAnsi="Cambria Math"/>
            </w:rPr>
            <m:t xml:space="preserve">t </m:t>
          </m:r>
        </m:oMath>
        <w:r>
          <w:rPr>
            <w:rFonts w:eastAsiaTheme="minorEastAsia"/>
            <w:lang w:val="en-US"/>
          </w:rPr>
          <w:t>có giá trị</w:t>
        </w:r>
        <m:oMath>
          <m:r>
            <w:rPr>
              <w:rFonts w:ascii="Cambria Math" w:eastAsiaTheme="minorEastAsia" w:hAnsi="Cambria Math"/>
            </w:rPr>
            <m:t xml:space="preserve"> </m:t>
          </m:r>
          <m:r>
            <m:rPr>
              <m:sty m:val="bi"/>
            </m:rPr>
            <w:rPr>
              <w:rFonts w:ascii="Cambria Math" w:eastAsiaTheme="minorEastAsia" w:hAnsi="Cambria Math"/>
            </w:rPr>
            <m:t xml:space="preserve">TF-IDF </m:t>
          </m:r>
        </m:oMath>
        <w:r>
          <w:rPr>
            <w:rFonts w:eastAsiaTheme="minorEastAsia"/>
            <w:lang w:val="en-US"/>
          </w:rPr>
          <w:t xml:space="preserve">cao là những từ xuất hiện nhiều trong văn bản này, nhưng lại ít trong văn bản khác. Việc này giúp lọc ra những từ phổ biến và giữ lại những từ có giá trị cao (từ khóa của văn bản). Trong giới hạn của </w:t>
        </w:r>
      </w:moveTo>
      <w:ins w:id="2754" w:author="John Tran" w:date="2015-12-28T20:13:00Z">
        <w:r w:rsidR="00816573">
          <w:rPr>
            <w:rFonts w:eastAsiaTheme="minorEastAsia"/>
            <w:lang w:val="en-US"/>
          </w:rPr>
          <w:t>đề</w:t>
        </w:r>
      </w:ins>
      <w:moveTo w:id="2755" w:author="John Tran" w:date="2015-12-27T22:35:00Z">
        <w:del w:id="2756" w:author="John Tran" w:date="2015-12-28T20:12:00Z">
          <w:r w:rsidDel="00816573">
            <w:rPr>
              <w:rFonts w:eastAsiaTheme="minorEastAsia"/>
              <w:lang w:val="en-US"/>
            </w:rPr>
            <w:delText>đề</w:delText>
          </w:r>
        </w:del>
        <w:r>
          <w:rPr>
            <w:rFonts w:eastAsiaTheme="minorEastAsia"/>
            <w:lang w:val="en-US"/>
          </w:rPr>
          <w:t xml:space="preserve"> tài này, nhóm sử dụng</w:t>
        </w:r>
        <m:oMath>
          <m:r>
            <w:rPr>
              <w:rFonts w:ascii="Cambria Math" w:eastAsiaTheme="minorEastAsia" w:hAnsi="Cambria Math"/>
            </w:rPr>
            <m:t xml:space="preserve"> </m:t>
          </m:r>
          <m:r>
            <m:rPr>
              <m:sty m:val="bi"/>
            </m:rPr>
            <w:rPr>
              <w:rFonts w:ascii="Cambria Math" w:eastAsiaTheme="minorEastAsia" w:hAnsi="Cambria Math"/>
            </w:rPr>
            <m:t xml:space="preserve">TF-IDF </m:t>
          </m:r>
        </m:oMath>
        <w:r>
          <w:rPr>
            <w:rFonts w:eastAsiaTheme="minorEastAsia"/>
            <w:lang w:val="en-US"/>
          </w:rPr>
          <w:t>để xác định đặc trưng của một câu, sau khi đã tính trọng số bằng thư viện VietSentiWordNet, và dùng vector đặc trưng này, làm dữ liệu học cho phương pháp phân lớp SVM.</w:t>
        </w:r>
      </w:moveTo>
      <w:moveToRangeEnd w:id="2730"/>
    </w:p>
    <w:p w14:paraId="0CCFCCC8" w14:textId="4E9664A6" w:rsidR="002D011C" w:rsidRPr="00D20A64" w:rsidDel="00816573" w:rsidRDefault="006A662D">
      <w:pPr>
        <w:pStyle w:val="Heading2"/>
        <w:ind w:left="630" w:firstLine="0"/>
        <w:rPr>
          <w:del w:id="2757" w:author="John Tran" w:date="2015-12-28T20:09:00Z"/>
        </w:rPr>
        <w:pPrChange w:id="2758" w:author="John Tran" w:date="2015-12-28T20:12:00Z">
          <w:pPr>
            <w:pStyle w:val="Heading2"/>
          </w:pPr>
        </w:pPrChange>
      </w:pPr>
      <w:del w:id="2759" w:author="John Tran" w:date="2015-12-28T20:09:00Z">
        <w:r w:rsidRPr="006A662D" w:rsidDel="00816573">
          <w:delText>Mô hình chủ đề ẩn</w:delText>
        </w:r>
        <w:r w:rsidR="00D20A64" w:rsidRPr="00D20A64" w:rsidDel="00816573">
          <w:delText xml:space="preserve"> (LDA)</w:delText>
        </w:r>
      </w:del>
    </w:p>
    <w:p w14:paraId="1AEFD1CD" w14:textId="3D38CFF9" w:rsidR="009D3AC2" w:rsidRPr="00CB7B88" w:rsidDel="00816573" w:rsidRDefault="00B331F5">
      <w:pPr>
        <w:pStyle w:val="Heading3"/>
        <w:ind w:left="630" w:firstLine="0"/>
        <w:rPr>
          <w:del w:id="2760" w:author="John Tran" w:date="2015-12-28T20:09:00Z"/>
        </w:rPr>
        <w:pPrChange w:id="2761" w:author="John Tran" w:date="2015-12-28T20:12:00Z">
          <w:pPr>
            <w:pStyle w:val="Heading3"/>
          </w:pPr>
        </w:pPrChange>
      </w:pPr>
      <w:del w:id="2762" w:author="John Tran" w:date="2015-12-28T20:09:00Z">
        <w:r w:rsidRPr="00B544EE" w:rsidDel="00816573">
          <w:rPr>
            <w:rFonts w:asciiTheme="majorHAnsi" w:hAnsiTheme="majorHAnsi" w:cstheme="majorHAnsi"/>
            <w:noProof/>
            <w:szCs w:val="26"/>
            <w:lang w:val="en-US" w:eastAsia="ja-JP"/>
          </w:rPr>
          <w:drawing>
            <wp:anchor distT="0" distB="0" distL="0" distR="0" simplePos="0" relativeHeight="251658246" behindDoc="1" locked="0" layoutInCell="1" allowOverlap="1" wp14:anchorId="2D98198C" wp14:editId="793F5C52">
              <wp:simplePos x="0" y="0"/>
              <wp:positionH relativeFrom="margin">
                <wp:align>right</wp:align>
              </wp:positionH>
              <wp:positionV relativeFrom="page">
                <wp:posOffset>3124200</wp:posOffset>
              </wp:positionV>
              <wp:extent cx="5128895" cy="2419350"/>
              <wp:effectExtent l="19050" t="19050" r="14605" b="19050"/>
              <wp:wrapTight wrapText="largest">
                <wp:wrapPolygon edited="0">
                  <wp:start x="-80" y="-170"/>
                  <wp:lineTo x="-80" y="21600"/>
                  <wp:lineTo x="21581" y="21600"/>
                  <wp:lineTo x="21581" y="-170"/>
                  <wp:lineTo x="-80" y="-170"/>
                </wp:wrapPolygon>
              </wp:wrapTight>
              <wp:docPr id="430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tretch>
                        <a:fillRect/>
                      </a:stretch>
                    </pic:blipFill>
                    <pic:spPr bwMode="auto">
                      <a:xfrm>
                        <a:off x="0" y="0"/>
                        <a:ext cx="5128895" cy="2419350"/>
                      </a:xfrm>
                      <a:prstGeom prst="rect">
                        <a:avLst/>
                      </a:prstGeom>
                      <a:noFill/>
                      <a:ln w="25400">
                        <a:solidFill>
                          <a:schemeClr val="accent1">
                            <a:lumMod val="60000"/>
                            <a:lumOff val="40000"/>
                          </a:schemeClr>
                        </a:solidFill>
                        <a:miter lim="800000"/>
                        <a:headEnd/>
                        <a:tailEnd/>
                      </a:ln>
                    </pic:spPr>
                  </pic:pic>
                </a:graphicData>
              </a:graphic>
              <wp14:sizeRelH relativeFrom="margin">
                <wp14:pctWidth>0</wp14:pctWidth>
              </wp14:sizeRelH>
              <wp14:sizeRelV relativeFrom="margin">
                <wp14:pctHeight>0</wp14:pctHeight>
              </wp14:sizeRelV>
            </wp:anchor>
          </w:drawing>
        </w:r>
        <w:r w:rsidR="00C26B45" w:rsidRPr="00CB7B88" w:rsidDel="00816573">
          <w:delText>Giới thiệu</w:delText>
        </w:r>
      </w:del>
    </w:p>
    <w:p w14:paraId="768DBBEC" w14:textId="24C51B67" w:rsidR="006A662D" w:rsidRPr="006A662D" w:rsidDel="00816573" w:rsidRDefault="006A662D">
      <w:pPr>
        <w:tabs>
          <w:tab w:val="left" w:pos="450"/>
        </w:tabs>
        <w:ind w:left="630"/>
        <w:rPr>
          <w:del w:id="2763" w:author="John Tran" w:date="2015-12-28T20:09:00Z"/>
          <w:lang w:eastAsia="vi-VN"/>
        </w:rPr>
        <w:pPrChange w:id="2764" w:author="John Tran" w:date="2015-12-28T20:12:00Z">
          <w:pPr>
            <w:tabs>
              <w:tab w:val="left" w:pos="450"/>
            </w:tabs>
            <w:ind w:left="630" w:firstLine="720"/>
          </w:pPr>
        </w:pPrChange>
      </w:pPr>
      <w:del w:id="2765" w:author="John Tran" w:date="2015-12-28T20:09:00Z">
        <w:r w:rsidRPr="006A662D" w:rsidDel="00816573">
          <w:rPr>
            <w:lang w:eastAsia="vi-VN"/>
          </w:rPr>
          <w:delText>Hiện nay có nhiều nghiên cứu để khai thác một cách hiệu quả mối quan hệ giữa các dữ liệu với nhau. Trong đó, mô hình chủ đề ẩn là một bước tiến quan trọng trong việc mô hình hóa dữ liệu văn bản. Chúng được xây dựng dựa trên ý tưởng rằng mỗi tài liệu có một xác suất phân phối vào các chủ đề, và mỗi chủ đề là sự phân phối kết hợp giữa các từ khóa với nhau. Biểu diễn các từ và tài liệu dưới dạng phân phối xác suất có lợi ích rất lớn so với không gian vector thông thường.</w:delText>
        </w:r>
      </w:del>
    </w:p>
    <w:p w14:paraId="366F4CB6" w14:textId="2C45D58D" w:rsidR="006A662D" w:rsidRPr="006A662D" w:rsidDel="00816573" w:rsidRDefault="006A662D">
      <w:pPr>
        <w:tabs>
          <w:tab w:val="left" w:pos="450"/>
        </w:tabs>
        <w:ind w:left="630"/>
        <w:rPr>
          <w:del w:id="2766" w:author="John Tran" w:date="2015-12-28T20:09:00Z"/>
          <w:lang w:eastAsia="vi-VN"/>
        </w:rPr>
        <w:pPrChange w:id="2767" w:author="John Tran" w:date="2015-12-28T20:12:00Z">
          <w:pPr>
            <w:tabs>
              <w:tab w:val="left" w:pos="450"/>
            </w:tabs>
            <w:ind w:left="630" w:firstLine="720"/>
          </w:pPr>
        </w:pPrChange>
      </w:pPr>
      <w:del w:id="2768" w:author="John Tran" w:date="2015-12-28T20:09:00Z">
        <w:r w:rsidRPr="006A662D" w:rsidDel="00816573">
          <w:rPr>
            <w:lang w:eastAsia="vi-VN"/>
          </w:rPr>
          <w:delText>Ý tưởng của các mô hình chủ đề ẩn là xây dựng những tài liệu mới dựa theo phân phối xác suất. Trước hết, để tạo ra một tài liệu mới, cần chọn ra một phân phối những chủ đề cho tài liệu đó, điều này có nghĩa tài liệu được tạo nên từ những chủ đề khác nhau, với những phân phối khác nhau. Tiếp đó, để sinh các từ cho tài liệu ta có thể lựa chọn ngẫu nhiên các từ vào phân phối xác suất của các từ trên các chủ đề.</w:delText>
        </w:r>
      </w:del>
    </w:p>
    <w:p w14:paraId="30A08653" w14:textId="76DA0086" w:rsidR="006A662D" w:rsidDel="00816573" w:rsidRDefault="006A662D">
      <w:pPr>
        <w:tabs>
          <w:tab w:val="left" w:pos="450"/>
        </w:tabs>
        <w:ind w:left="630"/>
        <w:rPr>
          <w:del w:id="2769" w:author="John Tran" w:date="2015-12-28T20:09:00Z"/>
          <w:lang w:eastAsia="vi-VN"/>
        </w:rPr>
        <w:pPrChange w:id="2770" w:author="John Tran" w:date="2015-12-28T20:12:00Z">
          <w:pPr>
            <w:tabs>
              <w:tab w:val="left" w:pos="450"/>
            </w:tabs>
            <w:ind w:left="630" w:firstLine="720"/>
          </w:pPr>
        </w:pPrChange>
      </w:pPr>
      <w:del w:id="2771" w:author="John Tran" w:date="2015-12-28T20:09:00Z">
        <w:r w:rsidRPr="006A662D" w:rsidDel="00816573">
          <w:rPr>
            <w:lang w:eastAsia="vi-VN"/>
          </w:rPr>
          <w:delText>Một cách hoàn toàn ngược lại, cho một tập tài liệu, có thể xác định một tập các chủ đề ẩn cho mỗi tài liệu và phân phối xác suất của các từ trên từng chủ đề. Có nhiều phương pháp về phân tích chủ đề sử dụng mô hình ẩn là Probabilistic Latent Semantic Indexing (pLSI) và Lat</w:delText>
        </w:r>
        <w:r w:rsidDel="00816573">
          <w:rPr>
            <w:lang w:eastAsia="vi-VN"/>
          </w:rPr>
          <w:delText>ent Dirichlet Allocation (LDA)</w:delText>
        </w:r>
        <w:r w:rsidRPr="006A662D" w:rsidDel="00816573">
          <w:rPr>
            <w:lang w:eastAsia="vi-VN"/>
          </w:rPr>
          <w:delText>.</w:delText>
        </w:r>
      </w:del>
    </w:p>
    <w:p w14:paraId="194DF5F9" w14:textId="770ABD7E" w:rsidR="006A662D" w:rsidRPr="006A662D" w:rsidDel="00816573" w:rsidRDefault="006A662D">
      <w:pPr>
        <w:tabs>
          <w:tab w:val="left" w:pos="450"/>
        </w:tabs>
        <w:ind w:left="630"/>
        <w:rPr>
          <w:del w:id="2772" w:author="John Tran" w:date="2015-12-28T20:09:00Z"/>
          <w:lang w:eastAsia="vi-VN"/>
        </w:rPr>
        <w:pPrChange w:id="2773" w:author="John Tran" w:date="2015-12-28T20:12:00Z">
          <w:pPr>
            <w:tabs>
              <w:tab w:val="left" w:pos="450"/>
            </w:tabs>
            <w:ind w:left="630" w:firstLine="720"/>
          </w:pPr>
        </w:pPrChange>
      </w:pPr>
      <w:del w:id="2774" w:author="John Tran" w:date="2015-12-28T20:09:00Z">
        <w:r w:rsidRPr="006A662D" w:rsidDel="00816573">
          <w:rPr>
            <w:lang w:eastAsia="vi-VN"/>
          </w:rPr>
          <w:delText>pLSI là một kỹ thuật thống kê nhằm phân tích những dữ liệu xuất hiện đồng thời. Phương pháp này được phát triển dựa trên LSA, mặc dù pLSI là một bước quan trọng trong việc mô hình hóa dữ liệu văn bản, tuy nhiên nó vẫn còn chưa hoàn thiện ở chỗ chưa xây dựng được một mô hình xác suất tốt ở mức độ tài liệu. Điều đó dẫn đến vấn đề gặp phải khi tìm phân phối xác suất cho một tài liệu nằm ngoài tập dữ liệu học, ngoài ra số lượng các tham số có thể tăng lên một cách tuyến tính khi kích thước của tập dữ liệu tăng.</w:delText>
        </w:r>
      </w:del>
    </w:p>
    <w:p w14:paraId="0FB32578" w14:textId="666A139E" w:rsidR="007F4B40" w:rsidRPr="00CB7B88" w:rsidDel="00816573" w:rsidRDefault="00C26CBA">
      <w:pPr>
        <w:pStyle w:val="Heading3"/>
        <w:ind w:left="630" w:firstLine="0"/>
        <w:rPr>
          <w:del w:id="2775" w:author="John Tran" w:date="2015-12-28T20:09:00Z"/>
        </w:rPr>
        <w:pPrChange w:id="2776" w:author="John Tran" w:date="2015-12-28T20:12:00Z">
          <w:pPr>
            <w:pStyle w:val="Heading3"/>
          </w:pPr>
        </w:pPrChange>
      </w:pPr>
      <w:del w:id="2777" w:author="John Tran" w:date="2015-12-28T20:09:00Z">
        <w:r w:rsidRPr="00CB7B88" w:rsidDel="00816573">
          <w:delText>Đặc điể</w:delText>
        </w:r>
        <w:r w:rsidR="00152203" w:rsidRPr="00CB7B88" w:rsidDel="00816573">
          <w:delText>m</w:delText>
        </w:r>
      </w:del>
    </w:p>
    <w:p w14:paraId="159705B4" w14:textId="7BEA16D8" w:rsidR="00EE3653" w:rsidDel="00816573" w:rsidRDefault="00EE3653">
      <w:pPr>
        <w:ind w:left="630"/>
        <w:rPr>
          <w:del w:id="2778" w:author="John Tran" w:date="2015-12-28T20:09:00Z"/>
          <w:lang w:eastAsia="vi-VN"/>
        </w:rPr>
        <w:pPrChange w:id="2779" w:author="John Tran" w:date="2015-12-28T20:12:00Z">
          <w:pPr>
            <w:ind w:left="630" w:firstLine="720"/>
          </w:pPr>
        </w:pPrChange>
      </w:pPr>
      <w:del w:id="2780" w:author="John Tran" w:date="2015-12-28T20:09:00Z">
        <w:r w:rsidRPr="00EE3653" w:rsidDel="00816573">
          <w:rPr>
            <w:lang w:eastAsia="vi-VN"/>
          </w:rPr>
          <w:delText>LDA là một mô hình sinh xác suất cho tập dữ liệu rời rạc. LDA được xây dựng dự</w:delText>
        </w:r>
        <w:r w:rsidDel="00816573">
          <w:rPr>
            <w:lang w:eastAsia="vi-VN"/>
          </w:rPr>
          <w:delText>a</w:delText>
        </w:r>
        <w:r w:rsidRPr="00EE3653" w:rsidDel="00816573">
          <w:rPr>
            <w:lang w:eastAsia="vi-VN"/>
          </w:rPr>
          <w:delText xml:space="preserve"> trên ý tưởng: mỗi tài liệu là sự trộn lẫn của nhiều chủ đề (topic). </w:delText>
        </w:r>
        <w:r w:rsidRPr="006A662D" w:rsidDel="00816573">
          <w:rPr>
            <w:lang w:eastAsia="vi-VN"/>
          </w:rPr>
          <w:delText>Về bản chất, LDA là một mô hình Bayesian 3 cấp (three-level hierarchical Bayes model: corpus level, document level, word level). Mỗi tài liệu trong tập hợp được coi là một hỗn hợp xác định trên tập cơ bản các chủ đề. Về khía cạnh mô hình hóa văn bản, các xác suất chủ đề là một biểu diễn cụ thể, rõ ràng cho một tài liệu.</w:delText>
        </w:r>
      </w:del>
    </w:p>
    <w:p w14:paraId="0CE1A7E3" w14:textId="115F759C" w:rsidR="00EE3653" w:rsidRPr="006A662D" w:rsidDel="00816573" w:rsidRDefault="00EE3653">
      <w:pPr>
        <w:ind w:left="630"/>
        <w:rPr>
          <w:del w:id="2781" w:author="John Tran" w:date="2015-12-28T20:09:00Z"/>
          <w:lang w:eastAsia="vi-VN"/>
        </w:rPr>
        <w:pPrChange w:id="2782" w:author="John Tran" w:date="2015-12-28T20:12:00Z">
          <w:pPr>
            <w:ind w:left="630" w:firstLine="720"/>
          </w:pPr>
        </w:pPrChange>
      </w:pPr>
      <w:del w:id="2783" w:author="John Tran" w:date="2015-12-28T20:09:00Z">
        <w:r w:rsidRPr="006A662D" w:rsidDel="00816573">
          <w:rPr>
            <w:lang w:eastAsia="vi-VN"/>
          </w:rPr>
          <w:delText>LDA là một mô hình hoàn thiện hơn so với pLSI và có thể khắc phục được những nhược điểm ở trên. Mô hình chủ đề ẩn này sẽ được sử dụng trong việc xây dựng hệ thống tìm ra các chủ đề từ mạng xã hội của khóa luận.</w:delText>
        </w:r>
      </w:del>
    </w:p>
    <w:p w14:paraId="177E7D88" w14:textId="3E4258E5" w:rsidR="00EE3653" w:rsidRPr="0081282D" w:rsidDel="00816573" w:rsidRDefault="00D2270B">
      <w:pPr>
        <w:pStyle w:val="Heading3"/>
        <w:ind w:left="630" w:firstLine="0"/>
        <w:rPr>
          <w:del w:id="2784" w:author="John Tran" w:date="2015-12-28T20:09:00Z"/>
        </w:rPr>
        <w:pPrChange w:id="2785" w:author="John Tran" w:date="2015-12-28T20:12:00Z">
          <w:pPr>
            <w:pStyle w:val="Heading3"/>
          </w:pPr>
        </w:pPrChange>
      </w:pPr>
      <w:del w:id="2786" w:author="John Tran" w:date="2015-12-28T20:09:00Z">
        <w:r w:rsidRPr="0081282D" w:rsidDel="00816573">
          <w:delText>Mô hình sinh trong LDA</w:delText>
        </w:r>
      </w:del>
    </w:p>
    <w:p w14:paraId="3D257AC2" w14:textId="38E0FB1D" w:rsidR="00D2270B" w:rsidRPr="00D2270B" w:rsidDel="00816573" w:rsidRDefault="00D2270B">
      <w:pPr>
        <w:ind w:left="630"/>
        <w:rPr>
          <w:del w:id="2787" w:author="John Tran" w:date="2015-12-28T20:09:00Z"/>
          <w:rFonts w:cs="Times New Roman"/>
        </w:rPr>
      </w:pPr>
      <w:del w:id="2788" w:author="John Tran" w:date="2015-12-28T20:09:00Z">
        <w:r w:rsidRPr="00D2270B" w:rsidDel="00816573">
          <w:rPr>
            <w:rFonts w:cs="Times New Roman"/>
          </w:rPr>
          <w:delText xml:space="preserve">Cho trước tập M tài liệu </w:delText>
        </w:r>
        <w:r w:rsidRPr="00D2270B" w:rsidDel="00816573">
          <w:rPr>
            <w:rFonts w:cs="Times New Roman"/>
            <w:b/>
          </w:rPr>
          <w:delText>D = {d</w:delText>
        </w:r>
        <w:r w:rsidRPr="00D2270B" w:rsidDel="00816573">
          <w:rPr>
            <w:rFonts w:cs="Times New Roman"/>
            <w:b/>
            <w:vertAlign w:val="subscript"/>
          </w:rPr>
          <w:delText>1</w:delText>
        </w:r>
        <w:r w:rsidRPr="00D2270B" w:rsidDel="00816573">
          <w:rPr>
            <w:rFonts w:cs="Times New Roman"/>
            <w:b/>
          </w:rPr>
          <w:delText>, d</w:delText>
        </w:r>
        <w:r w:rsidRPr="00D2270B" w:rsidDel="00816573">
          <w:rPr>
            <w:rFonts w:cs="Times New Roman"/>
            <w:b/>
            <w:vertAlign w:val="subscript"/>
          </w:rPr>
          <w:delText>2</w:delText>
        </w:r>
        <w:r w:rsidRPr="00D2270B" w:rsidDel="00816573">
          <w:rPr>
            <w:rFonts w:cs="Times New Roman"/>
            <w:b/>
          </w:rPr>
          <w:delText>... d</w:delText>
        </w:r>
        <w:r w:rsidRPr="00D2270B" w:rsidDel="00816573">
          <w:rPr>
            <w:rFonts w:cs="Times New Roman"/>
            <w:b/>
            <w:vertAlign w:val="subscript"/>
          </w:rPr>
          <w:delText>M</w:delText>
        </w:r>
        <w:r w:rsidRPr="00D2270B" w:rsidDel="00816573">
          <w:rPr>
            <w:rFonts w:cs="Times New Roman"/>
            <w:b/>
          </w:rPr>
          <w:delText>},</w:delText>
        </w:r>
        <w:r w:rsidRPr="00D2270B" w:rsidDel="00816573">
          <w:rPr>
            <w:rFonts w:cs="Times New Roman"/>
          </w:rPr>
          <w:delText xml:space="preserve"> trong đó tài liệu thứ </w:delText>
        </w:r>
        <w:r w:rsidRPr="00D2270B" w:rsidDel="00816573">
          <w:rPr>
            <w:rFonts w:cs="Times New Roman"/>
            <w:b/>
            <w:i/>
          </w:rPr>
          <w:delText>m</w:delText>
        </w:r>
        <w:r w:rsidRPr="00D2270B" w:rsidDel="00816573">
          <w:rPr>
            <w:rFonts w:cs="Times New Roman"/>
          </w:rPr>
          <w:delText xml:space="preserve"> gồm </w:delText>
        </w:r>
        <w:r w:rsidRPr="00D2270B" w:rsidDel="00816573">
          <w:rPr>
            <w:rFonts w:cs="Times New Roman"/>
            <w:b/>
            <w:i/>
          </w:rPr>
          <w:delText>N</w:delText>
        </w:r>
        <w:r w:rsidRPr="00D2270B" w:rsidDel="00816573">
          <w:rPr>
            <w:rFonts w:cs="Times New Roman"/>
            <w:b/>
            <w:i/>
            <w:vertAlign w:val="subscript"/>
          </w:rPr>
          <w:delText>m</w:delText>
        </w:r>
        <w:r w:rsidRPr="00D2270B" w:rsidDel="00816573">
          <w:rPr>
            <w:rFonts w:cs="Times New Roman"/>
          </w:rPr>
          <w:delText xml:space="preserve"> từ, các từ </w:delText>
        </w:r>
        <w:r w:rsidRPr="00D2270B" w:rsidDel="00816573">
          <w:rPr>
            <w:rFonts w:cs="Times New Roman"/>
            <w:b/>
            <w:i/>
          </w:rPr>
          <w:delText>w</w:delText>
        </w:r>
        <w:r w:rsidRPr="00D2270B" w:rsidDel="00816573">
          <w:rPr>
            <w:rFonts w:cs="Times New Roman"/>
            <w:b/>
            <w:i/>
            <w:vertAlign w:val="subscript"/>
          </w:rPr>
          <w:delText xml:space="preserve">i </w:delText>
        </w:r>
        <w:r w:rsidRPr="00D2270B" w:rsidDel="00816573">
          <w:rPr>
            <w:rFonts w:cs="Times New Roman"/>
          </w:rPr>
          <w:delText xml:space="preserve">được rút ra từ tập các thuật ngữ </w:delText>
        </w:r>
        <w:r w:rsidRPr="00D2270B" w:rsidDel="00816573">
          <w:rPr>
            <w:rFonts w:cs="Times New Roman"/>
            <w:b/>
          </w:rPr>
          <w:delText>{t</w:delText>
        </w:r>
        <w:r w:rsidRPr="00D2270B" w:rsidDel="00816573">
          <w:rPr>
            <w:rFonts w:cs="Times New Roman"/>
            <w:b/>
            <w:vertAlign w:val="subscript"/>
          </w:rPr>
          <w:delText>1</w:delText>
        </w:r>
        <w:r w:rsidRPr="00D2270B" w:rsidDel="00816573">
          <w:rPr>
            <w:rFonts w:cs="Times New Roman"/>
            <w:b/>
          </w:rPr>
          <w:delText>, t</w:delText>
        </w:r>
        <w:r w:rsidRPr="00D2270B" w:rsidDel="00816573">
          <w:rPr>
            <w:rFonts w:cs="Times New Roman"/>
            <w:b/>
            <w:vertAlign w:val="subscript"/>
          </w:rPr>
          <w:delText>2</w:delText>
        </w:r>
        <w:r w:rsidRPr="00D2270B" w:rsidDel="00816573">
          <w:rPr>
            <w:rFonts w:cs="Times New Roman"/>
            <w:b/>
          </w:rPr>
          <w:delText>... t</w:delText>
        </w:r>
        <w:r w:rsidRPr="00D2270B" w:rsidDel="00816573">
          <w:rPr>
            <w:rFonts w:cs="Times New Roman"/>
            <w:b/>
            <w:vertAlign w:val="subscript"/>
          </w:rPr>
          <w:delText>V</w:delText>
        </w:r>
        <w:r w:rsidRPr="00D2270B" w:rsidDel="00816573">
          <w:rPr>
            <w:rFonts w:cs="Times New Roman"/>
            <w:b/>
          </w:rPr>
          <w:delText>}</w:delText>
        </w:r>
        <w:r w:rsidRPr="00D2270B" w:rsidDel="00816573">
          <w:rPr>
            <w:rFonts w:cs="Times New Roman"/>
          </w:rPr>
          <w:delText xml:space="preserve">, </w:delText>
        </w:r>
        <w:r w:rsidRPr="00D2270B" w:rsidDel="00816573">
          <w:rPr>
            <w:rFonts w:cs="Times New Roman"/>
            <w:b/>
          </w:rPr>
          <w:delText>V</w:delText>
        </w:r>
        <w:r w:rsidRPr="00D2270B" w:rsidDel="00816573">
          <w:rPr>
            <w:rFonts w:cs="Times New Roman"/>
          </w:rPr>
          <w:delText xml:space="preserve"> là số lượng của thuật ngữ. Mô hình LDA được biểu diễn dưới dạng đồ họ</w:delText>
        </w:r>
        <w:r w:rsidDel="00816573">
          <w:rPr>
            <w:rFonts w:cs="Times New Roman"/>
          </w:rPr>
          <w:delText xml:space="preserve">a trong </w:delText>
        </w:r>
        <w:r w:rsidRPr="00D2270B" w:rsidDel="00816573">
          <w:rPr>
            <w:rFonts w:cs="Times New Roman"/>
          </w:rPr>
          <w:delText>hình 1.</w:delText>
        </w:r>
      </w:del>
    </w:p>
    <w:p w14:paraId="73C195F4" w14:textId="7AA02106" w:rsidR="00C0272A" w:rsidDel="00C0272A" w:rsidRDefault="00D2270B">
      <w:pPr>
        <w:ind w:left="630"/>
        <w:rPr>
          <w:del w:id="2789" w:author="John Tran" w:date="2015-12-28T10:57:00Z"/>
          <w:rFonts w:cs="Times New Roman"/>
        </w:rPr>
        <w:pPrChange w:id="2790" w:author="John Tran" w:date="2015-12-28T20:12:00Z">
          <w:pPr>
            <w:ind w:left="630" w:firstLine="646"/>
          </w:pPr>
        </w:pPrChange>
      </w:pPr>
      <w:del w:id="2791" w:author="John Tran" w:date="2015-12-28T20:09:00Z">
        <w:r w:rsidRPr="00D2270B" w:rsidDel="00816573">
          <w:rPr>
            <w:rFonts w:cs="Times New Roman"/>
          </w:rPr>
          <w:tab/>
          <w:delText xml:space="preserve">Quá trình sinh trong mô hình LDA diễn ra như sau: mô hình LDA sinh các từ </w:delText>
        </w:r>
        <w:r w:rsidRPr="00D2270B" w:rsidDel="00816573">
          <w:rPr>
            <w:rFonts w:cs="Times New Roman"/>
            <w:b/>
            <w:i/>
          </w:rPr>
          <w:delText>w</w:delText>
        </w:r>
        <w:r w:rsidRPr="00D2270B" w:rsidDel="00816573">
          <w:rPr>
            <w:rFonts w:cs="Times New Roman"/>
            <w:b/>
            <w:i/>
            <w:vertAlign w:val="subscript"/>
          </w:rPr>
          <w:delText>m,n</w:delText>
        </w:r>
        <w:r w:rsidRPr="00D2270B" w:rsidDel="00816573">
          <w:rPr>
            <w:rFonts w:cs="Times New Roman"/>
          </w:rPr>
          <w:delText xml:space="preserve"> có thể quan sát, các từ này được phân chia về các tài liệu. Với mỗi tài liệu, một tỉ lệ chủ đề </w:delText>
        </w:r>
        <m:oMath>
          <m:acc>
            <m:accPr>
              <m:chr m:val="⃗"/>
              <m:ctrlPr>
                <w:rPr>
                  <w:rFonts w:ascii="Cambria Math" w:hAnsi="Cambria Math" w:cs="Times New Roman"/>
                  <w:b/>
                  <w:i/>
                </w:rPr>
              </m:ctrlPr>
            </m:accPr>
            <m:e>
              <m:sSub>
                <m:sSubPr>
                  <m:ctrlPr>
                    <w:rPr>
                      <w:rFonts w:ascii="Cambria Math" w:hAnsi="Cambria Math" w:cs="Times New Roman"/>
                      <w:b/>
                      <w:i/>
                    </w:rPr>
                  </m:ctrlPr>
                </m:sSubPr>
                <m:e>
                  <m:r>
                    <m:rPr>
                      <m:sty m:val="bi"/>
                    </m:rPr>
                    <w:rPr>
                      <w:rFonts w:ascii="Cambria Math" w:hAnsi="Cambria Math" w:cs="Times New Roman"/>
                    </w:rPr>
                    <m:t>ϑ</m:t>
                  </m:r>
                </m:e>
                <m:sub>
                  <m:r>
                    <m:rPr>
                      <m:sty m:val="bi"/>
                    </m:rPr>
                    <w:rPr>
                      <w:rFonts w:ascii="Cambria Math" w:hAnsi="Cambria Math" w:cs="Times New Roman"/>
                    </w:rPr>
                    <m:t>m</m:t>
                  </m:r>
                </m:sub>
              </m:sSub>
            </m:e>
          </m:acc>
        </m:oMath>
        <w:r w:rsidRPr="00D2270B" w:rsidDel="00816573">
          <w:rPr>
            <w:rFonts w:cs="Times New Roman"/>
            <w:color w:val="000000"/>
          </w:rPr>
          <w:delText xml:space="preserve"> được chọn từ phân phối Dirichlet (</w:delText>
        </w:r>
        <w:r w:rsidRPr="00D2270B" w:rsidDel="00816573">
          <w:rPr>
            <w:rFonts w:cs="Times New Roman"/>
            <w:i/>
            <w:color w:val="000000"/>
          </w:rPr>
          <w:delText>Dir</w:delText>
        </w:r>
        <w:r w:rsidRPr="00D2270B" w:rsidDel="00816573">
          <w:rPr>
            <w:rFonts w:cs="Times New Roman"/>
            <w:color w:val="000000"/>
          </w:rPr>
          <w:delText xml:space="preserve"> (</w:delText>
        </w:r>
        <m:oMath>
          <m:acc>
            <m:accPr>
              <m:chr m:val="⃑"/>
              <m:ctrlPr>
                <w:rPr>
                  <w:rFonts w:ascii="Cambria Math" w:hAnsi="Cambria Math" w:cs="Times New Roman"/>
                  <w:b/>
                  <w:i/>
                  <w:color w:val="000000"/>
                </w:rPr>
              </m:ctrlPr>
            </m:accPr>
            <m:e>
              <m:r>
                <m:rPr>
                  <m:sty m:val="bi"/>
                </m:rPr>
                <w:rPr>
                  <w:rFonts w:ascii="Cambria Math" w:hAnsi="Cambria Math" w:cs="Times New Roman"/>
                  <w:color w:val="000000"/>
                </w:rPr>
                <m:t>α</m:t>
              </m:r>
            </m:e>
          </m:acc>
        </m:oMath>
        <w:r w:rsidRPr="00D2270B" w:rsidDel="00816573">
          <w:rPr>
            <w:rFonts w:cs="Times New Roman"/>
            <w:color w:val="000000"/>
          </w:rPr>
          <w:delText>)), từ đó, xác định các từ thuộc chủ đề cụ thể. Sau đó, với mỗi từ thuộc tài liệu, chủ đề của từ đó được xác định là một chủ đề cụ thể bằng cách lấy mẫu từ phân bố đa thức (</w:delText>
        </w:r>
        <w:r w:rsidRPr="00D2270B" w:rsidDel="00816573">
          <w:rPr>
            <w:rFonts w:cs="Times New Roman"/>
            <w:i/>
            <w:color w:val="000000"/>
          </w:rPr>
          <w:delText>Mult</w:delText>
        </w:r>
        <w:r w:rsidRPr="00D2270B" w:rsidDel="00816573">
          <w:rPr>
            <w:rFonts w:cs="Times New Roman"/>
            <w:color w:val="000000"/>
          </w:rPr>
          <w:delText xml:space="preserve"> (</w:delText>
        </w:r>
        <m:oMath>
          <m:acc>
            <m:accPr>
              <m:chr m:val="⃗"/>
              <m:ctrlPr>
                <w:rPr>
                  <w:rFonts w:ascii="Cambria Math" w:hAnsi="Cambria Math" w:cs="Times New Roman"/>
                  <w:b/>
                  <w:i/>
                </w:rPr>
              </m:ctrlPr>
            </m:accPr>
            <m:e>
              <m:sSub>
                <m:sSubPr>
                  <m:ctrlPr>
                    <w:rPr>
                      <w:rFonts w:ascii="Cambria Math" w:hAnsi="Cambria Math" w:cs="Times New Roman"/>
                      <w:b/>
                      <w:i/>
                    </w:rPr>
                  </m:ctrlPr>
                </m:sSubPr>
                <m:e>
                  <m:r>
                    <m:rPr>
                      <m:sty m:val="bi"/>
                    </m:rPr>
                    <w:rPr>
                      <w:rFonts w:ascii="Cambria Math" w:hAnsi="Cambria Math" w:cs="Times New Roman"/>
                    </w:rPr>
                    <m:t>ϑ</m:t>
                  </m:r>
                </m:e>
                <m:sub>
                  <m:r>
                    <m:rPr>
                      <m:sty m:val="bi"/>
                    </m:rPr>
                    <w:rPr>
                      <w:rFonts w:ascii="Cambria Math" w:hAnsi="Cambria Math" w:cs="Times New Roman"/>
                    </w:rPr>
                    <m:t>m</m:t>
                  </m:r>
                </m:sub>
              </m:sSub>
            </m:e>
          </m:acc>
        </m:oMath>
        <w:r w:rsidRPr="00D2270B" w:rsidDel="00816573">
          <w:rPr>
            <w:rFonts w:cs="Times New Roman"/>
            <w:color w:val="000000"/>
          </w:rPr>
          <w:delText xml:space="preserve">)). Cuối cùng, từ phân bố đa thức </w:delText>
        </w:r>
        <w:r w:rsidRPr="00D2270B" w:rsidDel="00816573">
          <w:rPr>
            <w:rFonts w:cs="Times New Roman"/>
          </w:rPr>
          <w:delText>(</w:delText>
        </w:r>
        <w:r w:rsidRPr="00D2270B" w:rsidDel="00816573">
          <w:rPr>
            <w:rFonts w:cs="Times New Roman"/>
            <w:i/>
          </w:rPr>
          <w:delText>Mult</w:delText>
        </w:r>
        <w:r w:rsidRPr="00D2270B" w:rsidDel="00816573">
          <w:rPr>
            <w:rFonts w:cs="Times New Roman"/>
          </w:rPr>
          <w:delText xml:space="preserve"> (</w:delText>
        </w:r>
        <m:oMath>
          <m:acc>
            <m:accPr>
              <m:chr m:val="⃗"/>
              <m:ctrlPr>
                <w:rPr>
                  <w:rFonts w:ascii="Cambria Math" w:hAnsi="Cambria Math" w:cs="Times New Roman"/>
                  <w:b/>
                  <w:i/>
                </w:rPr>
              </m:ctrlPr>
            </m:accPr>
            <m:e>
              <m:r>
                <m:rPr>
                  <m:sty m:val="bi"/>
                </m:rPr>
                <w:rPr>
                  <w:rFonts w:ascii="Cambria Math" w:hAnsi="Cambria Math" w:cs="Times New Roman"/>
                </w:rPr>
                <m:t>φ</m:t>
              </m:r>
            </m:e>
          </m:acc>
          <m:sSub>
            <m:sSubPr>
              <m:ctrlPr>
                <w:rPr>
                  <w:rFonts w:ascii="Cambria Math" w:hAnsi="Cambria Math" w:cs="Times New Roman"/>
                  <w:b/>
                  <w:i/>
                </w:rPr>
              </m:ctrlPr>
            </m:sSubPr>
            <m:e>
              <m:r>
                <m:rPr>
                  <m:sty m:val="bi"/>
                </m:rPr>
                <w:rPr>
                  <w:rFonts w:ascii="Cambria Math" w:hAnsi="Cambria Math" w:cs="Times New Roman"/>
                </w:rPr>
                <m:t>z</m:t>
              </m:r>
            </m:e>
            <m:sub>
              <m:r>
                <m:rPr>
                  <m:sty m:val="bi"/>
                </m:rPr>
                <w:rPr>
                  <w:rFonts w:ascii="Cambria Math" w:hAnsi="Cambria Math" w:cs="Times New Roman"/>
                </w:rPr>
                <m:t>m,n</m:t>
              </m:r>
            </m:sub>
          </m:sSub>
          <m:r>
            <m:rPr>
              <m:sty m:val="bi"/>
            </m:rPr>
            <w:rPr>
              <w:rFonts w:ascii="Cambria Math" w:hAnsi="Cambria Math" w:cs="Times New Roman"/>
            </w:rPr>
            <m:t xml:space="preserve"> </m:t>
          </m:r>
        </m:oMath>
        <w:r w:rsidRPr="00D2270B" w:rsidDel="00816573">
          <w:rPr>
            <w:rFonts w:cs="Times New Roman"/>
          </w:rPr>
          <w:delText xml:space="preserve">)), một từ cụ thể </w:delText>
        </w:r>
        <w:r w:rsidRPr="00D2270B" w:rsidDel="00816573">
          <w:rPr>
            <w:rFonts w:cs="Times New Roman"/>
            <w:b/>
            <w:i/>
          </w:rPr>
          <w:delText>w</w:delText>
        </w:r>
        <w:r w:rsidRPr="00D2270B" w:rsidDel="00816573">
          <w:rPr>
            <w:rFonts w:cs="Times New Roman"/>
            <w:b/>
            <w:i/>
            <w:vertAlign w:val="subscript"/>
          </w:rPr>
          <w:delText>m,n</w:delText>
        </w:r>
        <w:r w:rsidRPr="00D2270B" w:rsidDel="00816573">
          <w:rPr>
            <w:rFonts w:cs="Times New Roman"/>
          </w:rPr>
          <w:delText xml:space="preserve"> được sinh ra dựa trên chủ đề đã được xác định. Các chủ đề </w:delText>
        </w:r>
        <m:oMath>
          <m:acc>
            <m:accPr>
              <m:chr m:val="⃗"/>
              <m:ctrlPr>
                <w:rPr>
                  <w:rFonts w:ascii="Cambria Math" w:hAnsi="Cambria Math" w:cs="Times New Roman"/>
                  <w:b/>
                  <w:i/>
                </w:rPr>
              </m:ctrlPr>
            </m:accPr>
            <m:e>
              <m:r>
                <m:rPr>
                  <m:sty m:val="bi"/>
                </m:rPr>
                <w:rPr>
                  <w:rFonts w:ascii="Cambria Math" w:hAnsi="Cambria Math" w:cs="Times New Roman"/>
                </w:rPr>
                <m:t>φ</m:t>
              </m:r>
            </m:e>
          </m:acc>
          <m:sSub>
            <m:sSubPr>
              <m:ctrlPr>
                <w:rPr>
                  <w:rFonts w:ascii="Cambria Math" w:hAnsi="Cambria Math" w:cs="Times New Roman"/>
                  <w:b/>
                  <w:i/>
                </w:rPr>
              </m:ctrlPr>
            </m:sSubPr>
            <m:e>
              <m:r>
                <m:rPr>
                  <m:sty m:val="bi"/>
                </m:rPr>
                <w:rPr>
                  <w:rFonts w:ascii="Cambria Math" w:hAnsi="Cambria Math" w:cs="Times New Roman"/>
                </w:rPr>
                <m:t>z</m:t>
              </m:r>
            </m:e>
            <m:sub>
              <m:r>
                <m:rPr>
                  <m:sty m:val="bi"/>
                </m:rPr>
                <w:rPr>
                  <w:rFonts w:ascii="Cambria Math" w:hAnsi="Cambria Math" w:cs="Times New Roman"/>
                </w:rPr>
                <m:t>m,n</m:t>
              </m:r>
            </m:sub>
          </m:sSub>
          <m:r>
            <m:rPr>
              <m:sty m:val="bi"/>
            </m:rPr>
            <w:rPr>
              <w:rFonts w:ascii="Cambria Math" w:hAnsi="Cambria Math" w:cs="Times New Roman"/>
            </w:rPr>
            <m:t xml:space="preserve"> </m:t>
          </m:r>
        </m:oMath>
        <w:r w:rsidRPr="00D2270B" w:rsidDel="00816573">
          <w:rPr>
            <w:rFonts w:cs="Times New Roman"/>
          </w:rPr>
          <w:delText xml:space="preserve"> được lấy mẫu một lần trong toàn kho ngữ liệu. </w:delText>
        </w:r>
      </w:del>
    </w:p>
    <w:p w14:paraId="0755A4EC" w14:textId="3F269FB9" w:rsidR="00D2270B" w:rsidRPr="00D2270B" w:rsidDel="00816573" w:rsidRDefault="006015FA">
      <w:pPr>
        <w:ind w:left="630"/>
        <w:rPr>
          <w:del w:id="2792" w:author="John Tran" w:date="2015-12-28T20:09:00Z"/>
          <w:rFonts w:cs="Times New Roman"/>
        </w:rPr>
      </w:pPr>
      <w:del w:id="2793" w:author="John Tran" w:date="2015-12-28T10:57:00Z">
        <w:r w:rsidRPr="00D2270B" w:rsidDel="00C0272A">
          <w:rPr>
            <w:rFonts w:cs="Times New Roman"/>
            <w:noProof/>
            <w:lang w:val="en-US" w:eastAsia="ja-JP"/>
          </w:rPr>
          <mc:AlternateContent>
            <mc:Choice Requires="wps">
              <w:drawing>
                <wp:anchor distT="0" distB="0" distL="114300" distR="114300" simplePos="0" relativeHeight="251658250" behindDoc="0" locked="0" layoutInCell="1" allowOverlap="1" wp14:anchorId="3B3417D6" wp14:editId="3EA25254">
                  <wp:simplePos x="0" y="0"/>
                  <wp:positionH relativeFrom="column">
                    <wp:posOffset>396875</wp:posOffset>
                  </wp:positionH>
                  <wp:positionV relativeFrom="paragraph">
                    <wp:posOffset>662940</wp:posOffset>
                  </wp:positionV>
                  <wp:extent cx="1268730" cy="838200"/>
                  <wp:effectExtent l="0" t="152400" r="83820" b="19050"/>
                  <wp:wrapNone/>
                  <wp:docPr id="43018"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730" cy="838200"/>
                          </a:xfrm>
                          <a:prstGeom prst="wedgeRectCallout">
                            <a:avLst>
                              <a:gd name="adj1" fmla="val 50954"/>
                              <a:gd name="adj2" fmla="val -65559"/>
                            </a:avLst>
                          </a:prstGeom>
                          <a:solidFill>
                            <a:schemeClr val="accent4">
                              <a:lumMod val="40000"/>
                              <a:lumOff val="60000"/>
                            </a:schemeClr>
                          </a:solidFill>
                          <a:ln w="9525">
                            <a:solidFill>
                              <a:schemeClr val="accent1">
                                <a:lumMod val="100000"/>
                                <a:lumOff val="0"/>
                              </a:schemeClr>
                            </a:solidFill>
                            <a:miter lim="800000"/>
                            <a:headEnd/>
                            <a:tailEnd/>
                          </a:ln>
                        </wps:spPr>
                        <wps:txbx>
                          <w:txbxContent>
                            <w:p w14:paraId="3BEC22B1" w14:textId="77777777" w:rsidR="00832440" w:rsidRDefault="00832440">
                              <w:pPr>
                                <w:spacing w:after="0"/>
                                <w:jc w:val="center"/>
                                <w:rPr>
                                  <w:sz w:val="22"/>
                                </w:rPr>
                                <w:pPrChange w:id="2794" w:author="Thanh Thai Nguyen" w:date="2015-12-24T14:21:00Z">
                                  <w:pPr>
                                    <w:jc w:val="center"/>
                                  </w:pPr>
                                </w:pPrChange>
                              </w:pPr>
                              <w:r w:rsidRPr="003713E1">
                                <w:rPr>
                                  <w:sz w:val="22"/>
                                </w:rPr>
                                <w:t>Document specific distribution over</w:t>
                              </w:r>
                            </w:p>
                            <w:p w14:paraId="6CFBA981" w14:textId="77777777" w:rsidR="00832440" w:rsidRPr="003713E1" w:rsidRDefault="00832440">
                              <w:pPr>
                                <w:spacing w:after="0"/>
                                <w:jc w:val="center"/>
                                <w:rPr>
                                  <w:sz w:val="22"/>
                                </w:rPr>
                                <w:pPrChange w:id="2795" w:author="Thanh Thai Nguyen" w:date="2015-12-24T14:21:00Z">
                                  <w:pPr>
                                    <w:jc w:val="center"/>
                                  </w:pPr>
                                </w:pPrChange>
                              </w:pPr>
                              <w:r w:rsidRPr="003713E1">
                                <w:rPr>
                                  <w:sz w:val="22"/>
                                </w:rPr>
                                <w:t>topic</w:t>
                              </w:r>
                              <w:r>
                                <w:rPr>
                                  <w:sz w:val="22"/>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3417D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2" o:spid="_x0000_s1027" type="#_x0000_t61" style="position:absolute;left:0;text-align:left;margin-left:31.25pt;margin-top:52.2pt;width:99.9pt;height:66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" adj="21806,-3361" fillcolor="#ccc0d9 [1303]" strokecolor="#4f81bd [3204]">
                  <v:textbox>
                    <w:txbxContent>
                      <w:p w14:paraId="3BEC22B1" w14:textId="77777777" w:rsidR="00832440" w:rsidRDefault="00832440">
                        <w:pPr>
                          <w:spacing w:after="0"/>
                          <w:jc w:val="center"/>
                          <w:rPr>
                            <w:sz w:val="22"/>
                          </w:rPr>
                          <w:pPrChange w:id="2796" w:author="Thanh Thai Nguyen" w:date="2015-12-24T14:21:00Z">
                            <w:pPr>
                              <w:jc w:val="center"/>
                            </w:pPr>
                          </w:pPrChange>
                        </w:pPr>
                        <w:r w:rsidRPr="003713E1">
                          <w:rPr>
                            <w:sz w:val="22"/>
                          </w:rPr>
                          <w:t>Document specific distribution over</w:t>
                        </w:r>
                      </w:p>
                      <w:p w14:paraId="6CFBA981" w14:textId="77777777" w:rsidR="00832440" w:rsidRPr="003713E1" w:rsidRDefault="00832440">
                        <w:pPr>
                          <w:spacing w:after="0"/>
                          <w:jc w:val="center"/>
                          <w:rPr>
                            <w:sz w:val="22"/>
                          </w:rPr>
                          <w:pPrChange w:id="2797" w:author="Thanh Thai Nguyen" w:date="2015-12-24T14:21:00Z">
                            <w:pPr>
                              <w:jc w:val="center"/>
                            </w:pPr>
                          </w:pPrChange>
                        </w:pPr>
                        <w:r w:rsidRPr="003713E1">
                          <w:rPr>
                            <w:sz w:val="22"/>
                          </w:rPr>
                          <w:t>topic</w:t>
                        </w:r>
                        <w:r>
                          <w:rPr>
                            <w:sz w:val="22"/>
                          </w:rPr>
                          <w:t>s</w:t>
                        </w:r>
                      </w:p>
                    </w:txbxContent>
                  </v:textbox>
                </v:shape>
              </w:pict>
            </mc:Fallback>
          </mc:AlternateContent>
        </w:r>
        <w:r w:rsidRPr="00D2270B" w:rsidDel="00C0272A">
          <w:rPr>
            <w:rFonts w:cs="Times New Roman"/>
            <w:noProof/>
            <w:lang w:val="en-US" w:eastAsia="ja-JP"/>
          </w:rPr>
          <mc:AlternateContent>
            <mc:Choice Requires="wps">
              <w:drawing>
                <wp:anchor distT="0" distB="0" distL="114300" distR="114300" simplePos="0" relativeHeight="251658251" behindDoc="0" locked="0" layoutInCell="1" allowOverlap="1" wp14:anchorId="3C4C356D" wp14:editId="6E364CBC">
                  <wp:simplePos x="0" y="0"/>
                  <wp:positionH relativeFrom="margin">
                    <wp:posOffset>415925</wp:posOffset>
                  </wp:positionH>
                  <wp:positionV relativeFrom="paragraph">
                    <wp:posOffset>2386965</wp:posOffset>
                  </wp:positionV>
                  <wp:extent cx="1215390" cy="487045"/>
                  <wp:effectExtent l="0" t="419100" r="156210" b="27305"/>
                  <wp:wrapNone/>
                  <wp:docPr id="52225"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5390" cy="487045"/>
                          </a:xfrm>
                          <a:prstGeom prst="wedgeRectCallout">
                            <a:avLst>
                              <a:gd name="adj1" fmla="val 57210"/>
                              <a:gd name="adj2" fmla="val -128390"/>
                            </a:avLst>
                          </a:prstGeom>
                          <a:solidFill>
                            <a:schemeClr val="accent4">
                              <a:lumMod val="40000"/>
                              <a:lumOff val="60000"/>
                            </a:schemeClr>
                          </a:solidFill>
                          <a:ln w="9525">
                            <a:solidFill>
                              <a:schemeClr val="accent1">
                                <a:lumMod val="100000"/>
                                <a:lumOff val="0"/>
                              </a:schemeClr>
                            </a:solidFill>
                            <a:miter lim="800000"/>
                            <a:headEnd/>
                            <a:tailEnd/>
                          </a:ln>
                        </wps:spPr>
                        <wps:txbx>
                          <w:txbxContent>
                            <w:p w14:paraId="0D6411E9" w14:textId="77777777" w:rsidR="00832440" w:rsidRPr="003713E1" w:rsidRDefault="00832440" w:rsidP="00D2270B">
                              <w:pPr>
                                <w:jc w:val="center"/>
                                <w:rPr>
                                  <w:sz w:val="22"/>
                                </w:rPr>
                              </w:pPr>
                              <w:r>
                                <w:rPr>
                                  <w:sz w:val="22"/>
                                </w:rPr>
                                <w:t>Topic distribution over words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4C356D" id="AutoShape 113" o:spid="_x0000_s1028" type="#_x0000_t61" style="position:absolute;left:0;text-align:left;margin-left:32.75pt;margin-top:187.95pt;width:95.7pt;height:38.35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" adj="23157,-16932" fillcolor="#ccc0d9 [1303]" strokecolor="#4f81bd [3204]">
                  <v:textbox>
                    <w:txbxContent>
                      <w:p w14:paraId="0D6411E9" w14:textId="77777777" w:rsidR="00832440" w:rsidRPr="003713E1" w:rsidRDefault="00832440" w:rsidP="00D2270B">
                        <w:pPr>
                          <w:jc w:val="center"/>
                          <w:rPr>
                            <w:sz w:val="22"/>
                          </w:rPr>
                        </w:pPr>
                        <w:r>
                          <w:rPr>
                            <w:sz w:val="22"/>
                          </w:rPr>
                          <w:t>Topic distribution over words</w:t>
                        </w:r>
                      </w:p>
                    </w:txbxContent>
                  </v:textbox>
                  <w10:wrap anchorx="margin"/>
                </v:shape>
              </w:pict>
            </mc:Fallback>
          </mc:AlternateContent>
        </w:r>
        <w:r w:rsidRPr="00D2270B" w:rsidDel="00C0272A">
          <w:rPr>
            <w:rFonts w:cs="Times New Roman"/>
            <w:noProof/>
            <w:lang w:val="en-US" w:eastAsia="ja-JP"/>
          </w:rPr>
          <mc:AlternateContent>
            <mc:Choice Requires="wps">
              <w:drawing>
                <wp:anchor distT="0" distB="0" distL="114300" distR="114300" simplePos="0" relativeHeight="251658247" behindDoc="0" locked="0" layoutInCell="1" allowOverlap="1" wp14:anchorId="2E372C66" wp14:editId="0B7C46A5">
                  <wp:simplePos x="0" y="0"/>
                  <wp:positionH relativeFrom="column">
                    <wp:posOffset>4530725</wp:posOffset>
                  </wp:positionH>
                  <wp:positionV relativeFrom="paragraph">
                    <wp:posOffset>520065</wp:posOffset>
                  </wp:positionV>
                  <wp:extent cx="846455" cy="292735"/>
                  <wp:effectExtent l="666750" t="495300" r="10795" b="12065"/>
                  <wp:wrapNone/>
                  <wp:docPr id="43019"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6455" cy="292735"/>
                          </a:xfrm>
                          <a:prstGeom prst="wedgeRectCallout">
                            <a:avLst>
                              <a:gd name="adj1" fmla="val -124945"/>
                              <a:gd name="adj2" fmla="val -210088"/>
                            </a:avLst>
                          </a:prstGeom>
                          <a:solidFill>
                            <a:schemeClr val="accent4">
                              <a:lumMod val="40000"/>
                              <a:lumOff val="60000"/>
                            </a:schemeClr>
                          </a:solidFill>
                          <a:ln w="9525">
                            <a:solidFill>
                              <a:schemeClr val="accent1">
                                <a:lumMod val="100000"/>
                                <a:lumOff val="0"/>
                              </a:schemeClr>
                            </a:solidFill>
                            <a:miter lim="800000"/>
                            <a:headEnd/>
                            <a:tailEnd/>
                          </a:ln>
                        </wps:spPr>
                        <wps:txbx>
                          <w:txbxContent>
                            <w:p w14:paraId="33B2736A" w14:textId="3B7DBA55" w:rsidR="00832440" w:rsidRPr="003713E1" w:rsidRDefault="00832440" w:rsidP="00D2270B">
                              <w:pPr>
                                <w:rPr>
                                  <w:sz w:val="22"/>
                                </w:rPr>
                              </w:pPr>
                              <w:r w:rsidRPr="003713E1">
                                <w:rPr>
                                  <w:sz w:val="22"/>
                                </w:rPr>
                                <w:t>Do</w:t>
                              </w:r>
                              <w:del w:id="2798" w:author="John Tran" w:date="2015-12-28T10:57:00Z">
                                <w:r w:rsidRPr="003713E1" w:rsidDel="00C0272A">
                                  <w:rPr>
                                    <w:sz w:val="22"/>
                                  </w:rPr>
                                  <w:delText>c</w:delText>
                                </w:r>
                              </w:del>
                              <w:r w:rsidRPr="003713E1">
                                <w:rPr>
                                  <w:sz w:val="22"/>
                                </w:rPr>
                                <w:t>ument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372C66" id="AutoShape 88" o:spid="_x0000_s1029" type="#_x0000_t61" style="position:absolute;left:0;text-align:left;margin-left:356.75pt;margin-top:40.95pt;width:66.65pt;height:23.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" adj="-16188,-34579" fillcolor="#ccc0d9 [1303]" strokecolor="#4f81bd [3204]">
                  <v:textbox>
                    <w:txbxContent>
                      <w:p w14:paraId="33B2736A" w14:textId="3B7DBA55" w:rsidR="00832440" w:rsidRPr="003713E1" w:rsidRDefault="00832440" w:rsidP="00D2270B">
                        <w:pPr>
                          <w:rPr>
                            <w:sz w:val="22"/>
                          </w:rPr>
                        </w:pPr>
                        <w:r w:rsidRPr="003713E1">
                          <w:rPr>
                            <w:sz w:val="22"/>
                          </w:rPr>
                          <w:t>Do</w:t>
                        </w:r>
                        <w:del w:id="2799" w:author="John Tran" w:date="2015-12-28T10:57:00Z">
                          <w:r w:rsidRPr="003713E1" w:rsidDel="00C0272A">
                            <w:rPr>
                              <w:sz w:val="22"/>
                            </w:rPr>
                            <w:delText>c</w:delText>
                          </w:r>
                        </w:del>
                        <w:r w:rsidRPr="003713E1">
                          <w:rPr>
                            <w:sz w:val="22"/>
                          </w:rPr>
                          <w:t>ument</w:t>
                        </w:r>
                      </w:p>
                    </w:txbxContent>
                  </v:textbox>
                </v:shape>
              </w:pict>
            </mc:Fallback>
          </mc:AlternateContent>
        </w:r>
        <w:r w:rsidR="00540C64" w:rsidRPr="00D2270B" w:rsidDel="00C0272A">
          <w:rPr>
            <w:rFonts w:cs="Times New Roman"/>
            <w:noProof/>
            <w:lang w:val="en-US" w:eastAsia="ja-JP"/>
          </w:rPr>
          <mc:AlternateContent>
            <mc:Choice Requires="wps">
              <w:drawing>
                <wp:anchor distT="0" distB="0" distL="114300" distR="114300" simplePos="0" relativeHeight="251658248" behindDoc="0" locked="0" layoutInCell="1" allowOverlap="1" wp14:anchorId="798BF102" wp14:editId="02587E3D">
                  <wp:simplePos x="0" y="0"/>
                  <wp:positionH relativeFrom="column">
                    <wp:posOffset>4549775</wp:posOffset>
                  </wp:positionH>
                  <wp:positionV relativeFrom="paragraph">
                    <wp:posOffset>1256665</wp:posOffset>
                  </wp:positionV>
                  <wp:extent cx="519430" cy="286385"/>
                  <wp:effectExtent l="1047750" t="152400" r="13970" b="18415"/>
                  <wp:wrapNone/>
                  <wp:docPr id="37918" name="Auto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430" cy="286385"/>
                          </a:xfrm>
                          <a:prstGeom prst="wedgeRectCallout">
                            <a:avLst>
                              <a:gd name="adj1" fmla="val -245353"/>
                              <a:gd name="adj2" fmla="val -96564"/>
                            </a:avLst>
                          </a:prstGeom>
                          <a:solidFill>
                            <a:schemeClr val="accent4">
                              <a:lumMod val="40000"/>
                              <a:lumOff val="60000"/>
                            </a:schemeClr>
                          </a:solidFill>
                          <a:ln w="9525">
                            <a:solidFill>
                              <a:schemeClr val="accent1">
                                <a:lumMod val="100000"/>
                                <a:lumOff val="0"/>
                              </a:schemeClr>
                            </a:solidFill>
                            <a:miter lim="800000"/>
                            <a:headEnd/>
                            <a:tailEnd/>
                          </a:ln>
                        </wps:spPr>
                        <wps:txbx>
                          <w:txbxContent>
                            <w:p w14:paraId="27006A1E" w14:textId="77777777" w:rsidR="00832440" w:rsidRPr="003713E1" w:rsidRDefault="00832440" w:rsidP="00D2270B">
                              <w:pPr>
                                <w:rPr>
                                  <w:sz w:val="22"/>
                                </w:rPr>
                              </w:pPr>
                              <w:r w:rsidRPr="003713E1">
                                <w:rPr>
                                  <w:sz w:val="22"/>
                                </w:rPr>
                                <w:t>Topic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BF102" id="AutoShape 110" o:spid="_x0000_s1030" type="#_x0000_t61" style="position:absolute;left:0;text-align:left;margin-left:358.25pt;margin-top:98.95pt;width:40.9pt;height:22.5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" adj="-42196,-10058" fillcolor="#ccc0d9 [1303]" strokecolor="#4f81bd [3204]">
                  <v:textbox>
                    <w:txbxContent>
                      <w:p w14:paraId="27006A1E" w14:textId="77777777" w:rsidR="00832440" w:rsidRPr="003713E1" w:rsidRDefault="00832440" w:rsidP="00D2270B">
                        <w:pPr>
                          <w:rPr>
                            <w:sz w:val="22"/>
                          </w:rPr>
                        </w:pPr>
                        <w:r w:rsidRPr="003713E1">
                          <w:rPr>
                            <w:sz w:val="22"/>
                          </w:rPr>
                          <w:t>Topic</w:t>
                        </w:r>
                      </w:p>
                    </w:txbxContent>
                  </v:textbox>
                </v:shape>
              </w:pict>
            </mc:Fallback>
          </mc:AlternateContent>
        </w:r>
        <w:r w:rsidR="00540C64" w:rsidRPr="00D2270B" w:rsidDel="00C0272A">
          <w:rPr>
            <w:rFonts w:cs="Times New Roman"/>
            <w:noProof/>
            <w:lang w:val="en-US" w:eastAsia="ja-JP"/>
          </w:rPr>
          <mc:AlternateContent>
            <mc:Choice Requires="wps">
              <w:drawing>
                <wp:anchor distT="0" distB="0" distL="114300" distR="114300" simplePos="0" relativeHeight="251658249" behindDoc="0" locked="0" layoutInCell="1" allowOverlap="1" wp14:anchorId="75B30172" wp14:editId="5F81FC40">
                  <wp:simplePos x="0" y="0"/>
                  <wp:positionH relativeFrom="column">
                    <wp:posOffset>4568825</wp:posOffset>
                  </wp:positionH>
                  <wp:positionV relativeFrom="paragraph">
                    <wp:posOffset>2009140</wp:posOffset>
                  </wp:positionV>
                  <wp:extent cx="518795" cy="272415"/>
                  <wp:effectExtent l="1104900" t="209550" r="14605" b="13335"/>
                  <wp:wrapNone/>
                  <wp:docPr id="37919"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72415"/>
                          </a:xfrm>
                          <a:prstGeom prst="wedgeRectCallout">
                            <a:avLst>
                              <a:gd name="adj1" fmla="val -257343"/>
                              <a:gd name="adj2" fmla="val -121206"/>
                            </a:avLst>
                          </a:prstGeom>
                          <a:solidFill>
                            <a:schemeClr val="accent4">
                              <a:lumMod val="40000"/>
                              <a:lumOff val="60000"/>
                            </a:schemeClr>
                          </a:solidFill>
                          <a:ln w="9525">
                            <a:solidFill>
                              <a:schemeClr val="accent1">
                                <a:lumMod val="100000"/>
                                <a:lumOff val="0"/>
                              </a:schemeClr>
                            </a:solidFill>
                            <a:miter lim="800000"/>
                            <a:headEnd/>
                            <a:tailEnd/>
                          </a:ln>
                        </wps:spPr>
                        <wps:txbx>
                          <w:txbxContent>
                            <w:p w14:paraId="055AEA83" w14:textId="77777777" w:rsidR="00832440" w:rsidRPr="003713E1" w:rsidRDefault="00832440" w:rsidP="00D2270B">
                              <w:pPr>
                                <w:jc w:val="center"/>
                                <w:rPr>
                                  <w:sz w:val="22"/>
                                </w:rPr>
                              </w:pPr>
                              <w:r w:rsidRPr="003713E1">
                                <w:rPr>
                                  <w:sz w:val="22"/>
                                </w:rPr>
                                <w:t>Word</w:t>
                              </w:r>
                            </w:p>
                            <w:p w14:paraId="0BE34D54" w14:textId="77777777" w:rsidR="00832440" w:rsidRPr="000E4F00" w:rsidRDefault="00832440" w:rsidP="00D2270B">
                              <w:pPr>
                                <w:jc w:val="cente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B30172" id="AutoShape 111" o:spid="_x0000_s1031" type="#_x0000_t61" style="position:absolute;left:0;text-align:left;margin-left:359.75pt;margin-top:158.2pt;width:40.85pt;height:21.4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" adj="-44786,-15380" fillcolor="#ccc0d9 [1303]" strokecolor="#4f81bd [3204]">
                  <v:textbox>
                    <w:txbxContent>
                      <w:p w14:paraId="055AEA83" w14:textId="77777777" w:rsidR="00832440" w:rsidRPr="003713E1" w:rsidRDefault="00832440" w:rsidP="00D2270B">
                        <w:pPr>
                          <w:jc w:val="center"/>
                          <w:rPr>
                            <w:sz w:val="22"/>
                          </w:rPr>
                        </w:pPr>
                        <w:r w:rsidRPr="003713E1">
                          <w:rPr>
                            <w:sz w:val="22"/>
                          </w:rPr>
                          <w:t>Word</w:t>
                        </w:r>
                      </w:p>
                      <w:p w14:paraId="0BE34D54" w14:textId="77777777" w:rsidR="00832440" w:rsidRPr="000E4F00" w:rsidRDefault="00832440" w:rsidP="00D2270B">
                        <w:pPr>
                          <w:jc w:val="center"/>
                          <w:rPr>
                            <w:sz w:val="22"/>
                          </w:rPr>
                        </w:pPr>
                      </w:p>
                    </w:txbxContent>
                  </v:textbox>
                </v:shape>
              </w:pict>
            </mc:Fallback>
          </mc:AlternateContent>
        </w:r>
        <w:r w:rsidR="00D2270B" w:rsidRPr="00B544EE" w:rsidDel="00C0272A">
          <w:rPr>
            <w:rFonts w:asciiTheme="majorHAnsi" w:hAnsiTheme="majorHAnsi" w:cstheme="majorHAnsi"/>
            <w:noProof/>
            <w:szCs w:val="26"/>
            <w:lang w:val="en-US" w:eastAsia="ja-JP"/>
          </w:rPr>
          <mc:AlternateContent>
            <mc:Choice Requires="wpg">
              <w:drawing>
                <wp:inline distT="0" distB="0" distL="0" distR="0" wp14:anchorId="74CFD9BA" wp14:editId="7A9DF97E">
                  <wp:extent cx="3848735" cy="2763520"/>
                  <wp:effectExtent l="13335" t="7620" r="14605" b="10160"/>
                  <wp:docPr id="3789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8735" cy="2763520"/>
                            <a:chOff x="0" y="0"/>
                            <a:chExt cx="38484" cy="27636"/>
                          </a:xfrm>
                        </wpg:grpSpPr>
                        <wps:wsp>
                          <wps:cNvPr id="37898" name="Text Box 2"/>
                          <wps:cNvSpPr txBox="1">
                            <a:spLocks noChangeArrowheads="1"/>
                          </wps:cNvSpPr>
                          <wps:spPr bwMode="auto">
                            <a:xfrm>
                              <a:off x="10235" y="20335"/>
                              <a:ext cx="8319" cy="2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1DE30" w14:textId="77777777" w:rsidR="00832440" w:rsidRPr="0004265D" w:rsidRDefault="00832440" w:rsidP="00D2270B">
                                <w:pPr>
                                  <w:rPr>
                                    <w:i/>
                                  </w:rPr>
                                </w:pPr>
                                <m:oMathPara>
                                  <m:oMath>
                                    <m:r>
                                      <w:rPr>
                                        <w:rFonts w:ascii="Cambria Math" w:hAnsi="Cambria Math"/>
                                      </w:rPr>
                                      <m:t>k∈[1,K]</m:t>
                                    </m:r>
                                  </m:oMath>
                                </m:oMathPara>
                              </w:p>
                            </w:txbxContent>
                          </wps:txbx>
                          <wps:bodyPr rot="0" vert="horz" wrap="square" lIns="91440" tIns="45720" rIns="91440" bIns="45720" anchor="t" anchorCtr="0" upright="1">
                            <a:noAutofit/>
                          </wps:bodyPr>
                        </wps:wsp>
                        <wpg:grpSp>
                          <wpg:cNvPr id="37899" name="Group 49"/>
                          <wpg:cNvGrpSpPr>
                            <a:grpSpLocks/>
                          </wpg:cNvGrpSpPr>
                          <wpg:grpSpPr bwMode="auto">
                            <a:xfrm>
                              <a:off x="0" y="0"/>
                              <a:ext cx="38484" cy="27636"/>
                              <a:chOff x="0" y="0"/>
                              <a:chExt cx="38484" cy="27636"/>
                            </a:xfrm>
                          </wpg:grpSpPr>
                          <wpg:grpSp>
                            <wpg:cNvPr id="37900" name="Group 50"/>
                            <wpg:cNvGrpSpPr>
                              <a:grpSpLocks/>
                            </wpg:cNvGrpSpPr>
                            <wpg:grpSpPr bwMode="auto">
                              <a:xfrm>
                                <a:off x="0" y="0"/>
                                <a:ext cx="38484" cy="27636"/>
                                <a:chOff x="0" y="0"/>
                                <a:chExt cx="38484" cy="27636"/>
                              </a:xfrm>
                            </wpg:grpSpPr>
                            <wpg:grpSp>
                              <wpg:cNvPr id="37901" name="Group 51"/>
                              <wpg:cNvGrpSpPr>
                                <a:grpSpLocks/>
                              </wpg:cNvGrpSpPr>
                              <wpg:grpSpPr bwMode="auto">
                                <a:xfrm>
                                  <a:off x="0" y="0"/>
                                  <a:ext cx="38484" cy="27636"/>
                                  <a:chOff x="0" y="0"/>
                                  <a:chExt cx="38484" cy="27636"/>
                                </a:xfrm>
                              </wpg:grpSpPr>
                              <wps:wsp>
                                <wps:cNvPr id="37902" name="Oval 52"/>
                                <wps:cNvSpPr>
                                  <a:spLocks noChangeArrowheads="1"/>
                                </wps:cNvSpPr>
                                <wps:spPr bwMode="auto">
                                  <a:xfrm>
                                    <a:off x="12555" y="2388"/>
                                    <a:ext cx="6005" cy="3821"/>
                                  </a:xfrm>
                                  <a:prstGeom prst="ellipse">
                                    <a:avLst/>
                                  </a:prstGeom>
                                  <a:solidFill>
                                    <a:schemeClr val="lt1">
                                      <a:lumMod val="100000"/>
                                      <a:lumOff val="0"/>
                                    </a:schemeClr>
                                  </a:solidFill>
                                  <a:ln w="12700">
                                    <a:solidFill>
                                      <a:schemeClr val="accent1">
                                        <a:lumMod val="100000"/>
                                        <a:lumOff val="0"/>
                                      </a:schemeClr>
                                    </a:solidFill>
                                    <a:miter lim="800000"/>
                                    <a:headEnd/>
                                    <a:tailEnd/>
                                  </a:ln>
                                </wps:spPr>
                                <wps:txbx>
                                  <w:txbxContent>
                                    <w:p w14:paraId="60F58CDC" w14:textId="77777777" w:rsidR="00832440" w:rsidRDefault="00832440" w:rsidP="00D2270B">
                                      <w:pPr>
                                        <w:jc w:val="center"/>
                                      </w:pPr>
                                      <m:oMathPara>
                                        <m:oMath>
                                          <m:acc>
                                            <m:accPr>
                                              <m:chr m:val="⃑"/>
                                              <m:ctrlPr>
                                                <w:rPr>
                                                  <w:rFonts w:ascii="Cambria Math" w:hAnsi="Cambria Math"/>
                                                  <w:i/>
                                                  <w:sz w:val="22"/>
                                                </w:rPr>
                                              </m:ctrlPr>
                                            </m:accPr>
                                            <m:e>
                                              <m:r>
                                                <m:rPr>
                                                  <m:sty m:val="bi"/>
                                                </m:rPr>
                                                <w:rPr>
                                                  <w:rFonts w:ascii="Cambria Math" w:hAnsi="Cambria Math"/>
                                                  <w:color w:val="000000"/>
                                                </w:rPr>
                                                <m:t>α</m:t>
                                              </m:r>
                                            </m:e>
                                          </m:acc>
                                        </m:oMath>
                                      </m:oMathPara>
                                    </w:p>
                                  </w:txbxContent>
                                </wps:txbx>
                                <wps:bodyPr rot="0" vert="horz" wrap="square" lIns="91440" tIns="45720" rIns="91440" bIns="45720" anchor="ctr" anchorCtr="0" upright="1">
                                  <a:noAutofit/>
                                </wps:bodyPr>
                              </wps:wsp>
                              <wps:wsp>
                                <wps:cNvPr id="37903" name="Straight Arrow Connector 53"/>
                                <wps:cNvCnPr>
                                  <a:cxnSpLocks noChangeShapeType="1"/>
                                </wps:cNvCnPr>
                                <wps:spPr bwMode="auto">
                                  <a:xfrm flipV="1">
                                    <a:off x="18560" y="4094"/>
                                    <a:ext cx="7507" cy="0"/>
                                  </a:xfrm>
                                  <a:prstGeom prst="straightConnector1">
                                    <a:avLst/>
                                  </a:prstGeom>
                                  <a:noFill/>
                                  <a:ln w="127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7904" name="Rectangle 54"/>
                                <wps:cNvSpPr>
                                  <a:spLocks noChangeArrowheads="1"/>
                                </wps:cNvSpPr>
                                <wps:spPr bwMode="auto">
                                  <a:xfrm>
                                    <a:off x="22723" y="0"/>
                                    <a:ext cx="15761" cy="27636"/>
                                  </a:xfrm>
                                  <a:prstGeom prst="rect">
                                    <a:avLst/>
                                  </a:prstGeom>
                                  <a:noFill/>
                                  <a:ln w="12700">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7905" name="Oval 55"/>
                                <wps:cNvSpPr>
                                  <a:spLocks noChangeArrowheads="1"/>
                                </wps:cNvSpPr>
                                <wps:spPr bwMode="auto">
                                  <a:xfrm>
                                    <a:off x="26135" y="2183"/>
                                    <a:ext cx="6005" cy="3822"/>
                                  </a:xfrm>
                                  <a:prstGeom prst="ellipse">
                                    <a:avLst/>
                                  </a:prstGeom>
                                  <a:solidFill>
                                    <a:schemeClr val="lt1">
                                      <a:lumMod val="100000"/>
                                      <a:lumOff val="0"/>
                                    </a:schemeClr>
                                  </a:solidFill>
                                  <a:ln w="12700">
                                    <a:solidFill>
                                      <a:schemeClr val="accent1">
                                        <a:lumMod val="100000"/>
                                        <a:lumOff val="0"/>
                                      </a:schemeClr>
                                    </a:solidFill>
                                    <a:miter lim="800000"/>
                                    <a:headEnd/>
                                    <a:tailEnd/>
                                  </a:ln>
                                </wps:spPr>
                                <wps:txbx>
                                  <w:txbxContent>
                                    <w:p w14:paraId="4729C151" w14:textId="77777777" w:rsidR="00832440" w:rsidRDefault="00832440" w:rsidP="00D2270B">
                                      <w:pPr>
                                        <w:jc w:val="center"/>
                                      </w:pPr>
                                      <m:oMathPara>
                                        <m:oMath>
                                          <m:acc>
                                            <m:accPr>
                                              <m:chr m:val="⃑"/>
                                              <m:ctrlPr>
                                                <w:rPr>
                                                  <w:rFonts w:ascii="Cambria Math" w:hAnsi="Cambria Math"/>
                                                  <w:i/>
                                                  <w:sz w:val="22"/>
                                                </w:rPr>
                                              </m:ctrlPr>
                                            </m:accPr>
                                            <m:e>
                                              <m:sSub>
                                                <m:sSubPr>
                                                  <m:ctrlPr>
                                                    <w:rPr>
                                                      <w:rFonts w:ascii="Cambria Math" w:hAnsi="Cambria Math"/>
                                                      <w:b/>
                                                      <w:i/>
                                                      <w:color w:val="000000"/>
                                                      <w:sz w:val="22"/>
                                                    </w:rPr>
                                                  </m:ctrlPr>
                                                </m:sSubPr>
                                                <m:e>
                                                  <m:r>
                                                    <m:rPr>
                                                      <m:sty m:val="bi"/>
                                                    </m:rPr>
                                                    <w:rPr>
                                                      <w:rFonts w:ascii="Cambria Math" w:hAnsi="Cambria Math"/>
                                                      <w:color w:val="000000"/>
                                                    </w:rPr>
                                                    <m:t>ϑ</m:t>
                                                  </m:r>
                                                </m:e>
                                                <m:sub>
                                                  <m:eqArr>
                                                    <m:eqArrPr>
                                                      <m:ctrlPr>
                                                        <w:rPr>
                                                          <w:rFonts w:ascii="Cambria Math" w:hAnsi="Cambria Math"/>
                                                          <w:b/>
                                                          <w:i/>
                                                          <w:color w:val="000000"/>
                                                        </w:rPr>
                                                      </m:ctrlPr>
                                                    </m:eqArrPr>
                                                    <m:e>
                                                      <m:r>
                                                        <m:rPr>
                                                          <m:sty m:val="bi"/>
                                                        </m:rPr>
                                                        <w:rPr>
                                                          <w:rFonts w:ascii="Cambria Math" w:hAnsi="Cambria Math"/>
                                                          <w:color w:val="000000"/>
                                                        </w:rPr>
                                                        <m:t>m</m:t>
                                                      </m:r>
                                                    </m:e>
                                                    <m:e/>
                                                  </m:eqArr>
                                                </m:sub>
                                              </m:sSub>
                                            </m:e>
                                          </m:acc>
                                        </m:oMath>
                                      </m:oMathPara>
                                    </w:p>
                                  </w:txbxContent>
                                </wps:txbx>
                                <wps:bodyPr rot="0" vert="horz" wrap="square" lIns="91440" tIns="45720" rIns="91440" bIns="45720" anchor="ctr" anchorCtr="0" upright="1">
                                  <a:noAutofit/>
                                </wps:bodyPr>
                              </wps:wsp>
                              <wps:wsp>
                                <wps:cNvPr id="37906" name="Rectangle 56"/>
                                <wps:cNvSpPr>
                                  <a:spLocks noChangeArrowheads="1"/>
                                </wps:cNvSpPr>
                                <wps:spPr bwMode="auto">
                                  <a:xfrm>
                                    <a:off x="24020" y="8325"/>
                                    <a:ext cx="10502" cy="14867"/>
                                  </a:xfrm>
                                  <a:prstGeom prst="rect">
                                    <a:avLst/>
                                  </a:prstGeom>
                                  <a:noFill/>
                                  <a:ln w="12700">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7907" name="Oval 57"/>
                                <wps:cNvSpPr>
                                  <a:spLocks noChangeArrowheads="1"/>
                                </wps:cNvSpPr>
                                <wps:spPr bwMode="auto">
                                  <a:xfrm>
                                    <a:off x="25589" y="9826"/>
                                    <a:ext cx="6001" cy="3816"/>
                                  </a:xfrm>
                                  <a:prstGeom prst="ellipse">
                                    <a:avLst/>
                                  </a:prstGeom>
                                  <a:solidFill>
                                    <a:schemeClr val="lt1">
                                      <a:lumMod val="100000"/>
                                      <a:lumOff val="0"/>
                                    </a:schemeClr>
                                  </a:solidFill>
                                  <a:ln w="12700">
                                    <a:solidFill>
                                      <a:schemeClr val="accent1">
                                        <a:lumMod val="100000"/>
                                        <a:lumOff val="0"/>
                                      </a:schemeClr>
                                    </a:solidFill>
                                    <a:miter lim="800000"/>
                                    <a:headEnd/>
                                    <a:tailEnd/>
                                  </a:ln>
                                </wps:spPr>
                                <wps:txbx>
                                  <w:txbxContent>
                                    <w:p w14:paraId="27EA21C2" w14:textId="77777777" w:rsidR="00832440" w:rsidRPr="00090B52" w:rsidRDefault="00832440" w:rsidP="00D2270B">
                                      <w:pPr>
                                        <w:jc w:val="center"/>
                                        <w:rPr>
                                          <w:b/>
                                        </w:rPr>
                                      </w:pPr>
                                      <m:oMathPara>
                                        <m:oMath>
                                          <m:sSub>
                                            <m:sSubPr>
                                              <m:ctrlPr>
                                                <w:rPr>
                                                  <w:rFonts w:ascii="Cambria Math" w:hAnsi="Cambria Math"/>
                                                  <w:b/>
                                                  <w:i/>
                                                  <w:sz w:val="22"/>
                                                </w:rPr>
                                              </m:ctrlPr>
                                            </m:sSubPr>
                                            <m:e>
                                              <m:r>
                                                <m:rPr>
                                                  <m:sty m:val="bi"/>
                                                </m:rPr>
                                                <w:rPr>
                                                  <w:rFonts w:ascii="Cambria Math" w:hAnsi="Cambria Math"/>
                                                </w:rPr>
                                                <m:t>z</m:t>
                                              </m:r>
                                            </m:e>
                                            <m:sub>
                                              <m:r>
                                                <m:rPr>
                                                  <m:sty m:val="bi"/>
                                                </m:rPr>
                                                <w:rPr>
                                                  <w:rFonts w:ascii="Cambria Math" w:hAnsi="Cambria Math"/>
                                                </w:rPr>
                                                <m:t>m,n</m:t>
                                              </m:r>
                                            </m:sub>
                                          </m:sSub>
                                        </m:oMath>
                                      </m:oMathPara>
                                    </w:p>
                                  </w:txbxContent>
                                </wps:txbx>
                                <wps:bodyPr rot="0" vert="horz" wrap="square" lIns="91440" tIns="45720" rIns="91440" bIns="45720" anchor="ctr" anchorCtr="0" upright="1">
                                  <a:noAutofit/>
                                </wps:bodyPr>
                              </wps:wsp>
                              <wps:wsp>
                                <wps:cNvPr id="37908" name="Straight Arrow Connector 58"/>
                                <wps:cNvCnPr>
                                  <a:cxnSpLocks noChangeShapeType="1"/>
                                </wps:cNvCnPr>
                                <wps:spPr bwMode="auto">
                                  <a:xfrm>
                                    <a:off x="28865" y="6005"/>
                                    <a:ext cx="0" cy="3821"/>
                                  </a:xfrm>
                                  <a:prstGeom prst="straightConnector1">
                                    <a:avLst/>
                                  </a:prstGeom>
                                  <a:noFill/>
                                  <a:ln w="127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7909" name="Oval 59"/>
                                <wps:cNvSpPr>
                                  <a:spLocks noChangeArrowheads="1"/>
                                </wps:cNvSpPr>
                                <wps:spPr bwMode="auto">
                                  <a:xfrm>
                                    <a:off x="25657" y="16650"/>
                                    <a:ext cx="6001" cy="3816"/>
                                  </a:xfrm>
                                  <a:prstGeom prst="ellipse">
                                    <a:avLst/>
                                  </a:prstGeom>
                                  <a:solidFill>
                                    <a:schemeClr val="lt1">
                                      <a:lumMod val="100000"/>
                                      <a:lumOff val="0"/>
                                    </a:schemeClr>
                                  </a:solidFill>
                                  <a:ln w="12700">
                                    <a:solidFill>
                                      <a:schemeClr val="accent1">
                                        <a:lumMod val="100000"/>
                                        <a:lumOff val="0"/>
                                      </a:schemeClr>
                                    </a:solidFill>
                                    <a:miter lim="800000"/>
                                    <a:headEnd/>
                                    <a:tailEnd/>
                                  </a:ln>
                                </wps:spPr>
                                <wps:txbx>
                                  <w:txbxContent>
                                    <w:p w14:paraId="5C1DE771" w14:textId="77777777" w:rsidR="00832440" w:rsidRPr="00686BE1" w:rsidRDefault="00832440" w:rsidP="00D2270B">
                                      <w:pPr>
                                        <w:rPr>
                                          <w:b/>
                                        </w:rPr>
                                      </w:pPr>
                                      <m:oMathPara>
                                        <m:oMath>
                                          <m:sSub>
                                            <m:sSubPr>
                                              <m:ctrlPr>
                                                <w:rPr>
                                                  <w:rFonts w:ascii="Cambria Math" w:hAnsi="Cambria Math"/>
                                                  <w:b/>
                                                  <w:i/>
                                                  <w:sz w:val="22"/>
                                                </w:rPr>
                                              </m:ctrlPr>
                                            </m:sSubPr>
                                            <m:e>
                                              <m:r>
                                                <m:rPr>
                                                  <m:sty m:val="bi"/>
                                                </m:rPr>
                                                <w:rPr>
                                                  <w:rFonts w:ascii="Cambria Math" w:hAnsi="Cambria Math"/>
                                                </w:rPr>
                                                <m:t>w</m:t>
                                              </m:r>
                                            </m:e>
                                            <m:sub>
                                              <m:r>
                                                <m:rPr>
                                                  <m:sty m:val="bi"/>
                                                </m:rPr>
                                                <w:rPr>
                                                  <w:rFonts w:ascii="Cambria Math" w:hAnsi="Cambria Math"/>
                                                </w:rPr>
                                                <m:t>m,n</m:t>
                                              </m:r>
                                            </m:sub>
                                          </m:sSub>
                                        </m:oMath>
                                      </m:oMathPara>
                                    </w:p>
                                  </w:txbxContent>
                                </wps:txbx>
                                <wps:bodyPr rot="0" vert="horz" wrap="square" lIns="91440" tIns="45720" rIns="91440" bIns="45720" anchor="ctr" anchorCtr="0" upright="1">
                                  <a:noAutofit/>
                                </wps:bodyPr>
                              </wps:wsp>
                              <wps:wsp>
                                <wps:cNvPr id="37910" name="Straight Arrow Connector 60"/>
                                <wps:cNvCnPr>
                                  <a:cxnSpLocks noChangeShapeType="1"/>
                                </wps:cNvCnPr>
                                <wps:spPr bwMode="auto">
                                  <a:xfrm flipH="1">
                                    <a:off x="28592" y="13784"/>
                                    <a:ext cx="0" cy="2743"/>
                                  </a:xfrm>
                                  <a:prstGeom prst="straightConnector1">
                                    <a:avLst/>
                                  </a:prstGeom>
                                  <a:noFill/>
                                  <a:ln w="127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7911" name="Rectangle 61"/>
                                <wps:cNvSpPr>
                                  <a:spLocks noChangeArrowheads="1"/>
                                </wps:cNvSpPr>
                                <wps:spPr bwMode="auto">
                                  <a:xfrm>
                                    <a:off x="10031" y="15831"/>
                                    <a:ext cx="9280" cy="7029"/>
                                  </a:xfrm>
                                  <a:prstGeom prst="rect">
                                    <a:avLst/>
                                  </a:prstGeom>
                                  <a:noFill/>
                                  <a:ln w="12700">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7912" name="Oval 62"/>
                                <wps:cNvSpPr>
                                  <a:spLocks noChangeArrowheads="1"/>
                                </wps:cNvSpPr>
                                <wps:spPr bwMode="auto">
                                  <a:xfrm>
                                    <a:off x="11600" y="16650"/>
                                    <a:ext cx="6001" cy="3816"/>
                                  </a:xfrm>
                                  <a:prstGeom prst="ellipse">
                                    <a:avLst/>
                                  </a:prstGeom>
                                  <a:solidFill>
                                    <a:schemeClr val="lt1">
                                      <a:lumMod val="100000"/>
                                      <a:lumOff val="0"/>
                                    </a:schemeClr>
                                  </a:solidFill>
                                  <a:ln w="12700">
                                    <a:solidFill>
                                      <a:schemeClr val="accent1">
                                        <a:lumMod val="100000"/>
                                        <a:lumOff val="0"/>
                                      </a:schemeClr>
                                    </a:solidFill>
                                    <a:miter lim="800000"/>
                                    <a:headEnd/>
                                    <a:tailEnd/>
                                  </a:ln>
                                </wps:spPr>
                                <wps:txbx>
                                  <w:txbxContent>
                                    <w:p w14:paraId="0244BD56" w14:textId="77777777" w:rsidR="00832440" w:rsidRPr="00686BE1" w:rsidRDefault="00832440" w:rsidP="00D2270B">
                                      <w:pPr>
                                        <w:rPr>
                                          <w:b/>
                                        </w:rPr>
                                      </w:pPr>
                                      <m:oMathPara>
                                        <m:oMath>
                                          <m:acc>
                                            <m:accPr>
                                              <m:chr m:val="⃑"/>
                                              <m:ctrlPr>
                                                <w:rPr>
                                                  <w:rFonts w:ascii="Cambria Math" w:hAnsi="Cambria Math"/>
                                                  <w:b/>
                                                  <w:i/>
                                                  <w:sz w:val="22"/>
                                                </w:rPr>
                                              </m:ctrlPr>
                                            </m:accPr>
                                            <m:e>
                                              <m:sSub>
                                                <m:sSubPr>
                                                  <m:ctrlPr>
                                                    <w:rPr>
                                                      <w:rFonts w:ascii="Cambria Math" w:hAnsi="Cambria Math"/>
                                                      <w:b/>
                                                      <w:i/>
                                                      <w:sz w:val="22"/>
                                                    </w:rPr>
                                                  </m:ctrlPr>
                                                </m:sSubPr>
                                                <m:e>
                                                  <m:r>
                                                    <m:rPr>
                                                      <m:sty m:val="bi"/>
                                                    </m:rPr>
                                                    <w:rPr>
                                                      <w:rFonts w:ascii="Cambria Math" w:hAnsi="Cambria Math"/>
                                                    </w:rPr>
                                                    <m:t>φ</m:t>
                                                  </m:r>
                                                </m:e>
                                                <m:sub>
                                                  <m:r>
                                                    <m:rPr>
                                                      <m:sty m:val="bi"/>
                                                    </m:rPr>
                                                    <w:rPr>
                                                      <w:rFonts w:ascii="Cambria Math" w:hAnsi="Cambria Math"/>
                                                    </w:rPr>
                                                    <m:t>k</m:t>
                                                  </m:r>
                                                </m:sub>
                                              </m:sSub>
                                            </m:e>
                                          </m:acc>
                                        </m:oMath>
                                      </m:oMathPara>
                                    </w:p>
                                  </w:txbxContent>
                                </wps:txbx>
                                <wps:bodyPr rot="0" vert="horz" wrap="square" lIns="91440" tIns="45720" rIns="91440" bIns="45720" anchor="ctr" anchorCtr="0" upright="1">
                                  <a:noAutofit/>
                                </wps:bodyPr>
                              </wps:wsp>
                              <wps:wsp>
                                <wps:cNvPr id="37913" name="Oval 63"/>
                                <wps:cNvSpPr>
                                  <a:spLocks noChangeArrowheads="1"/>
                                </wps:cNvSpPr>
                                <wps:spPr bwMode="auto">
                                  <a:xfrm>
                                    <a:off x="0" y="16718"/>
                                    <a:ext cx="6000" cy="3816"/>
                                  </a:xfrm>
                                  <a:prstGeom prst="ellipse">
                                    <a:avLst/>
                                  </a:prstGeom>
                                  <a:solidFill>
                                    <a:schemeClr val="lt1">
                                      <a:lumMod val="100000"/>
                                      <a:lumOff val="0"/>
                                    </a:schemeClr>
                                  </a:solidFill>
                                  <a:ln w="12700">
                                    <a:solidFill>
                                      <a:schemeClr val="accent1">
                                        <a:lumMod val="100000"/>
                                        <a:lumOff val="0"/>
                                      </a:schemeClr>
                                    </a:solidFill>
                                    <a:miter lim="800000"/>
                                    <a:headEnd/>
                                    <a:tailEnd/>
                                  </a:ln>
                                </wps:spPr>
                                <wps:txbx>
                                  <w:txbxContent>
                                    <w:p w14:paraId="22203335" w14:textId="77777777" w:rsidR="00832440" w:rsidRDefault="00832440" w:rsidP="00D2270B">
                                      <w:pPr>
                                        <w:jc w:val="center"/>
                                      </w:pPr>
                                      <m:oMathPara>
                                        <m:oMath>
                                          <m:acc>
                                            <m:accPr>
                                              <m:chr m:val="⃑"/>
                                              <m:ctrlPr>
                                                <w:rPr>
                                                  <w:rFonts w:ascii="Cambria Math" w:hAnsi="Cambria Math"/>
                                                  <w:i/>
                                                  <w:sz w:val="22"/>
                                                </w:rPr>
                                              </m:ctrlPr>
                                            </m:accPr>
                                            <m:e>
                                              <m:r>
                                                <m:rPr>
                                                  <m:sty m:val="bi"/>
                                                </m:rPr>
                                                <w:rPr>
                                                  <w:rFonts w:ascii="Cambria Math" w:hAnsi="Cambria Math"/>
                                                  <w:color w:val="000000"/>
                                                </w:rPr>
                                                <m:t>β</m:t>
                                              </m:r>
                                            </m:e>
                                          </m:acc>
                                        </m:oMath>
                                      </m:oMathPara>
                                    </w:p>
                                  </w:txbxContent>
                                </wps:txbx>
                                <wps:bodyPr rot="0" vert="horz" wrap="square" lIns="91440" tIns="45720" rIns="91440" bIns="45720" anchor="ctr" anchorCtr="0" upright="1">
                                  <a:noAutofit/>
                                </wps:bodyPr>
                              </wps:wsp>
                              <wps:wsp>
                                <wps:cNvPr id="37914" name="Straight Arrow Connector 64"/>
                                <wps:cNvCnPr>
                                  <a:cxnSpLocks noChangeShapeType="1"/>
                                </wps:cNvCnPr>
                                <wps:spPr bwMode="auto">
                                  <a:xfrm>
                                    <a:off x="5936" y="18697"/>
                                    <a:ext cx="5487" cy="0"/>
                                  </a:xfrm>
                                  <a:prstGeom prst="straightConnector1">
                                    <a:avLst/>
                                  </a:prstGeom>
                                  <a:noFill/>
                                  <a:ln w="127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7915" name="Straight Arrow Connector 65"/>
                                <wps:cNvCnPr>
                                  <a:cxnSpLocks noChangeShapeType="1"/>
                                </wps:cNvCnPr>
                                <wps:spPr bwMode="auto">
                                  <a:xfrm>
                                    <a:off x="17673" y="18697"/>
                                    <a:ext cx="7916" cy="0"/>
                                  </a:xfrm>
                                  <a:prstGeom prst="straightConnector1">
                                    <a:avLst/>
                                  </a:prstGeom>
                                  <a:noFill/>
                                  <a:ln w="127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s:wsp>
                              <wps:cNvPr id="37916" name="Text Box 2"/>
                              <wps:cNvSpPr txBox="1">
                                <a:spLocks noChangeArrowheads="1"/>
                              </wps:cNvSpPr>
                              <wps:spPr bwMode="auto">
                                <a:xfrm>
                                  <a:off x="24702" y="20335"/>
                                  <a:ext cx="9341" cy="2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93D1D" w14:textId="77777777" w:rsidR="00832440" w:rsidRPr="0004265D" w:rsidRDefault="00832440" w:rsidP="00D2270B">
                                    <w:pPr>
                                      <w:rPr>
                                        <w:i/>
                                      </w:rPr>
                                    </w:pPr>
                                    <m:oMathPara>
                                      <m:oMath>
                                        <m:r>
                                          <w:rPr>
                                            <w:rFonts w:ascii="Cambria Math" w:hAnsi="Cambria Math"/>
                                          </w:rPr>
                                          <m:t>n∈[1,</m:t>
                                        </m:r>
                                        <m:sSub>
                                          <m:sSubPr>
                                            <m:ctrlPr>
                                              <w:rPr>
                                                <w:rFonts w:ascii="Cambria Math" w:hAnsi="Cambria Math"/>
                                                <w:i/>
                                                <w:sz w:val="22"/>
                                              </w:rPr>
                                            </m:ctrlPr>
                                          </m:sSubPr>
                                          <m:e>
                                            <m:r>
                                              <w:rPr>
                                                <w:rFonts w:ascii="Cambria Math" w:hAnsi="Cambria Math"/>
                                              </w:rPr>
                                              <m:t>N</m:t>
                                            </m:r>
                                          </m:e>
                                          <m:sub>
                                            <m:r>
                                              <w:rPr>
                                                <w:rFonts w:ascii="Cambria Math" w:hAnsi="Cambria Math"/>
                                              </w:rPr>
                                              <m:t>m</m:t>
                                            </m:r>
                                          </m:sub>
                                        </m:sSub>
                                        <m:r>
                                          <w:rPr>
                                            <w:rFonts w:ascii="Cambria Math" w:hAnsi="Cambria Math"/>
                                          </w:rPr>
                                          <m:t>]</m:t>
                                        </m:r>
                                      </m:oMath>
                                    </m:oMathPara>
                                  </w:p>
                                </w:txbxContent>
                              </wps:txbx>
                              <wps:bodyPr rot="0" vert="horz" wrap="square" lIns="91440" tIns="45720" rIns="91440" bIns="45720" anchor="t" anchorCtr="0" upright="1">
                                <a:noAutofit/>
                              </wps:bodyPr>
                            </wps:wsp>
                          </wpg:grpSp>
                          <wps:wsp>
                            <wps:cNvPr id="37917" name="Text Box 2"/>
                            <wps:cNvSpPr txBox="1">
                              <a:spLocks noChangeArrowheads="1"/>
                            </wps:cNvSpPr>
                            <wps:spPr bwMode="auto">
                              <a:xfrm>
                                <a:off x="23951" y="23610"/>
                                <a:ext cx="9341" cy="2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A6F9B" w14:textId="77777777" w:rsidR="00832440" w:rsidRPr="0004265D" w:rsidRDefault="00832440" w:rsidP="00D2270B">
                                  <w:pPr>
                                    <w:rPr>
                                      <w:i/>
                                    </w:rPr>
                                  </w:pPr>
                                  <m:oMathPara>
                                    <m:oMath>
                                      <m:r>
                                        <w:rPr>
                                          <w:rFonts w:ascii="Cambria Math" w:hAnsi="Cambria Math"/>
                                        </w:rPr>
                                        <m:t>m ∈[1,M]</m:t>
                                      </m:r>
                                    </m:oMath>
                                  </m:oMathPara>
                                </w:p>
                              </w:txbxContent>
                            </wps:txbx>
                            <wps:bodyPr rot="0" vert="horz" wrap="square" lIns="91440" tIns="45720" rIns="91440" bIns="45720" anchor="t" anchorCtr="0" upright="1">
                              <a:noAutofit/>
                            </wps:bodyPr>
                          </wps:wsp>
                        </wpg:grpSp>
                      </wpg:wgp>
                    </a:graphicData>
                  </a:graphic>
                </wp:inline>
              </w:drawing>
            </mc:Choice>
            <mc:Fallback>
              <w:pict>
                <v:group w14:anchorId="74CFD9BA" id="Group 47" o:spid="_x0000_s1032" style="width:303.05pt;height:217.6pt;mso-position-horizontal-relative:char;mso-position-vertical-relative:line" coordsize="38484,27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">
                  <v:shapetype id="_x0000_t202" coordsize="21600,21600" o:spt="202" path="m,l,21600r21600,l21600,xe">
                    <v:stroke joinstyle="miter"/>
                    <v:path gradientshapeok="t" o:connecttype="rect"/>
                  </v:shapetype>
                  <v:shape id="Text Box 2" o:spid="_x0000_s1033" type="#_x0000_t202" style="position:absolute;left:10235;top:20335;width:831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QQ58QA&#10;AADeAAAADwAAAGRycy9kb3ducmV2LnhtbERPy2oCMRTdC/2HcAvd1aS2Wmc0ilSErhTHKri7TO48&#10;6ORmmKTO9O+bRcHl4byX68E24kadrx1reBkrEMS5MzWXGr5Ou+c5CB+QDTaOScMveVivHkZLTI3r&#10;+Ui3LJQihrBPUUMVQptK6fOKLPqxa4kjV7jOYoiwK6XpsI/htpETpWbSYs2xocKWPirKv7Mfq+G8&#10;L66XN3Uot3ba9m5Qkm0itX56HDYLEIGGcBf/uz+Nhtf3eRL3xjvxCs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EEOfEAAAA3gAAAA8AAAAAAAAAAAAAAAAAmAIAAGRycy9k&#10;b3ducmV2LnhtbFBLBQYAAAAABAAEAPUAAACJAwAAAAA=&#10;" filled="f" stroked="f">
                    <v:textbox>
                      <w:txbxContent>
                        <w:p w14:paraId="1341DE30" w14:textId="77777777" w:rsidR="00832440" w:rsidRPr="0004265D" w:rsidRDefault="00832440" w:rsidP="00D2270B">
                          <w:pPr>
                            <w:rPr>
                              <w:i/>
                            </w:rPr>
                          </w:pPr>
                          <m:oMathPara>
                            <m:oMath>
                              <m:r>
                                <w:rPr>
                                  <w:rFonts w:ascii="Cambria Math" w:hAnsi="Cambria Math"/>
                                </w:rPr>
                                <m:t>k∈[1,K]</m:t>
                              </m:r>
                            </m:oMath>
                          </m:oMathPara>
                        </w:p>
                      </w:txbxContent>
                    </v:textbox>
                  </v:shape>
                  <v:group id="Group 49" o:spid="_x0000_s1034" style="position:absolute;width:38484;height:27636" coordsize="38484,27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1omRascAAADe&#10;AAAADwAAAAAAAAAAAAAAAACqAgAAZHJzL2Rvd25yZXYueG1sUEsFBgAAAAAEAAQA+gAAAJ4DAAAA&#10;AA==&#10;">
                    <v:group id="Group 50" o:spid="_x0000_s1035" style="position:absolute;width:38484;height:27636" coordsize="38484,27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You3FAAAA3gAA&#10;AA8AAAAAAAAAAAAAAAAAqgIAAGRycy9kb3ducmV2LnhtbFBLBQYAAAAABAAEAPoAAACcAwAAAAA=&#10;">
                      <v:group id="Group 51" o:spid="_x0000_s1036" style="position:absolute;width:38484;height:27636" coordsize="38484,27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hQHdscAAADe&#10;AAAADwAAAAAAAAAAAAAAAACqAgAAZHJzL2Rvd25yZXYueG1sUEsFBgAAAAAEAAQA+gAAAJ4DAAAA&#10;AA==&#10;">
                        <v:oval id="Oval 52" o:spid="_x0000_s1037" style="position:absolute;left:12555;top:2388;width:6005;height:38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2CpMMA&#10;AADeAAAADwAAAGRycy9kb3ducmV2LnhtbESPQWvCQBSE7wX/w/IEb3VjLFWjq6RCwatRD94e2Wc2&#10;mH0bs1tN/71bEHocZuYbZrXpbSPu1PnasYLJOAFBXDpdc6XgePh+n4PwAVlj45gU/JKHzXrwtsJM&#10;uwfv6V6ESkQI+wwVmBDaTEpfGrLox64ljt7FdRZDlF0ldYePCLeNTJPkU1qsOS4YbGlrqLwWP1YB&#10;21uqP2Y+l+GLK3M+bXMyhVKjYZ8vQQTqw3/41d5pBdPZIknh706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2CpMMAAADeAAAADwAAAAAAAAAAAAAAAACYAgAAZHJzL2Rv&#10;d25yZXYueG1sUEsFBgAAAAAEAAQA9QAAAIgDAAAAAA==&#10;" fillcolor="white [3201]" strokecolor="#4f81bd [3204]" strokeweight="1pt">
                          <v:stroke joinstyle="miter"/>
                          <v:textbox>
                            <w:txbxContent>
                              <w:p w14:paraId="60F58CDC" w14:textId="77777777" w:rsidR="00832440" w:rsidRDefault="00832440" w:rsidP="00D2270B">
                                <w:pPr>
                                  <w:jc w:val="center"/>
                                </w:pPr>
                                <m:oMathPara>
                                  <m:oMath>
                                    <m:acc>
                                      <m:accPr>
                                        <m:chr m:val="⃑"/>
                                        <m:ctrlPr>
                                          <w:rPr>
                                            <w:rFonts w:ascii="Cambria Math" w:hAnsi="Cambria Math"/>
                                            <w:i/>
                                            <w:sz w:val="22"/>
                                          </w:rPr>
                                        </m:ctrlPr>
                                      </m:accPr>
                                      <m:e>
                                        <m:r>
                                          <m:rPr>
                                            <m:sty m:val="bi"/>
                                          </m:rPr>
                                          <w:rPr>
                                            <w:rFonts w:ascii="Cambria Math" w:hAnsi="Cambria Math"/>
                                            <w:color w:val="000000"/>
                                          </w:rPr>
                                          <m:t>α</m:t>
                                        </m:r>
                                      </m:e>
                                    </m:acc>
                                  </m:oMath>
                                </m:oMathPara>
                              </w:p>
                            </w:txbxContent>
                          </v:textbox>
                        </v:oval>
                        <v:shapetype id="_x0000_t32" coordsize="21600,21600" o:spt="32" o:oned="t" path="m,l21600,21600e" filled="f">
                          <v:path arrowok="t" fillok="f" o:connecttype="none"/>
                          <o:lock v:ext="edit" shapetype="t"/>
                        </v:shapetype>
                        <v:shape id="Straight Arrow Connector 53" o:spid="_x0000_s1038" type="#_x0000_t32" style="position:absolute;left:18560;top:4094;width:750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lHMUAAADeAAAADwAAAGRycy9kb3ducmV2LnhtbESP3WoCMRCF7wu+QxihdzVrldpujSJC&#10;Qa0XavsA0810s3QzCUmqq09vCgUvD+fn40znnW3FkUJsHCsYDgoQxJXTDdcKPj/eHp5BxISssXVM&#10;Cs4UYT7r3U2x1O7EezoeUi3yCMcSFZiUfCllrAxZjAPnibP37YLFlGWopQ54yuO2lY9F8SQtNpwJ&#10;Bj0tDVU/h1+bIZvd8j1sJX2t134TDY8vO79S6r7fLV5BJOrSLfzfXmkFo8lLMYK/O/kK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RlHMUAAADeAAAADwAAAAAAAAAA&#10;AAAAAAChAgAAZHJzL2Rvd25yZXYueG1sUEsFBgAAAAAEAAQA+QAAAJMDAAAAAA==&#10;" strokecolor="#4f81bd [3204]" strokeweight="1pt">
                          <v:stroke endarrow="block" joinstyle="miter"/>
                        </v:shape>
                        <v:rect id="Rectangle 54" o:spid="_x0000_s1039" style="position:absolute;left:22723;width:15761;height:27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rDU8UA&#10;AADeAAAADwAAAGRycy9kb3ducmV2LnhtbESPzWrDMBCE74W8g9hAb43cvzRxooRSKPTYJmlyXayN&#10;bWqtjFa13LevCoUch5n5hllvR9epgYK0ng3czgpQxJW3LdcGDvvXmwUoicgWO89k4IcEtpvJ1RpL&#10;6xN/0LCLtcoQlhINNDH2pdZSNeRQZr4nzt7ZB4cxy1BrGzBluOv0XVHMtcOW80KDPb00VH3tvp2B&#10;mNLjINXJng+LkN6PR/nEkxhzPR2fV6AijfES/m+/WQP3T8viAf7u5Cu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sNTxQAAAN4AAAAPAAAAAAAAAAAAAAAAAJgCAABkcnMv&#10;ZG93bnJldi54bWxQSwUGAAAAAAQABAD1AAAAigMAAAAA&#10;" filled="f" strokecolor="#4f81bd [3204]" strokeweight="1pt"/>
                        <v:oval id="Oval 55" o:spid="_x0000_s1040" style="position:absolute;left:26135;top:2183;width:6005;height:3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a0MQA&#10;AADeAAAADwAAAGRycy9kb3ducmV2LnhtbESPQWvCQBSE7wX/w/IEb3VTq1VTNyEVhF6N9eDtkX3N&#10;hmbfxuyq8d93CwWPw8x8w2zywbbiSr1vHCt4mSYgiCunG64VfB12zysQPiBrbB2Tgjt5yLPR0wZT&#10;7W68p2sZahEh7FNUYELoUil9Zciin7qOOHrfrrcYouxrqXu8Rbht5SxJ3qTFhuOCwY62hqqf8mIV&#10;sD3P9HzpCxk+uDan47YgUyo1GQ/FO4hAQ3iE/9ufWsHrcp0s4O9Ov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EGtDEAAAA3gAAAA8AAAAAAAAAAAAAAAAAmAIAAGRycy9k&#10;b3ducmV2LnhtbFBLBQYAAAAABAAEAPUAAACJAwAAAAA=&#10;" fillcolor="white [3201]" strokecolor="#4f81bd [3204]" strokeweight="1pt">
                          <v:stroke joinstyle="miter"/>
                          <v:textbox>
                            <w:txbxContent>
                              <w:p w14:paraId="4729C151" w14:textId="77777777" w:rsidR="00832440" w:rsidRDefault="00832440" w:rsidP="00D2270B">
                                <w:pPr>
                                  <w:jc w:val="center"/>
                                </w:pPr>
                                <m:oMathPara>
                                  <m:oMath>
                                    <m:acc>
                                      <m:accPr>
                                        <m:chr m:val="⃑"/>
                                        <m:ctrlPr>
                                          <w:rPr>
                                            <w:rFonts w:ascii="Cambria Math" w:hAnsi="Cambria Math"/>
                                            <w:i/>
                                            <w:sz w:val="22"/>
                                          </w:rPr>
                                        </m:ctrlPr>
                                      </m:accPr>
                                      <m:e>
                                        <m:sSub>
                                          <m:sSubPr>
                                            <m:ctrlPr>
                                              <w:rPr>
                                                <w:rFonts w:ascii="Cambria Math" w:hAnsi="Cambria Math"/>
                                                <w:b/>
                                                <w:i/>
                                                <w:color w:val="000000"/>
                                                <w:sz w:val="22"/>
                                              </w:rPr>
                                            </m:ctrlPr>
                                          </m:sSubPr>
                                          <m:e>
                                            <m:r>
                                              <m:rPr>
                                                <m:sty m:val="bi"/>
                                              </m:rPr>
                                              <w:rPr>
                                                <w:rFonts w:ascii="Cambria Math" w:hAnsi="Cambria Math"/>
                                                <w:color w:val="000000"/>
                                              </w:rPr>
                                              <m:t>ϑ</m:t>
                                            </m:r>
                                          </m:e>
                                          <m:sub>
                                            <m:eqArr>
                                              <m:eqArrPr>
                                                <m:ctrlPr>
                                                  <w:rPr>
                                                    <w:rFonts w:ascii="Cambria Math" w:hAnsi="Cambria Math"/>
                                                    <w:b/>
                                                    <w:i/>
                                                    <w:color w:val="000000"/>
                                                  </w:rPr>
                                                </m:ctrlPr>
                                              </m:eqArrPr>
                                              <m:e>
                                                <m:r>
                                                  <m:rPr>
                                                    <m:sty m:val="bi"/>
                                                  </m:rPr>
                                                  <w:rPr>
                                                    <w:rFonts w:ascii="Cambria Math" w:hAnsi="Cambria Math"/>
                                                    <w:color w:val="000000"/>
                                                  </w:rPr>
                                                  <m:t>m</m:t>
                                                </m:r>
                                              </m:e>
                                              <m:e/>
                                            </m:eqArr>
                                          </m:sub>
                                        </m:sSub>
                                      </m:e>
                                    </m:acc>
                                  </m:oMath>
                                </m:oMathPara>
                              </w:p>
                            </w:txbxContent>
                          </v:textbox>
                        </v:oval>
                        <v:rect id="Rectangle 56" o:spid="_x0000_s1041" style="position:absolute;left:24020;top:8325;width:10502;height:14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T4v8UA&#10;AADeAAAADwAAAGRycy9kb3ducmV2LnhtbESPQUsDMRSE70L/Q3gFbzbbirWuTUsRBI/a1vb62Lzu&#10;Lt28LHlxs/57Iwgeh5n5hllvR9epgYK0ng3MZwUo4srblmsDx8Pr3QqURGSLnWcy8E0C283kZo2l&#10;9Yk/aNjHWmUIS4kGmhj7UmupGnIoM98TZ+/ig8OYZai1DZgy3HV6URRL7bDlvNBgTy8NVdf9lzMQ&#10;U3oYpDrby3EV0vvpJJ94FmNup+PuGVSkMf6H/9pv1sD941OxhN87+Qr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hPi/xQAAAN4AAAAPAAAAAAAAAAAAAAAAAJgCAABkcnMv&#10;ZG93bnJldi54bWxQSwUGAAAAAAQABAD1AAAAigMAAAAA&#10;" filled="f" strokecolor="#4f81bd [3204]" strokeweight="1pt"/>
                        <v:oval id="Oval 57" o:spid="_x0000_s1042" style="position:absolute;left:25589;top:9826;width:6001;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ohPMMA&#10;AADeAAAADwAAAGRycy9kb3ducmV2LnhtbESPQWvCQBSE7wX/w/IEb3Wjlkajq6RCwatRD94e2Wc2&#10;mH0bs1tN/71bEHocZuYbZrXpbSPu1PnasYLJOAFBXDpdc6XgePh+n4PwAVlj45gU/JKHzXrwtsJM&#10;uwfv6V6ESkQI+wwVmBDaTEpfGrLox64ljt7FdRZDlF0ldYePCLeNnCbJp7RYc1ww2NLWUHktfqwC&#10;trep/kh9LsMXV+Z82uZkCqVGwz5fggjUh//wq73TCmbpIknh706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ohPMMAAADeAAAADwAAAAAAAAAAAAAAAACYAgAAZHJzL2Rv&#10;d25yZXYueG1sUEsFBgAAAAAEAAQA9QAAAIgDAAAAAA==&#10;" fillcolor="white [3201]" strokecolor="#4f81bd [3204]" strokeweight="1pt">
                          <v:stroke joinstyle="miter"/>
                          <v:textbox>
                            <w:txbxContent>
                              <w:p w14:paraId="27EA21C2" w14:textId="77777777" w:rsidR="00832440" w:rsidRPr="00090B52" w:rsidRDefault="00832440" w:rsidP="00D2270B">
                                <w:pPr>
                                  <w:jc w:val="center"/>
                                  <w:rPr>
                                    <w:b/>
                                  </w:rPr>
                                </w:pPr>
                                <m:oMathPara>
                                  <m:oMath>
                                    <m:sSub>
                                      <m:sSubPr>
                                        <m:ctrlPr>
                                          <w:rPr>
                                            <w:rFonts w:ascii="Cambria Math" w:hAnsi="Cambria Math"/>
                                            <w:b/>
                                            <w:i/>
                                            <w:sz w:val="22"/>
                                          </w:rPr>
                                        </m:ctrlPr>
                                      </m:sSubPr>
                                      <m:e>
                                        <m:r>
                                          <m:rPr>
                                            <m:sty m:val="bi"/>
                                          </m:rPr>
                                          <w:rPr>
                                            <w:rFonts w:ascii="Cambria Math" w:hAnsi="Cambria Math"/>
                                          </w:rPr>
                                          <m:t>z</m:t>
                                        </m:r>
                                      </m:e>
                                      <m:sub>
                                        <m:r>
                                          <m:rPr>
                                            <m:sty m:val="bi"/>
                                          </m:rPr>
                                          <w:rPr>
                                            <w:rFonts w:ascii="Cambria Math" w:hAnsi="Cambria Math"/>
                                          </w:rPr>
                                          <m:t>m,n</m:t>
                                        </m:r>
                                      </m:sub>
                                    </m:sSub>
                                  </m:oMath>
                                </m:oMathPara>
                              </w:p>
                            </w:txbxContent>
                          </v:textbox>
                        </v:oval>
                        <v:shape id="Straight Arrow Connector 58" o:spid="_x0000_s1043" type="#_x0000_t32" style="position:absolute;left:28865;top:6005;width:0;height:3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Nv8UAAADeAAAADwAAAGRycy9kb3ducmV2LnhtbERPz2vCMBS+D/wfwhN2EU11OG1nWmRj&#10;IB6EVRF2ezRvbVnzEpqs1v9+OQx2/Ph+74rRdGKg3reWFSwXCQjiyuqWawWX8/t8C8IHZI2dZVJw&#10;Jw9FPnnYYabtjT9oKEMtYgj7DBU0IbhMSl81ZNAvrCOO3JftDYYI+1rqHm8x3HRylSTP0mDLsaFB&#10;R68NVd/lj1EwcJuu0rfPkw+H9d0dr87N6rVSj9Nx/wIi0Bj+xX/ug1bwtEmTuDfeiVdA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HNv8UAAADeAAAADwAAAAAAAAAA&#10;AAAAAAChAgAAZHJzL2Rvd25yZXYueG1sUEsFBgAAAAAEAAQA+QAAAJMDAAAAAA==&#10;" strokecolor="#4f81bd [3204]" strokeweight="1pt">
                          <v:stroke endarrow="block" joinstyle="miter"/>
                        </v:shape>
                        <v:oval id="Oval 59" o:spid="_x0000_s1044" style="position:absolute;left:25657;top:16650;width:6001;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kQ1cQA&#10;AADeAAAADwAAAGRycy9kb3ducmV2LnhtbESPQWvCQBSE74L/YXkFb7ppLLWmrpIGBK+N9tDbI/ua&#10;Dc2+jdltEv+9Wyj0OMzMN8zuMNlWDNT7xrGCx1UCgrhyuuFaweV8XL6A8AFZY+uYFNzIw2E/n+0w&#10;027kdxrKUIsIYZ+hAhNCl0npK0MW/cp1xNH7cr3FEGVfS93jGOG2lWmSPEuLDccFgx0Vhqrv8scq&#10;YHtN9dPG5zK8cW0+P4qcTKnU4mHKX0EEmsJ/+K990grWm22yhd878Qr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JENXEAAAA3gAAAA8AAAAAAAAAAAAAAAAAmAIAAGRycy9k&#10;b3ducmV2LnhtbFBLBQYAAAAABAAEAPUAAACJAwAAAAA=&#10;" fillcolor="white [3201]" strokecolor="#4f81bd [3204]" strokeweight="1pt">
                          <v:stroke joinstyle="miter"/>
                          <v:textbox>
                            <w:txbxContent>
                              <w:p w14:paraId="5C1DE771" w14:textId="77777777" w:rsidR="00832440" w:rsidRPr="00686BE1" w:rsidRDefault="00832440" w:rsidP="00D2270B">
                                <w:pPr>
                                  <w:rPr>
                                    <w:b/>
                                  </w:rPr>
                                </w:pPr>
                                <m:oMathPara>
                                  <m:oMath>
                                    <m:sSub>
                                      <m:sSubPr>
                                        <m:ctrlPr>
                                          <w:rPr>
                                            <w:rFonts w:ascii="Cambria Math" w:hAnsi="Cambria Math"/>
                                            <w:b/>
                                            <w:i/>
                                            <w:sz w:val="22"/>
                                          </w:rPr>
                                        </m:ctrlPr>
                                      </m:sSubPr>
                                      <m:e>
                                        <m:r>
                                          <m:rPr>
                                            <m:sty m:val="bi"/>
                                          </m:rPr>
                                          <w:rPr>
                                            <w:rFonts w:ascii="Cambria Math" w:hAnsi="Cambria Math"/>
                                          </w:rPr>
                                          <m:t>w</m:t>
                                        </m:r>
                                      </m:e>
                                      <m:sub>
                                        <m:r>
                                          <m:rPr>
                                            <m:sty m:val="bi"/>
                                          </m:rPr>
                                          <w:rPr>
                                            <w:rFonts w:ascii="Cambria Math" w:hAnsi="Cambria Math"/>
                                          </w:rPr>
                                          <m:t>m,n</m:t>
                                        </m:r>
                                      </m:sub>
                                    </m:sSub>
                                  </m:oMath>
                                </m:oMathPara>
                              </w:p>
                            </w:txbxContent>
                          </v:textbox>
                        </v:oval>
                        <v:shape id="Straight Arrow Connector 60" o:spid="_x0000_s1045" type="#_x0000_t32" style="position:absolute;left:28592;top:13784;width:0;height:27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9ttsUAAADeAAAADwAAAGRycy9kb3ducmV2LnhtbESP20oDMRCG74W+Q5iCdzbbKh7WpqUU&#10;hLb2olYfYNyMm8XNJCSxXX1650Lw8uc/8c2Xg+/ViVLuAhuYTipQxE2wHbcG3l6fru5B5YJssQ9M&#10;Br4pw3IxuphjbcOZX+h0LK2SEc41GnClxFrr3DjymCchEov3EZLHIjK12iY8y7jv9ayqbrXHjuXB&#10;YaS1o+bz+OXlZHdYP6e9pvftNu6y45ufQ9wYczkeVo+gCg3lP/zX3lgD13cPUwEQHEEB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9ttsUAAADeAAAADwAAAAAAAAAA&#10;AAAAAAChAgAAZHJzL2Rvd25yZXYueG1sUEsFBgAAAAAEAAQA+QAAAJMDAAAAAA==&#10;" strokecolor="#4f81bd [3204]" strokeweight="1pt">
                          <v:stroke endarrow="block" joinstyle="miter"/>
                        </v:shape>
                        <v:rect id="Rectangle 61" o:spid="_x0000_s1046" style="position:absolute;left:10031;top:15831;width:9280;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T2FsQA&#10;AADeAAAADwAAAGRycy9kb3ducmV2LnhtbESPX0vEMBDE34X7DmEF37y0it5ZL3ccguCj3t/Xpdlr&#10;i82mZGNTv70RBB+HmfkNs9pMrlcjBek8GyjnBSji2tuOGwOH/evtEpREZIu9ZzLwTQKb9exqhZX1&#10;iT9o3MVGZQhLhQbaGIdKa6lbcihzPxBn7+KDw5hlaLQNmDLc9fquKB61w47zQosDvbRUf+6+nIGY&#10;0sMo9dleDsuQ3k8nOeJZjLm5nrbPoCJN8T/8136zBu4XT2UJv3fyFd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09hbEAAAA3gAAAA8AAAAAAAAAAAAAAAAAmAIAAGRycy9k&#10;b3ducmV2LnhtbFBLBQYAAAAABAAEAPUAAACJAwAAAAA=&#10;" filled="f" strokecolor="#4f81bd [3204]" strokeweight="1pt"/>
                        <v:oval id="Oval 62" o:spid="_x0000_s1047" style="position:absolute;left:11600;top:16650;width:6001;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UecUA&#10;AADeAAAADwAAAGRycy9kb3ducmV2LnhtbESPzWrDMBCE74G+g9hCb4kcN+THiWJcQ6HXOskht8Xa&#10;WKbWyrXUxH37KlDIcZiZb5hdPtpOXGnwrWMF81kCgrh2uuVGwfHwPl2D8AFZY+eYFPySh3z/NNlh&#10;pt2NP+lahUZECPsMFZgQ+kxKXxuy6GeuJ47exQ0WQ5RDI/WAtwi3nUyTZCktthwXDPZUGqq/qh+r&#10;gO13qhcrX8jwxo05n8qCTKXUy/NYbEEEGsMj/N/+0ApeV5t5Cvc78Qr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BR5xQAAAN4AAAAPAAAAAAAAAAAAAAAAAJgCAABkcnMv&#10;ZG93bnJldi54bWxQSwUGAAAAAAQABAD1AAAAigMAAAAA&#10;" fillcolor="white [3201]" strokecolor="#4f81bd [3204]" strokeweight="1pt">
                          <v:stroke joinstyle="miter"/>
                          <v:textbox>
                            <w:txbxContent>
                              <w:p w14:paraId="0244BD56" w14:textId="77777777" w:rsidR="00832440" w:rsidRPr="00686BE1" w:rsidRDefault="00832440" w:rsidP="00D2270B">
                                <w:pPr>
                                  <w:rPr>
                                    <w:b/>
                                  </w:rPr>
                                </w:pPr>
                                <m:oMathPara>
                                  <m:oMath>
                                    <m:acc>
                                      <m:accPr>
                                        <m:chr m:val="⃑"/>
                                        <m:ctrlPr>
                                          <w:rPr>
                                            <w:rFonts w:ascii="Cambria Math" w:hAnsi="Cambria Math"/>
                                            <w:b/>
                                            <w:i/>
                                            <w:sz w:val="22"/>
                                          </w:rPr>
                                        </m:ctrlPr>
                                      </m:accPr>
                                      <m:e>
                                        <m:sSub>
                                          <m:sSubPr>
                                            <m:ctrlPr>
                                              <w:rPr>
                                                <w:rFonts w:ascii="Cambria Math" w:hAnsi="Cambria Math"/>
                                                <w:b/>
                                                <w:i/>
                                                <w:sz w:val="22"/>
                                              </w:rPr>
                                            </m:ctrlPr>
                                          </m:sSubPr>
                                          <m:e>
                                            <m:r>
                                              <m:rPr>
                                                <m:sty m:val="bi"/>
                                              </m:rPr>
                                              <w:rPr>
                                                <w:rFonts w:ascii="Cambria Math" w:hAnsi="Cambria Math"/>
                                              </w:rPr>
                                              <m:t>φ</m:t>
                                            </m:r>
                                          </m:e>
                                          <m:sub>
                                            <m:r>
                                              <m:rPr>
                                                <m:sty m:val="bi"/>
                                              </m:rPr>
                                              <w:rPr>
                                                <w:rFonts w:ascii="Cambria Math" w:hAnsi="Cambria Math"/>
                                              </w:rPr>
                                              <m:t>k</m:t>
                                            </m:r>
                                          </m:sub>
                                        </m:sSub>
                                      </m:e>
                                    </m:acc>
                                  </m:oMath>
                                </m:oMathPara>
                              </w:p>
                            </w:txbxContent>
                          </v:textbox>
                        </v:oval>
                        <v:oval id="Oval 63" o:spid="_x0000_s1048" style="position:absolute;top:16718;width:6000;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ix4sUA&#10;AADeAAAADwAAAGRycy9kb3ducmV2LnhtbESPQWvCQBSE70L/w/IKvZmNppiaukoqFLwa20Nvj+wz&#10;G5p9m2a3Mf33bkHwOMzMN8xmN9lOjDT41rGCRZKCIK6dbrlR8HF6n7+A8AFZY+eYFPyRh932YbbB&#10;QrsLH2msQiMihH2BCkwIfSGlrw1Z9InriaN3doPFEOXQSD3gJcJtJ5dpupIWW44LBnvaG6q/q1+r&#10;gO3PUj/nvpThjRvz9bkvyVRKPT1O5SuIQFO4h2/tg1aQ5etFBv934hW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HixQAAAN4AAAAPAAAAAAAAAAAAAAAAAJgCAABkcnMv&#10;ZG93bnJldi54bWxQSwUGAAAAAAQABAD1AAAAigMAAAAA&#10;" fillcolor="white [3201]" strokecolor="#4f81bd [3204]" strokeweight="1pt">
                          <v:stroke joinstyle="miter"/>
                          <v:textbox>
                            <w:txbxContent>
                              <w:p w14:paraId="22203335" w14:textId="77777777" w:rsidR="00832440" w:rsidRDefault="00832440" w:rsidP="00D2270B">
                                <w:pPr>
                                  <w:jc w:val="center"/>
                                </w:pPr>
                                <m:oMathPara>
                                  <m:oMath>
                                    <m:acc>
                                      <m:accPr>
                                        <m:chr m:val="⃑"/>
                                        <m:ctrlPr>
                                          <w:rPr>
                                            <w:rFonts w:ascii="Cambria Math" w:hAnsi="Cambria Math"/>
                                            <w:i/>
                                            <w:sz w:val="22"/>
                                          </w:rPr>
                                        </m:ctrlPr>
                                      </m:accPr>
                                      <m:e>
                                        <m:r>
                                          <m:rPr>
                                            <m:sty m:val="bi"/>
                                          </m:rPr>
                                          <w:rPr>
                                            <w:rFonts w:ascii="Cambria Math" w:hAnsi="Cambria Math"/>
                                            <w:color w:val="000000"/>
                                          </w:rPr>
                                          <m:t>β</m:t>
                                        </m:r>
                                      </m:e>
                                    </m:acc>
                                  </m:oMath>
                                </m:oMathPara>
                              </w:p>
                            </w:txbxContent>
                          </v:textbox>
                        </v:oval>
                        <v:shape id="Straight Arrow Connector 64" o:spid="_x0000_s1049" type="#_x0000_t32" style="position:absolute;left:5936;top:18697;width:54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VRZ8gAAADeAAAADwAAAGRycy9kb3ducmV2LnhtbESPQWvCQBSE7wX/w/IEL6VutLU20VWK&#10;UhAPhaZF6O2RfSah2bdLdo3x37tCweMwM98wy3VvGtFR62vLCibjBARxYXXNpYKf74+nNxA+IGts&#10;LJOCC3lYrwYPS8y0PfMXdXkoRYSwz1BBFYLLpPRFRQb92Dri6B1tazBE2ZZSt3iOcNPIaZK8SoM1&#10;x4UKHW0qKv7yk1HQcZ1O0+3vpw+72cXtD849ljOlRsP+fQEiUB/u4f/2Tit4nqeTF7jdiVdArq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kVRZ8gAAADeAAAADwAAAAAA&#10;AAAAAAAAAAChAgAAZHJzL2Rvd25yZXYueG1sUEsFBgAAAAAEAAQA+QAAAJYDAAAAAA==&#10;" strokecolor="#4f81bd [3204]" strokeweight="1pt">
                          <v:stroke endarrow="block" joinstyle="miter"/>
                        </v:shape>
                        <v:shape id="Straight Arrow Connector 65" o:spid="_x0000_s1050" type="#_x0000_t32" style="position:absolute;left:17673;top:18697;width:79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n0/McAAADeAAAADwAAAGRycy9kb3ducmV2LnhtbESPQWvCQBSE74X+h+UVeim6UUk10VVK&#10;S0E8CFURvD2yzySYfbtktzH+e1co9DjMzDfMYtWbRnTU+tqygtEwAUFcWF1zqeCw/x7MQPiArLGx&#10;TApu5GG1fH5aYK7tlX+o24VSRAj7HBVUIbhcSl9UZNAPrSOO3tm2BkOUbSl1i9cIN40cJ8m7NFhz&#10;XKjQ0WdFxWX3axR0XGfj7Ou09WGd3tzm6NxbmSr1+tJ/zEEE6sN/+K+91gom02yUwuNOvAJye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CfT8xwAAAN4AAAAPAAAAAAAA&#10;AAAAAAAAAKECAABkcnMvZG93bnJldi54bWxQSwUGAAAAAAQABAD5AAAAlQMAAAAA&#10;" strokecolor="#4f81bd [3204]" strokeweight="1pt">
                          <v:stroke endarrow="block" joinstyle="miter"/>
                        </v:shape>
                      </v:group>
                      <v:shape id="Text Box 2" o:spid="_x0000_s1051" type="#_x0000_t202" style="position:absolute;left:24702;top:20335;width:934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tycYA&#10;AADeAAAADwAAAGRycy9kb3ducmV2LnhtbESPQWvCQBSE7wX/w/IK3upurNqaZhVpKXiyqG2ht0f2&#10;mQSzb0N2NfHfu4LQ4zAz3zDZsre1OFPrK8cakpECQZw7U3Gh4Xv/+fQKwgdkg7Vj0nAhD8vF4CHD&#10;1LiOt3TehUJECPsUNZQhNKmUPi/Joh+5hjh6B9daDFG2hTQtdhFuazlWaiYtVhwXSmzovaT8uDtZ&#10;DT+bw9/vRH0VH3badK5Xku1caj187FdvIAL14T98b6+NhueXeTKD2514Be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UtycYAAADeAAAADwAAAAAAAAAAAAAAAACYAgAAZHJz&#10;L2Rvd25yZXYueG1sUEsFBgAAAAAEAAQA9QAAAIsDAAAAAA==&#10;" filled="f" stroked="f">
                        <v:textbox>
                          <w:txbxContent>
                            <w:p w14:paraId="48593D1D" w14:textId="77777777" w:rsidR="00832440" w:rsidRPr="0004265D" w:rsidRDefault="00832440" w:rsidP="00D2270B">
                              <w:pPr>
                                <w:rPr>
                                  <w:i/>
                                </w:rPr>
                              </w:pPr>
                              <m:oMathPara>
                                <m:oMath>
                                  <m:r>
                                    <w:rPr>
                                      <w:rFonts w:ascii="Cambria Math" w:hAnsi="Cambria Math"/>
                                    </w:rPr>
                                    <m:t>n∈[1,</m:t>
                                  </m:r>
                                  <m:sSub>
                                    <m:sSubPr>
                                      <m:ctrlPr>
                                        <w:rPr>
                                          <w:rFonts w:ascii="Cambria Math" w:hAnsi="Cambria Math"/>
                                          <w:i/>
                                          <w:sz w:val="22"/>
                                        </w:rPr>
                                      </m:ctrlPr>
                                    </m:sSubPr>
                                    <m:e>
                                      <m:r>
                                        <w:rPr>
                                          <w:rFonts w:ascii="Cambria Math" w:hAnsi="Cambria Math"/>
                                        </w:rPr>
                                        <m:t>N</m:t>
                                      </m:r>
                                    </m:e>
                                    <m:sub>
                                      <m:r>
                                        <w:rPr>
                                          <w:rFonts w:ascii="Cambria Math" w:hAnsi="Cambria Math"/>
                                        </w:rPr>
                                        <m:t>m</m:t>
                                      </m:r>
                                    </m:sub>
                                  </m:sSub>
                                  <m:r>
                                    <w:rPr>
                                      <w:rFonts w:ascii="Cambria Math" w:hAnsi="Cambria Math"/>
                                    </w:rPr>
                                    <m:t>]</m:t>
                                  </m:r>
                                </m:oMath>
                              </m:oMathPara>
                            </w:p>
                          </w:txbxContent>
                        </v:textbox>
                      </v:shape>
                    </v:group>
                    <v:shape id="Text Box 2" o:spid="_x0000_s1052" type="#_x0000_t202" style="position:absolute;left:23951;top:23610;width:9341;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mIUsYA&#10;AADeAAAADwAAAGRycy9kb3ducmV2LnhtbESPW2sCMRSE3wv+h3AE32qitl5Wo4il0CfFK/h22Bx3&#10;FzcnyyZ1t//eFAp9HGbmG2axam0pHlT7wrGGQV+BIE6dKTjTcDp+vk5B+IBssHRMGn7Iw2rZeVlg&#10;YlzDe3ocQiYihH2CGvIQqkRKn+Zk0fddRRy9m6sthijrTJoamwi3pRwqNZYWC44LOVa0ySm9H76t&#10;hvP2dr28qV32Yd+rxrVKsp1JrXvddj0HEagN/+G/9pfRMJrMBhP4vROv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mIUsYAAADeAAAADwAAAAAAAAAAAAAAAACYAgAAZHJz&#10;L2Rvd25yZXYueG1sUEsFBgAAAAAEAAQA9QAAAIsDAAAAAA==&#10;" filled="f" stroked="f">
                      <v:textbox>
                        <w:txbxContent>
                          <w:p w14:paraId="228A6F9B" w14:textId="77777777" w:rsidR="00832440" w:rsidRPr="0004265D" w:rsidRDefault="00832440" w:rsidP="00D2270B">
                            <w:pPr>
                              <w:rPr>
                                <w:i/>
                              </w:rPr>
                            </w:pPr>
                            <m:oMathPara>
                              <m:oMath>
                                <m:r>
                                  <w:rPr>
                                    <w:rFonts w:ascii="Cambria Math" w:hAnsi="Cambria Math"/>
                                  </w:rPr>
                                  <m:t>m ∈[1,M]</m:t>
                                </m:r>
                              </m:oMath>
                            </m:oMathPara>
                          </w:p>
                        </w:txbxContent>
                      </v:textbox>
                    </v:shape>
                  </v:group>
                  <w10:anchorlock/>
                </v:group>
              </w:pict>
            </mc:Fallback>
          </mc:AlternateContent>
        </w:r>
      </w:del>
    </w:p>
    <w:p w14:paraId="01CC2DC0" w14:textId="45D7DCC6" w:rsidR="00CF176B" w:rsidDel="00816573" w:rsidRDefault="00CF176B">
      <w:pPr>
        <w:ind w:left="630"/>
        <w:jc w:val="center"/>
        <w:rPr>
          <w:ins w:id="2800" w:author="Thanh Thai Nguyen" w:date="2015-12-24T16:09:00Z"/>
          <w:del w:id="2801" w:author="John Tran" w:date="2015-12-28T20:09:00Z"/>
        </w:rPr>
        <w:pPrChange w:id="2802" w:author="John Tran" w:date="2015-12-28T20:12:00Z">
          <w:pPr>
            <w:ind w:left="630"/>
          </w:pPr>
        </w:pPrChange>
      </w:pPr>
      <w:ins w:id="2803" w:author="Thanh Thai Nguyen" w:date="2015-12-24T16:09:00Z">
        <w:del w:id="2804" w:author="John Tran" w:date="2015-12-28T20:09:00Z">
          <w:r w:rsidDel="00816573">
            <w:rPr>
              <w:lang w:val="en-US"/>
            </w:rPr>
            <w:delText>Hình TODO: Mô hình sinh của LDA</w:delText>
          </w:r>
        </w:del>
      </w:ins>
    </w:p>
    <w:p w14:paraId="6D66734A" w14:textId="02C84755" w:rsidR="009E574B" w:rsidRPr="00B544EE" w:rsidDel="00816573" w:rsidRDefault="009E574B">
      <w:pPr>
        <w:ind w:left="630"/>
        <w:rPr>
          <w:del w:id="2805" w:author="John Tran" w:date="2015-12-28T20:09:00Z"/>
        </w:rPr>
      </w:pPr>
      <w:del w:id="2806" w:author="John Tran" w:date="2015-12-28T20:09:00Z">
        <w:r w:rsidRPr="00B544EE" w:rsidDel="00816573">
          <w:delText>Các khối vuông trong hình () biểu diễn các quá trình lặp.</w:delText>
        </w:r>
      </w:del>
    </w:p>
    <w:p w14:paraId="0E61CCB5" w14:textId="1FF632DF" w:rsidR="009E574B" w:rsidRPr="00B544EE" w:rsidDel="00816573" w:rsidRDefault="009E574B">
      <w:pPr>
        <w:ind w:left="630"/>
        <w:rPr>
          <w:del w:id="2807" w:author="John Tran" w:date="2015-12-28T20:09:00Z"/>
        </w:rPr>
      </w:pPr>
      <w:del w:id="2808" w:author="John Tran" w:date="2015-12-28T20:09:00Z">
        <w:r w:rsidRPr="00B544EE" w:rsidDel="00816573">
          <w:delText>Các tham số đầu vào:</w:delText>
        </w:r>
      </w:del>
    </w:p>
    <w:p w14:paraId="58F6E1BE" w14:textId="63343AAA" w:rsidR="009E574B" w:rsidRPr="00B544EE" w:rsidDel="00816573" w:rsidRDefault="009E574B">
      <w:pPr>
        <w:ind w:left="630"/>
        <w:rPr>
          <w:del w:id="2809" w:author="John Tran" w:date="2015-12-28T20:09:00Z"/>
        </w:rPr>
        <w:pPrChange w:id="2810" w:author="John Tran" w:date="2015-12-28T20:12:00Z">
          <w:pPr>
            <w:ind w:left="810"/>
          </w:pPr>
        </w:pPrChange>
      </w:pPr>
      <w:del w:id="2811" w:author="John Tran" w:date="2015-12-28T20:09:00Z">
        <w:r w:rsidRPr="00B544EE" w:rsidDel="00816573">
          <w:delText xml:space="preserve">- </w:delText>
        </w:r>
        <m:oMath>
          <m:r>
            <m:rPr>
              <m:sty m:val="bi"/>
            </m:rPr>
            <w:rPr>
              <w:rFonts w:ascii="Cambria Math" w:hAnsi="Cambria Math"/>
            </w:rPr>
            <m:t>α</m:t>
          </m:r>
        </m:oMath>
        <w:r w:rsidRPr="00B544EE" w:rsidDel="00816573">
          <w:delText xml:space="preserve">: Dirichlet prior on </w:delTex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m</m:t>
                  </m:r>
                </m:sub>
              </m:sSub>
            </m:e>
          </m:acc>
        </m:oMath>
        <w:r w:rsidRPr="00B544EE" w:rsidDel="00816573">
          <w:delText xml:space="preserve">  (theta)</w:delText>
        </w:r>
      </w:del>
    </w:p>
    <w:p w14:paraId="123F1363" w14:textId="30C4F8C1" w:rsidR="009E574B" w:rsidRPr="00B544EE" w:rsidDel="00816573" w:rsidRDefault="009E574B">
      <w:pPr>
        <w:ind w:left="630"/>
        <w:rPr>
          <w:del w:id="2812" w:author="John Tran" w:date="2015-12-28T20:09:00Z"/>
        </w:rPr>
        <w:pPrChange w:id="2813" w:author="John Tran" w:date="2015-12-28T20:12:00Z">
          <w:pPr>
            <w:ind w:left="810"/>
          </w:pPr>
        </w:pPrChange>
      </w:pPr>
      <w:del w:id="2814" w:author="John Tran" w:date="2015-12-28T20:09:00Z">
        <w:r w:rsidRPr="00B544EE" w:rsidDel="00816573">
          <w:delText>-</w:delText>
        </w:r>
        <m:oMath>
          <m:r>
            <w:rPr>
              <w:rFonts w:ascii="Cambria Math" w:hAnsi="Cambria Math"/>
            </w:rPr>
            <m:t xml:space="preserve"> </m:t>
          </m:r>
          <m:r>
            <m:rPr>
              <m:sty m:val="bi"/>
            </m:rPr>
            <w:rPr>
              <w:rFonts w:ascii="Cambria Math" w:hAnsi="Cambria Math"/>
            </w:rPr>
            <m:t>β</m:t>
          </m:r>
        </m:oMath>
        <w:r w:rsidRPr="00B544EE" w:rsidDel="00816573">
          <w:delText xml:space="preserve">: Dirichlet prior on </w:delTex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k</m:t>
                  </m:r>
                </m:sub>
              </m:sSub>
            </m:e>
          </m:acc>
        </m:oMath>
      </w:del>
    </w:p>
    <w:p w14:paraId="18D77CE2" w14:textId="03E7B7A0" w:rsidR="009E574B" w:rsidRPr="00B544EE" w:rsidDel="00816573" w:rsidRDefault="009E574B">
      <w:pPr>
        <w:ind w:left="630"/>
        <w:rPr>
          <w:del w:id="2815" w:author="John Tran" w:date="2015-12-28T20:09:00Z"/>
        </w:rPr>
        <w:pPrChange w:id="2816" w:author="John Tran" w:date="2015-12-28T20:12:00Z">
          <w:pPr>
            <w:ind w:left="810"/>
          </w:pPr>
        </w:pPrChange>
      </w:pPr>
      <w:del w:id="2817" w:author="John Tran" w:date="2015-12-28T20:09:00Z">
        <w:r w:rsidRPr="00B544EE" w:rsidDel="00816573">
          <w:delText xml:space="preserve">- </w:delTex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m</m:t>
                  </m:r>
                </m:sub>
              </m:sSub>
            </m:e>
          </m:acc>
        </m:oMath>
        <w:r w:rsidRPr="00B544EE" w:rsidDel="00816573">
          <w:delText xml:space="preserve">: là phân bố chủ đề trên tài liệu thứ </w:delText>
        </w:r>
        <w:r w:rsidRPr="00B544EE" w:rsidDel="00816573">
          <w:rPr>
            <w:b/>
            <w:i/>
          </w:rPr>
          <w:delText>m</w:delText>
        </w:r>
        <w:r w:rsidRPr="00B544EE" w:rsidDel="00816573">
          <w:delText xml:space="preserve"> (tham số mức tài liệu). </w:delTex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m</m:t>
                  </m:r>
                </m:sub>
              </m:sSub>
            </m:e>
          </m:acc>
          <m:r>
            <m:rPr>
              <m:sty m:val="bi"/>
            </m:rPr>
            <w:rPr>
              <w:rFonts w:ascii="Cambria Math" w:hAnsi="Cambria Math"/>
            </w:rPr>
            <m:t xml:space="preserve"> </m:t>
          </m:r>
        </m:oMath>
        <w:r w:rsidRPr="00B544EE" w:rsidDel="00816573">
          <w:delText xml:space="preserve">biểu diễn tham số cho </w:delText>
        </w:r>
        <m:oMath>
          <m:r>
            <w:rPr>
              <w:rFonts w:ascii="Cambria Math" w:hAnsi="Cambria Math"/>
            </w:rPr>
            <m:t>ρ(z|d=m)</m:t>
          </m:r>
        </m:oMath>
        <w:r w:rsidRPr="00B544EE" w:rsidDel="00816573">
          <w:delText xml:space="preserve"> đây là xác suất để topic </w:delText>
        </w:r>
        <w:r w:rsidRPr="00B544EE" w:rsidDel="00816573">
          <w:rPr>
            <w:b/>
            <w:i/>
          </w:rPr>
          <w:delText>z</w:delText>
        </w:r>
        <w:r w:rsidRPr="00B544EE" w:rsidDel="00816573">
          <w:delText xml:space="preserve"> thuộc về tài liệu thứ </w:delText>
        </w:r>
        <w:r w:rsidRPr="00B544EE" w:rsidDel="00816573">
          <w:rPr>
            <w:b/>
            <w:i/>
          </w:rPr>
          <w:delText>m</w:delText>
        </w:r>
        <w:r w:rsidRPr="00B544EE" w:rsidDel="00816573">
          <w:delText xml:space="preserve"> (thành phần trộn topic cho tài liệu </w:delText>
        </w:r>
        <w:r w:rsidRPr="00B544EE" w:rsidDel="00816573">
          <w:rPr>
            <w:b/>
            <w:i/>
          </w:rPr>
          <w:delText>m</w:delText>
        </w:r>
        <w:r w:rsidRPr="00B544EE" w:rsidDel="00816573">
          <w:delText>). Một tỷ lệ cho mỗi tài liệu.</w:delText>
        </w:r>
      </w:del>
    </w:p>
    <w:p w14:paraId="1DDE9B42" w14:textId="293ADD67" w:rsidR="009E574B" w:rsidRPr="004C30D2" w:rsidDel="00816573" w:rsidRDefault="009E574B">
      <w:pPr>
        <w:pStyle w:val="ListParagraph"/>
        <w:numPr>
          <w:ilvl w:val="0"/>
          <w:numId w:val="30"/>
        </w:numPr>
        <w:spacing w:line="360" w:lineRule="auto"/>
        <w:ind w:left="630" w:firstLine="0"/>
        <w:rPr>
          <w:del w:id="2818" w:author="John Tran" w:date="2015-12-28T20:09:00Z"/>
        </w:rPr>
        <w:pPrChange w:id="2819" w:author="John Tran" w:date="2015-12-28T20:12:00Z">
          <w:pPr>
            <w:ind w:left="630"/>
          </w:pPr>
        </w:pPrChange>
      </w:pPr>
      <w:del w:id="2820" w:author="John Tran" w:date="2015-12-28T20:09:00Z">
        <w:r w:rsidRPr="007052C4" w:rsidDel="00816573">
          <w:rPr>
            <w:rFonts w:eastAsia="Droid Sans Fallback"/>
            <w:color w:val="00000A"/>
            <w:lang w:eastAsia="zh-CN" w:bidi="hi-IN"/>
            <w:rPrChange w:id="2821" w:author="Thanh Thai Nguyen" w:date="2015-12-24T16:50:00Z">
              <w:rPr>
                <w:lang w:eastAsia="zh-CN" w:bidi="hi-IN"/>
              </w:rPr>
            </w:rPrChange>
          </w:rPr>
          <w:delText xml:space="preserve">Nếu giá trị của </w:delText>
        </w:r>
        <m:oMath>
          <m:r>
            <m:rPr>
              <m:sty m:val="bi"/>
            </m:rPr>
            <w:rPr>
              <w:rFonts w:ascii="Cambria Math" w:hAnsi="Cambria Math"/>
            </w:rPr>
            <m:t>α</m:t>
          </m:r>
        </m:oMath>
        <w:r w:rsidRPr="007052C4" w:rsidDel="00816573">
          <w:rPr>
            <w:rFonts w:eastAsia="Droid Sans Fallback"/>
            <w:b/>
            <w:rPrChange w:id="2822" w:author="Thanh Thai Nguyen" w:date="2015-12-24T16:50:00Z">
              <w:rPr>
                <w:b/>
              </w:rPr>
            </w:rPrChange>
          </w:rPr>
          <w:delText xml:space="preserve"> </w:delText>
        </w:r>
        <w:r w:rsidRPr="007052C4" w:rsidDel="00816573">
          <w:rPr>
            <w:rFonts w:eastAsia="Droid Sans Fallback"/>
            <w:color w:val="00000A"/>
            <w:lang w:eastAsia="zh-CN" w:bidi="hi-IN"/>
            <w:rPrChange w:id="2823" w:author="Thanh Thai Nguyen" w:date="2015-12-24T16:50:00Z">
              <w:rPr>
                <w:lang w:eastAsia="zh-CN" w:bidi="hi-IN"/>
              </w:rPr>
            </w:rPrChange>
          </w:rPr>
          <w:delText xml:space="preserve">cao điều đó có nghĩa rằng tài liệu thứ </w:delText>
        </w:r>
        <w:r w:rsidRPr="007052C4" w:rsidDel="00816573">
          <w:rPr>
            <w:rFonts w:eastAsia="Droid Sans Fallback"/>
            <w:b/>
            <w:i/>
            <w:color w:val="00000A"/>
            <w:lang w:eastAsia="zh-CN" w:bidi="hi-IN"/>
            <w:rPrChange w:id="2824" w:author="Thanh Thai Nguyen" w:date="2015-12-24T16:50:00Z">
              <w:rPr>
                <w:b/>
                <w:i/>
                <w:lang w:eastAsia="zh-CN" w:bidi="hi-IN"/>
              </w:rPr>
            </w:rPrChange>
          </w:rPr>
          <w:delText>m</w:delText>
        </w:r>
        <w:r w:rsidRPr="007052C4" w:rsidDel="00816573">
          <w:rPr>
            <w:rFonts w:eastAsia="Droid Sans Fallback"/>
            <w:color w:val="00000A"/>
            <w:lang w:eastAsia="zh-CN" w:bidi="hi-IN"/>
            <w:rPrChange w:id="2825" w:author="Thanh Thai Nguyen" w:date="2015-12-24T16:50:00Z">
              <w:rPr>
                <w:lang w:eastAsia="zh-CN" w:bidi="hi-IN"/>
              </w:rPr>
            </w:rPrChange>
          </w:rPr>
          <w:delText xml:space="preserve"> được tạo nên từ hầu hết tất cả các topic, không phải chỉ riêng một topic nào.</w:delText>
        </w:r>
      </w:del>
    </w:p>
    <w:p w14:paraId="7FF6EC71" w14:textId="3916FBFB" w:rsidR="009E574B" w:rsidRPr="004C30D2" w:rsidDel="00816573" w:rsidRDefault="009E574B">
      <w:pPr>
        <w:pStyle w:val="ListParagraph"/>
        <w:numPr>
          <w:ilvl w:val="0"/>
          <w:numId w:val="30"/>
        </w:numPr>
        <w:spacing w:line="360" w:lineRule="auto"/>
        <w:ind w:left="630" w:firstLine="0"/>
        <w:rPr>
          <w:del w:id="2826" w:author="John Tran" w:date="2015-12-28T20:09:00Z"/>
        </w:rPr>
        <w:pPrChange w:id="2827" w:author="John Tran" w:date="2015-12-28T20:12:00Z">
          <w:pPr>
            <w:ind w:left="630"/>
          </w:pPr>
        </w:pPrChange>
      </w:pPr>
      <w:del w:id="2828" w:author="John Tran" w:date="2015-12-28T20:09:00Z">
        <w:r w:rsidRPr="007052C4" w:rsidDel="00816573">
          <w:rPr>
            <w:rFonts w:eastAsia="Droid Sans Fallback"/>
            <w:color w:val="00000A"/>
            <w:lang w:eastAsia="zh-CN" w:bidi="hi-IN"/>
            <w:rPrChange w:id="2829" w:author="Thanh Thai Nguyen" w:date="2015-12-24T16:50:00Z">
              <w:rPr>
                <w:lang w:eastAsia="zh-CN" w:bidi="hi-IN"/>
              </w:rPr>
            </w:rPrChange>
          </w:rPr>
          <w:delText xml:space="preserve">Nếu giá trị của </w:delText>
        </w:r>
        <m:oMath>
          <m:r>
            <m:rPr>
              <m:sty m:val="bi"/>
            </m:rPr>
            <w:rPr>
              <w:rFonts w:ascii="Cambria Math" w:hAnsi="Cambria Math"/>
            </w:rPr>
            <m:t>α</m:t>
          </m:r>
        </m:oMath>
        <w:r w:rsidRPr="007052C4" w:rsidDel="00816573">
          <w:rPr>
            <w:rFonts w:eastAsia="Droid Sans Fallback"/>
            <w:b/>
            <w:rPrChange w:id="2830" w:author="Thanh Thai Nguyen" w:date="2015-12-24T16:50:00Z">
              <w:rPr>
                <w:b/>
              </w:rPr>
            </w:rPrChange>
          </w:rPr>
          <w:delText xml:space="preserve"> </w:delText>
        </w:r>
        <w:r w:rsidRPr="007052C4" w:rsidDel="00816573">
          <w:rPr>
            <w:rFonts w:eastAsia="Droid Sans Fallback"/>
            <w:color w:val="00000A"/>
            <w:lang w:eastAsia="zh-CN" w:bidi="hi-IN"/>
            <w:rPrChange w:id="2831" w:author="Thanh Thai Nguyen" w:date="2015-12-24T16:50:00Z">
              <w:rPr>
                <w:lang w:eastAsia="zh-CN" w:bidi="hi-IN"/>
              </w:rPr>
            </w:rPrChange>
          </w:rPr>
          <w:delText xml:space="preserve">thấp, tài liệu thứ </w:delText>
        </w:r>
        <w:r w:rsidRPr="007052C4" w:rsidDel="00816573">
          <w:rPr>
            <w:rFonts w:eastAsia="Droid Sans Fallback"/>
            <w:b/>
            <w:i/>
            <w:color w:val="00000A"/>
            <w:lang w:eastAsia="zh-CN" w:bidi="hi-IN"/>
            <w:rPrChange w:id="2832" w:author="Thanh Thai Nguyen" w:date="2015-12-24T16:50:00Z">
              <w:rPr>
                <w:b/>
                <w:i/>
                <w:lang w:eastAsia="zh-CN" w:bidi="hi-IN"/>
              </w:rPr>
            </w:rPrChange>
          </w:rPr>
          <w:delText>m</w:delText>
        </w:r>
        <w:r w:rsidRPr="007052C4" w:rsidDel="00816573">
          <w:rPr>
            <w:rFonts w:eastAsia="Droid Sans Fallback"/>
            <w:color w:val="00000A"/>
            <w:lang w:eastAsia="zh-CN" w:bidi="hi-IN"/>
            <w:rPrChange w:id="2833" w:author="Thanh Thai Nguyen" w:date="2015-12-24T16:50:00Z">
              <w:rPr>
                <w:lang w:eastAsia="zh-CN" w:bidi="hi-IN"/>
              </w:rPr>
            </w:rPrChange>
          </w:rPr>
          <w:delText xml:space="preserve"> có thể chỉ được tạo nên từ một số ít, rất ít hoặc chỉ một topic mà thôi.</w:delText>
        </w:r>
      </w:del>
    </w:p>
    <w:p w14:paraId="3ED9B778" w14:textId="35DABEB7" w:rsidR="009E574B" w:rsidRPr="00B544EE" w:rsidDel="00816573" w:rsidRDefault="009E574B">
      <w:pPr>
        <w:ind w:left="630"/>
        <w:rPr>
          <w:del w:id="2834" w:author="John Tran" w:date="2015-12-28T20:09:00Z"/>
        </w:rPr>
        <w:pPrChange w:id="2835" w:author="John Tran" w:date="2015-12-28T20:12:00Z">
          <w:pPr>
            <w:ind w:left="810"/>
          </w:pPr>
        </w:pPrChange>
      </w:pPr>
      <w:del w:id="2836" w:author="John Tran" w:date="2015-12-28T20:09:00Z">
        <w:r w:rsidRPr="00B544EE" w:rsidDel="00816573">
          <w:delText xml:space="preserve">- </w:delTex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k</m:t>
                  </m:r>
                </m:sub>
              </m:sSub>
            </m:e>
          </m:acc>
        </m:oMath>
        <w:r w:rsidRPr="00B544EE" w:rsidDel="00816573">
          <w:delText xml:space="preserve">: là phân phối của các từ được sinh từ topic </w:delTex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m,n</m:t>
              </m:r>
            </m:sub>
          </m:sSub>
        </m:oMath>
        <w:r w:rsidRPr="00B544EE" w:rsidDel="00816573">
          <w:delText xml:space="preserve">. </w:delTex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k</m:t>
                  </m:r>
                </m:sub>
              </m:sSub>
            </m:e>
          </m:acc>
        </m:oMath>
        <w:r w:rsidRPr="00B544EE" w:rsidDel="00816573">
          <w:delText xml:space="preserve"> biểu diễn tham số cho </w:delText>
        </w:r>
        <m:oMath>
          <m:r>
            <w:rPr>
              <w:rFonts w:ascii="Cambria Math" w:hAnsi="Cambria Math"/>
            </w:rPr>
            <m:t>ρ(t|z=k)</m:t>
          </m:r>
        </m:oMath>
        <w:r w:rsidRPr="00B544EE" w:rsidDel="00816573">
          <w:delText xml:space="preserve"> đây là xác suất xảy ra biến cố </w:delText>
        </w:r>
        <w:r w:rsidRPr="00B544EE" w:rsidDel="00816573">
          <w:rPr>
            <w:b/>
            <w:i/>
          </w:rPr>
          <w:delText xml:space="preserve">t </w:delText>
        </w:r>
        <w:r w:rsidRPr="00B544EE" w:rsidDel="00816573">
          <w:delText xml:space="preserve">là một từ bất kì có khả năng thuộc về topic </w:delText>
        </w:r>
        <w:r w:rsidRPr="00B544EE" w:rsidDel="00816573">
          <w:rPr>
            <w:b/>
            <w:i/>
          </w:rPr>
          <w:delText>z</w:delText>
        </w:r>
        <w:r w:rsidRPr="00B544EE" w:rsidDel="00816573">
          <w:delText xml:space="preserve"> thứ </w:delText>
        </w:r>
        <w:r w:rsidRPr="00B544EE" w:rsidDel="00816573">
          <w:rPr>
            <w:b/>
            <w:i/>
          </w:rPr>
          <w:delText>k</w:delText>
        </w:r>
        <w:r w:rsidRPr="00B544EE" w:rsidDel="00816573">
          <w:delText xml:space="preserve">, thành phần trộn của topic </w:delText>
        </w:r>
        <w:r w:rsidRPr="00B544EE" w:rsidDel="00816573">
          <w:rPr>
            <w:b/>
            <w:i/>
          </w:rPr>
          <w:delText>k</w:delText>
        </w:r>
        <w:r w:rsidRPr="00B544EE" w:rsidDel="00816573">
          <w:delText>.</w:delText>
        </w:r>
      </w:del>
    </w:p>
    <w:p w14:paraId="4160395B" w14:textId="09E46A47" w:rsidR="009E574B" w:rsidRPr="004C30D2" w:rsidDel="00816573" w:rsidRDefault="009E574B">
      <w:pPr>
        <w:pStyle w:val="ListParagraph"/>
        <w:numPr>
          <w:ilvl w:val="0"/>
          <w:numId w:val="31"/>
        </w:numPr>
        <w:spacing w:line="360" w:lineRule="auto"/>
        <w:ind w:left="630" w:firstLine="0"/>
        <w:rPr>
          <w:del w:id="2837" w:author="John Tran" w:date="2015-12-28T20:09:00Z"/>
        </w:rPr>
        <w:pPrChange w:id="2838" w:author="John Tran" w:date="2015-12-28T20:12:00Z">
          <w:pPr>
            <w:ind w:left="630"/>
          </w:pPr>
        </w:pPrChange>
      </w:pPr>
      <w:del w:id="2839" w:author="John Tran" w:date="2015-12-28T20:09:00Z">
        <w:r w:rsidRPr="007052C4" w:rsidDel="00816573">
          <w:rPr>
            <w:rFonts w:eastAsia="Droid Sans Fallback"/>
            <w:color w:val="00000A"/>
            <w:lang w:eastAsia="zh-CN" w:bidi="hi-IN"/>
            <w:rPrChange w:id="2840" w:author="Thanh Thai Nguyen" w:date="2015-12-24T16:50:00Z">
              <w:rPr>
                <w:lang w:eastAsia="zh-CN" w:bidi="hi-IN"/>
              </w:rPr>
            </w:rPrChange>
          </w:rPr>
          <w:delText xml:space="preserve">Khi giá trị của </w:delText>
        </w:r>
        <m:oMath>
          <m:r>
            <m:rPr>
              <m:sty m:val="bi"/>
            </m:rPr>
            <w:rPr>
              <w:rFonts w:ascii="Cambria Math" w:hAnsi="Cambria Math"/>
            </w:rPr>
            <m:t>β</m:t>
          </m:r>
        </m:oMath>
        <w:r w:rsidRPr="007052C4" w:rsidDel="00816573">
          <w:rPr>
            <w:rFonts w:eastAsia="Droid Sans Fallback"/>
            <w:b/>
            <w:rPrChange w:id="2841" w:author="Thanh Thai Nguyen" w:date="2015-12-24T16:50:00Z">
              <w:rPr>
                <w:b/>
              </w:rPr>
            </w:rPrChange>
          </w:rPr>
          <w:delText xml:space="preserve"> </w:delText>
        </w:r>
        <w:r w:rsidRPr="007052C4" w:rsidDel="00816573">
          <w:rPr>
            <w:rFonts w:eastAsia="Droid Sans Fallback"/>
            <w:color w:val="00000A"/>
            <w:lang w:eastAsia="zh-CN" w:bidi="hi-IN"/>
            <w:rPrChange w:id="2842" w:author="Thanh Thai Nguyen" w:date="2015-12-24T16:50:00Z">
              <w:rPr>
                <w:lang w:eastAsia="zh-CN" w:bidi="hi-IN"/>
              </w:rPr>
            </w:rPrChange>
          </w:rPr>
          <w:delText>cao có nghĩa rằng mỗi chủ đề có khả năng chứa một tập hợp hầu hết các từ trong tập từ vựng hiện tại, và các từ này có xác suất gần như tương đương nhau.</w:delText>
        </w:r>
      </w:del>
    </w:p>
    <w:p w14:paraId="23852BD5" w14:textId="6ADC4BB3" w:rsidR="009E574B" w:rsidRPr="004C30D2" w:rsidDel="00816573" w:rsidRDefault="009E574B">
      <w:pPr>
        <w:pStyle w:val="ListParagraph"/>
        <w:numPr>
          <w:ilvl w:val="0"/>
          <w:numId w:val="31"/>
        </w:numPr>
        <w:spacing w:line="360" w:lineRule="auto"/>
        <w:ind w:left="630" w:firstLine="0"/>
        <w:rPr>
          <w:del w:id="2843" w:author="John Tran" w:date="2015-12-28T20:09:00Z"/>
        </w:rPr>
        <w:pPrChange w:id="2844" w:author="John Tran" w:date="2015-12-28T20:12:00Z">
          <w:pPr>
            <w:ind w:left="630"/>
          </w:pPr>
        </w:pPrChange>
      </w:pPr>
      <w:del w:id="2845" w:author="John Tran" w:date="2015-12-28T20:09:00Z">
        <w:r w:rsidRPr="007052C4" w:rsidDel="00816573">
          <w:rPr>
            <w:rFonts w:eastAsia="Droid Sans Fallback"/>
            <w:color w:val="00000A"/>
            <w:lang w:eastAsia="zh-CN" w:bidi="hi-IN"/>
            <w:rPrChange w:id="2846" w:author="Thanh Thai Nguyen" w:date="2015-12-24T16:50:00Z">
              <w:rPr>
                <w:lang w:eastAsia="zh-CN" w:bidi="hi-IN"/>
              </w:rPr>
            </w:rPrChange>
          </w:rPr>
          <w:delText xml:space="preserve">Khi giá của </w:delText>
        </w:r>
        <m:oMath>
          <m:r>
            <m:rPr>
              <m:sty m:val="bi"/>
            </m:rPr>
            <w:rPr>
              <w:rFonts w:ascii="Cambria Math" w:hAnsi="Cambria Math"/>
            </w:rPr>
            <m:t>β</m:t>
          </m:r>
        </m:oMath>
        <w:r w:rsidRPr="007052C4" w:rsidDel="00816573">
          <w:rPr>
            <w:rFonts w:eastAsia="Droid Sans Fallback"/>
            <w:b/>
            <w:rPrChange w:id="2847" w:author="Thanh Thai Nguyen" w:date="2015-12-24T16:50:00Z">
              <w:rPr>
                <w:b/>
              </w:rPr>
            </w:rPrChange>
          </w:rPr>
          <w:delText xml:space="preserve"> </w:delText>
        </w:r>
        <w:r w:rsidRPr="007052C4" w:rsidDel="00816573">
          <w:rPr>
            <w:rFonts w:eastAsia="Droid Sans Fallback"/>
            <w:color w:val="00000A"/>
            <w:lang w:eastAsia="zh-CN" w:bidi="hi-IN"/>
            <w:rPrChange w:id="2848" w:author="Thanh Thai Nguyen" w:date="2015-12-24T16:50:00Z">
              <w:rPr>
                <w:lang w:eastAsia="zh-CN" w:bidi="hi-IN"/>
              </w:rPr>
            </w:rPrChange>
          </w:rPr>
          <w:delText xml:space="preserve">thấp, thì nhiều khả năng topic </w:delText>
        </w:r>
        <w:r w:rsidRPr="007052C4" w:rsidDel="00816573">
          <w:rPr>
            <w:rFonts w:eastAsia="Droid Sans Fallback"/>
            <w:b/>
            <w:i/>
            <w:color w:val="00000A"/>
            <w:lang w:eastAsia="zh-CN" w:bidi="hi-IN"/>
            <w:rPrChange w:id="2849" w:author="Thanh Thai Nguyen" w:date="2015-12-24T16:50:00Z">
              <w:rPr>
                <w:b/>
                <w:i/>
                <w:lang w:eastAsia="zh-CN" w:bidi="hi-IN"/>
              </w:rPr>
            </w:rPrChange>
          </w:rPr>
          <w:delText>z</w:delText>
        </w:r>
        <w:r w:rsidRPr="007052C4" w:rsidDel="00816573">
          <w:rPr>
            <w:rFonts w:eastAsia="Droid Sans Fallback"/>
            <w:color w:val="00000A"/>
            <w:lang w:eastAsia="zh-CN" w:bidi="hi-IN"/>
            <w:rPrChange w:id="2850" w:author="Thanh Thai Nguyen" w:date="2015-12-24T16:50:00Z">
              <w:rPr>
                <w:lang w:eastAsia="zh-CN" w:bidi="hi-IN"/>
              </w:rPr>
            </w:rPrChange>
          </w:rPr>
          <w:delText xml:space="preserve"> đang được nhắc đến, chỉ là tập hợp của một ít, hoặc một vài từ trong tập từ vựng.</w:delText>
        </w:r>
      </w:del>
    </w:p>
    <w:p w14:paraId="46EF40B4" w14:textId="3C70B894" w:rsidR="009E574B" w:rsidRPr="00B544EE" w:rsidDel="00816573" w:rsidRDefault="009E574B">
      <w:pPr>
        <w:ind w:left="630"/>
        <w:rPr>
          <w:del w:id="2851" w:author="John Tran" w:date="2015-12-28T20:09:00Z"/>
        </w:rPr>
        <w:pPrChange w:id="2852" w:author="John Tran" w:date="2015-12-28T20:12:00Z">
          <w:pPr>
            <w:ind w:left="810"/>
          </w:pPr>
        </w:pPrChange>
      </w:pPr>
      <w:del w:id="2853" w:author="John Tran" w:date="2015-12-28T20:09:00Z">
        <w:r w:rsidRPr="00B544EE" w:rsidDel="00816573">
          <w:sym w:font="Wingdings" w:char="F0E0"/>
        </w:r>
        <w:r w:rsidRPr="00B544EE" w:rsidDel="00816573">
          <w:delText xml:space="preserve"> Như vậy, nếu các giá trị </w:delText>
        </w:r>
        <m:oMath>
          <m:r>
            <m:rPr>
              <m:sty m:val="bi"/>
            </m:rPr>
            <w:rPr>
              <w:rFonts w:ascii="Cambria Math" w:hAnsi="Cambria Math"/>
            </w:rPr>
            <m:t>α</m:t>
          </m:r>
        </m:oMath>
        <w:r w:rsidRPr="00B544EE" w:rsidDel="00816573">
          <w:delText xml:space="preserve"> và </w:delText>
        </w:r>
        <m:oMath>
          <m:r>
            <m:rPr>
              <m:sty m:val="bi"/>
            </m:rPr>
            <w:rPr>
              <w:rFonts w:ascii="Cambria Math" w:hAnsi="Cambria Math"/>
            </w:rPr>
            <m:t>β</m:t>
          </m:r>
        </m:oMath>
        <w:r w:rsidRPr="00B544EE" w:rsidDel="00816573">
          <w:delText xml:space="preserve"> quá cao, rất có thể có một sự lặp lại của các chủ đề, cũng như các chủ đề lại chứa nhiều từ giống nhau.</w:delText>
        </w:r>
      </w:del>
    </w:p>
    <w:p w14:paraId="63920750" w14:textId="50DBB48F" w:rsidR="009E574B" w:rsidRPr="00B544EE" w:rsidDel="00816573" w:rsidRDefault="009E574B">
      <w:pPr>
        <w:ind w:left="630"/>
        <w:rPr>
          <w:del w:id="2854" w:author="John Tran" w:date="2015-12-28T20:09:00Z"/>
        </w:rPr>
        <w:pPrChange w:id="2855" w:author="John Tran" w:date="2015-12-28T20:12:00Z">
          <w:pPr>
            <w:ind w:left="810"/>
          </w:pPr>
        </w:pPrChange>
      </w:pPr>
      <w:del w:id="2856" w:author="John Tran" w:date="2015-12-28T20:09:00Z">
        <w:r w:rsidRPr="00B544EE" w:rsidDel="00816573">
          <w:delText xml:space="preserve">- </w:delTex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m,n</m:t>
              </m:r>
            </m:sub>
          </m:sSub>
        </m:oMath>
        <w:r w:rsidRPr="00B544EE" w:rsidDel="00816573">
          <w:delText xml:space="preserve">: topic index (word </w:delText>
        </w:r>
        <w:r w:rsidRPr="00B544EE" w:rsidDel="00816573">
          <w:rPr>
            <w:b/>
            <w:i/>
          </w:rPr>
          <w:delText>n</w:delText>
        </w:r>
        <w:r w:rsidRPr="00B544EE" w:rsidDel="00816573">
          <w:delText xml:space="preserve"> của văn bản </w:delText>
        </w:r>
        <w:r w:rsidRPr="00B544EE" w:rsidDel="00816573">
          <w:rPr>
            <w:b/>
            <w:i/>
          </w:rPr>
          <w:delText>m</w:delText>
        </w:r>
        <w:r w:rsidRPr="00B544EE" w:rsidDel="00816573">
          <w:delText>).</w:delText>
        </w:r>
      </w:del>
    </w:p>
    <w:p w14:paraId="742F84AA" w14:textId="4B7C0D5D" w:rsidR="009E574B" w:rsidRPr="00B544EE" w:rsidDel="00816573" w:rsidRDefault="009E574B">
      <w:pPr>
        <w:ind w:left="630"/>
        <w:rPr>
          <w:del w:id="2857" w:author="John Tran" w:date="2015-12-28T20:09:00Z"/>
        </w:rPr>
        <w:pPrChange w:id="2858" w:author="John Tran" w:date="2015-12-28T20:12:00Z">
          <w:pPr>
            <w:ind w:left="810"/>
          </w:pPr>
        </w:pPrChange>
      </w:pPr>
      <w:del w:id="2859" w:author="John Tran" w:date="2015-12-28T20:09:00Z">
        <w:r w:rsidRPr="00B544EE" w:rsidDel="00816573">
          <w:delText>-</w:delTex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m,n</m:t>
              </m:r>
            </m:sub>
          </m:sSub>
        </m:oMath>
        <w:r w:rsidRPr="00B544EE" w:rsidDel="00816573">
          <w:delText xml:space="preserve">: word </w:delText>
        </w:r>
        <w:r w:rsidRPr="00B544EE" w:rsidDel="00816573">
          <w:rPr>
            <w:b/>
            <w:i/>
          </w:rPr>
          <w:delText>n</w:delText>
        </w:r>
        <w:r w:rsidRPr="00B544EE" w:rsidDel="00816573">
          <w:delText xml:space="preserve"> của văn bản </w:delText>
        </w:r>
        <w:r w:rsidRPr="00B544EE" w:rsidDel="00816573">
          <w:rPr>
            <w:b/>
            <w:i/>
          </w:rPr>
          <w:delText>m</w:delText>
        </w:r>
        <w:r w:rsidRPr="00B544EE" w:rsidDel="00816573">
          <w:delText xml:space="preserve"> được chỉ ra bởi </w:delTex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m,n</m:t>
              </m:r>
            </m:sub>
          </m:sSub>
        </m:oMath>
        <w:r w:rsidRPr="00B544EE" w:rsidDel="00816573">
          <w:delText xml:space="preserve"> (word-level variable, biến cấp độ từ).</w:delText>
        </w:r>
      </w:del>
    </w:p>
    <w:p w14:paraId="5E017095" w14:textId="1C3FFF2B" w:rsidR="009E574B" w:rsidRPr="00B544EE" w:rsidDel="00816573" w:rsidRDefault="009E574B">
      <w:pPr>
        <w:ind w:left="630"/>
        <w:rPr>
          <w:del w:id="2860" w:author="John Tran" w:date="2015-12-28T20:09:00Z"/>
        </w:rPr>
        <w:pPrChange w:id="2861" w:author="John Tran" w:date="2015-12-28T20:12:00Z">
          <w:pPr>
            <w:ind w:left="810"/>
          </w:pPr>
        </w:pPrChange>
      </w:pPr>
      <w:del w:id="2862" w:author="John Tran" w:date="2015-12-28T20:09:00Z">
        <w:r w:rsidRPr="00B544EE" w:rsidDel="00816573">
          <w:delText xml:space="preserve">- </w:delText>
        </w:r>
        <w:r w:rsidRPr="00B544EE" w:rsidDel="00816573">
          <w:rPr>
            <w:b/>
          </w:rPr>
          <w:delText>M</w:delText>
        </w:r>
        <w:r w:rsidRPr="00B544EE" w:rsidDel="00816573">
          <w:delText>: số lượng các tài liệu đầu vào.</w:delText>
        </w:r>
      </w:del>
    </w:p>
    <w:p w14:paraId="7848E3A9" w14:textId="015536F6" w:rsidR="009E574B" w:rsidRPr="00B544EE" w:rsidDel="00816573" w:rsidRDefault="009E574B">
      <w:pPr>
        <w:ind w:left="630"/>
        <w:rPr>
          <w:del w:id="2863" w:author="John Tran" w:date="2015-12-28T20:09:00Z"/>
        </w:rPr>
        <w:pPrChange w:id="2864" w:author="John Tran" w:date="2015-12-28T20:12:00Z">
          <w:pPr>
            <w:ind w:left="810"/>
          </w:pPr>
        </w:pPrChange>
      </w:pPr>
      <w:del w:id="2865" w:author="John Tran" w:date="2015-12-28T20:09:00Z">
        <w:r w:rsidRPr="00B544EE" w:rsidDel="00816573">
          <w:delText xml:space="preserve">- </w:delText>
        </w:r>
        <w:r w:rsidRPr="00B544EE" w:rsidDel="00816573">
          <w:rPr>
            <w:b/>
          </w:rPr>
          <w:delText>N</w:delText>
        </w:r>
        <w:r w:rsidRPr="00B544EE" w:rsidDel="00816573">
          <w:rPr>
            <w:b/>
            <w:vertAlign w:val="subscript"/>
          </w:rPr>
          <w:delText>m</w:delText>
        </w:r>
        <w:r w:rsidRPr="00B544EE" w:rsidDel="00816573">
          <w:delText>: số lượng các từ trong tài liệu thứ m (độ dài văn bản).</w:delText>
        </w:r>
      </w:del>
    </w:p>
    <w:p w14:paraId="1F52BAF0" w14:textId="06C0926E" w:rsidR="009E574B" w:rsidRPr="00B544EE" w:rsidDel="00816573" w:rsidRDefault="009E574B">
      <w:pPr>
        <w:ind w:left="630"/>
        <w:rPr>
          <w:del w:id="2866" w:author="John Tran" w:date="2015-12-28T20:09:00Z"/>
        </w:rPr>
        <w:pPrChange w:id="2867" w:author="John Tran" w:date="2015-12-28T20:12:00Z">
          <w:pPr>
            <w:ind w:left="810"/>
          </w:pPr>
        </w:pPrChange>
      </w:pPr>
      <w:del w:id="2868" w:author="John Tran" w:date="2015-12-28T20:09:00Z">
        <w:r w:rsidRPr="00B544EE" w:rsidDel="00816573">
          <w:delText xml:space="preserve">- </w:delText>
        </w:r>
        <w:r w:rsidRPr="00B544EE" w:rsidDel="00816573">
          <w:rPr>
            <w:b/>
          </w:rPr>
          <w:delText>K</w:delText>
        </w:r>
        <w:r w:rsidRPr="00B544EE" w:rsidDel="00816573">
          <w:delText>: số lượng topic ẩn.</w:delText>
        </w:r>
      </w:del>
    </w:p>
    <w:p w14:paraId="2B18E099" w14:textId="3BB5285C" w:rsidR="009E574B" w:rsidRPr="00B544EE" w:rsidDel="00816573" w:rsidRDefault="009E574B">
      <w:pPr>
        <w:ind w:left="630"/>
        <w:rPr>
          <w:del w:id="2869" w:author="John Tran" w:date="2015-12-28T20:09:00Z"/>
        </w:rPr>
        <w:pPrChange w:id="2870" w:author="John Tran" w:date="2015-12-28T20:12:00Z">
          <w:pPr>
            <w:ind w:left="810"/>
          </w:pPr>
        </w:pPrChange>
      </w:pPr>
      <w:del w:id="2871" w:author="John Tran" w:date="2015-12-28T20:09:00Z">
        <w:r w:rsidRPr="00B544EE" w:rsidDel="00816573">
          <w:delText xml:space="preserve">- </w:delText>
        </w:r>
        <w:r w:rsidRPr="00B544EE" w:rsidDel="00816573">
          <w:rPr>
            <w:i/>
          </w:rPr>
          <w:delText>Dir</w:delText>
        </w:r>
        <w:r w:rsidRPr="00B544EE" w:rsidDel="00816573">
          <w:delText xml:space="preserve"> và </w:delText>
        </w:r>
        <w:r w:rsidRPr="00B544EE" w:rsidDel="00816573">
          <w:rPr>
            <w:i/>
          </w:rPr>
          <w:delText>Mult</w:delText>
        </w:r>
        <w:r w:rsidRPr="00B544EE" w:rsidDel="00816573">
          <w:delText>: là các phân bố Dirichlet và phân bố Multinominal đa thức.</w:delText>
        </w:r>
      </w:del>
    </w:p>
    <w:p w14:paraId="00E8C711" w14:textId="14C8EDB0" w:rsidR="002F37DC" w:rsidDel="00816573" w:rsidRDefault="0081282D">
      <w:pPr>
        <w:pStyle w:val="Heading3"/>
        <w:ind w:left="630" w:firstLine="0"/>
        <w:rPr>
          <w:del w:id="2872" w:author="John Tran" w:date="2015-12-28T20:09:00Z"/>
        </w:rPr>
        <w:pPrChange w:id="2873" w:author="John Tran" w:date="2015-12-28T20:12:00Z">
          <w:pPr>
            <w:pStyle w:val="Heading3"/>
          </w:pPr>
        </w:pPrChange>
      </w:pPr>
      <w:del w:id="2874" w:author="John Tran" w:date="2015-12-28T20:09:00Z">
        <w:r w:rsidRPr="0081282D" w:rsidDel="00816573">
          <w:delText>Ước lượng tham số và suy luận</w:delText>
        </w:r>
      </w:del>
    </w:p>
    <w:p w14:paraId="79C18FA9" w14:textId="5C195577" w:rsidR="0081282D" w:rsidDel="00816573" w:rsidRDefault="0081282D">
      <w:pPr>
        <w:ind w:left="630"/>
        <w:rPr>
          <w:del w:id="2875" w:author="John Tran" w:date="2015-12-28T20:09:00Z"/>
        </w:rPr>
        <w:pPrChange w:id="2876" w:author="John Tran" w:date="2015-12-28T20:12:00Z">
          <w:pPr>
            <w:ind w:left="630" w:firstLine="720"/>
          </w:pPr>
        </w:pPrChange>
      </w:pPr>
      <w:del w:id="2877" w:author="John Tran" w:date="2015-12-28T20:09:00Z">
        <w:r w:rsidRPr="0081282D" w:rsidDel="00816573">
          <w:delText>Ước lượng tham số cho mô hình LDA bằng tối ưu hóa một cách trực tiếp và chính xác xác suất của toàn bộ tập dữ liệu trong biểu thức (1) là khó có thể thực hiện. Một giải pháp được đề ra là sử dụng phương pháp ước lượng xấp xỉ như phương pháp biến phân [1] và lấy mẫu Gibbs [2].</w:delText>
        </w:r>
      </w:del>
    </w:p>
    <w:p w14:paraId="2D3CF083" w14:textId="47CA573F" w:rsidR="00591220" w:rsidDel="002C0582" w:rsidRDefault="00591220">
      <w:pPr>
        <w:ind w:left="630"/>
        <w:rPr>
          <w:del w:id="2878" w:author="John Tran" w:date="2015-12-28T16:04:00Z"/>
          <w:rFonts w:cs="Times New Roman"/>
          <w:b/>
          <w:szCs w:val="26"/>
        </w:rPr>
        <w:pPrChange w:id="2879" w:author="John Tran" w:date="2015-12-28T20:12:00Z">
          <w:pPr>
            <w:ind w:left="630" w:firstLine="720"/>
          </w:pPr>
        </w:pPrChange>
      </w:pPr>
      <w:del w:id="2880" w:author="John Tran" w:date="2015-12-28T20:09:00Z">
        <w:r w:rsidRPr="00591220" w:rsidDel="00816573">
          <w:delText xml:space="preserve">LDA sẽ được tính toán bằng việc khởi tạo các biến số cần thiết, khởi tạo chúng một giá trị ngẫu nhiên, sau đó thực hiện các vòng lặp và trong mỗi vòng </w:delText>
        </w:r>
      </w:del>
      <w:del w:id="2881" w:author="John Tran" w:date="2015-12-28T16:04:00Z">
        <w:r w:rsidRPr="00591220" w:rsidDel="002C0582">
          <w:delText xml:space="preserve">lặp các “chủ đề” sẽ được lấy mẫu cho mỗi từ trong tập dữ liệu. Sau khi thực hiện các vòng lặp, các biến đếm có thể được sử dụng để tính toán “phân phối ẩn” </w:delText>
        </w:r>
        <m:oMath>
          <m:sSub>
            <m:sSubPr>
              <m:ctrlPr>
                <w:rPr>
                  <w:rFonts w:ascii="Cambria Math" w:eastAsiaTheme="minorEastAsia" w:hAnsi="Cambria Math" w:cs="Times New Roman"/>
                  <w:b/>
                  <w:i/>
                  <w:szCs w:val="26"/>
                  <w:lang w:eastAsia="ja-JP"/>
                </w:rPr>
              </m:ctrlPr>
            </m:sSubPr>
            <m:e>
              <m:r>
                <m:rPr>
                  <m:sty m:val="bi"/>
                </m:rPr>
                <w:rPr>
                  <w:rFonts w:ascii="Cambria Math" w:hAnsi="Cambria Math" w:cs="Times New Roman"/>
                  <w:szCs w:val="26"/>
                </w:rPr>
                <m:t>θ</m:t>
              </m:r>
            </m:e>
            <m:sub>
              <m:r>
                <m:rPr>
                  <m:sty m:val="bi"/>
                </m:rPr>
                <w:rPr>
                  <w:rFonts w:ascii="Cambria Math" w:hAnsi="Cambria Math" w:cs="Times New Roman"/>
                  <w:szCs w:val="26"/>
                </w:rPr>
                <m:t>d</m:t>
              </m:r>
            </m:sub>
          </m:sSub>
        </m:oMath>
        <w:r w:rsidRPr="00BB2796" w:rsidDel="002C0582">
          <w:rPr>
            <w:rFonts w:cs="Times New Roman"/>
            <w:szCs w:val="26"/>
          </w:rPr>
          <w:delText xml:space="preserve"> và</w:delText>
        </w:r>
        <m:oMath>
          <m:r>
            <w:rPr>
              <w:rFonts w:ascii="Cambria Math" w:hAnsi="Cambria Math" w:cs="Times New Roman"/>
              <w:szCs w:val="26"/>
            </w:rPr>
            <m:t xml:space="preserve"> </m:t>
          </m:r>
          <m:sSub>
            <m:sSubPr>
              <m:ctrlPr>
                <w:rPr>
                  <w:rFonts w:ascii="Cambria Math" w:eastAsiaTheme="minorEastAsia" w:hAnsi="Cambria Math" w:cs="Times New Roman"/>
                  <w:b/>
                  <w:i/>
                  <w:szCs w:val="26"/>
                  <w:lang w:eastAsia="ja-JP"/>
                </w:rPr>
              </m:ctrlPr>
            </m:sSubPr>
            <m:e>
              <m:r>
                <m:rPr>
                  <m:sty m:val="bi"/>
                </m:rPr>
                <w:rPr>
                  <w:rFonts w:ascii="Cambria Math" w:hAnsi="Cambria Math" w:cs="Times New Roman"/>
                  <w:szCs w:val="26"/>
                </w:rPr>
                <m:t>ϕ</m:t>
              </m:r>
            </m:e>
            <m:sub>
              <m:r>
                <m:rPr>
                  <m:sty m:val="bi"/>
                </m:rPr>
                <w:rPr>
                  <w:rFonts w:ascii="Cambria Math" w:hAnsi="Cambria Math" w:cs="Times New Roman"/>
                  <w:szCs w:val="26"/>
                </w:rPr>
                <m:t>k</m:t>
              </m:r>
            </m:sub>
          </m:sSub>
        </m:oMath>
        <w:r w:rsidRPr="00886D94" w:rsidDel="002C0582">
          <w:rPr>
            <w:rFonts w:cs="Times New Roman"/>
            <w:b/>
            <w:szCs w:val="26"/>
          </w:rPr>
          <w:delText>.</w:delText>
        </w:r>
      </w:del>
    </w:p>
    <w:p w14:paraId="37439580" w14:textId="376E28B6" w:rsidR="00591220" w:rsidDel="002C0582" w:rsidRDefault="00591220">
      <w:pPr>
        <w:ind w:left="630"/>
        <w:rPr>
          <w:del w:id="2882" w:author="John Tran" w:date="2015-12-28T16:04:00Z"/>
          <w:rFonts w:cs="Times New Roman"/>
          <w:szCs w:val="26"/>
        </w:rPr>
        <w:pPrChange w:id="2883" w:author="John Tran" w:date="2015-12-28T20:12:00Z">
          <w:pPr>
            <w:ind w:left="630" w:firstLine="720"/>
          </w:pPr>
        </w:pPrChange>
      </w:pPr>
      <w:del w:id="2884" w:author="John Tran" w:date="2015-12-28T16:04:00Z">
        <w:r w:rsidRPr="00BB2796" w:rsidDel="002C0582">
          <w:rPr>
            <w:rFonts w:cs="Times New Roman"/>
            <w:szCs w:val="26"/>
          </w:rPr>
          <w:delText xml:space="preserve">Các giá trị biến số cần được yêu cầu bao gồm: </w:delText>
        </w:r>
        <m:oMath>
          <m:sSub>
            <m:sSubPr>
              <m:ctrlPr>
                <w:rPr>
                  <w:rFonts w:ascii="Cambria Math" w:eastAsiaTheme="minorEastAsia" w:hAnsi="Cambria Math" w:cs="Times New Roman"/>
                  <w:b/>
                  <w:i/>
                  <w:szCs w:val="26"/>
                  <w:lang w:eastAsia="ja-JP"/>
                </w:rPr>
              </m:ctrlPr>
            </m:sSubPr>
            <m:e>
              <m:r>
                <m:rPr>
                  <m:sty m:val="bi"/>
                </m:rPr>
                <w:rPr>
                  <w:rFonts w:ascii="Cambria Math" w:hAnsi="Cambria Math" w:cs="Times New Roman"/>
                  <w:szCs w:val="26"/>
                </w:rPr>
                <m:t>n</m:t>
              </m:r>
            </m:e>
            <m:sub>
              <m:r>
                <m:rPr>
                  <m:sty m:val="bi"/>
                </m:rPr>
                <w:rPr>
                  <w:rFonts w:ascii="Cambria Math" w:hAnsi="Cambria Math" w:cs="Times New Roman"/>
                  <w:szCs w:val="26"/>
                </w:rPr>
                <m:t>d,k</m:t>
              </m:r>
            </m:sub>
          </m:sSub>
          <m:r>
            <w:rPr>
              <w:rFonts w:ascii="Cambria Math" w:hAnsi="Cambria Math" w:cs="Times New Roman"/>
              <w:szCs w:val="26"/>
            </w:rPr>
            <m:t xml:space="preserve">, </m:t>
          </m:r>
        </m:oMath>
        <w:r w:rsidRPr="00BB2796" w:rsidDel="002C0582">
          <w:rPr>
            <w:rFonts w:cs="Times New Roman"/>
            <w:szCs w:val="26"/>
          </w:rPr>
          <w:delText xml:space="preserve">số lượng từ tạo nên chủ đề </w:delText>
        </w:r>
        <w:r w:rsidRPr="00BB2796" w:rsidDel="002C0582">
          <w:rPr>
            <w:rFonts w:cs="Times New Roman"/>
            <w:i/>
            <w:szCs w:val="26"/>
          </w:rPr>
          <w:delText xml:space="preserve">k </w:delText>
        </w:r>
        <w:r w:rsidRPr="00BB2796" w:rsidDel="002C0582">
          <w:rPr>
            <w:rFonts w:cs="Times New Roman"/>
            <w:szCs w:val="26"/>
          </w:rPr>
          <w:delText xml:space="preserve">trong tập tài liệu </w:delText>
        </w:r>
        <w:r w:rsidRPr="00886D94" w:rsidDel="002C0582">
          <w:rPr>
            <w:rFonts w:cs="Times New Roman"/>
            <w:b/>
            <w:i/>
            <w:szCs w:val="26"/>
          </w:rPr>
          <w:delText>d</w:delText>
        </w:r>
        <w:r w:rsidRPr="00BB2796" w:rsidDel="002C0582">
          <w:rPr>
            <w:rFonts w:cs="Times New Roman"/>
            <w:szCs w:val="26"/>
          </w:rPr>
          <w:delText>; và</w:delText>
        </w:r>
        <m:oMath>
          <m:r>
            <w:rPr>
              <w:rFonts w:ascii="Cambria Math" w:hAnsi="Cambria Math" w:cs="Times New Roman"/>
              <w:szCs w:val="26"/>
            </w:rPr>
            <m:t xml:space="preserve"> </m:t>
          </m:r>
          <m:sSub>
            <m:sSubPr>
              <m:ctrlPr>
                <w:rPr>
                  <w:rFonts w:ascii="Cambria Math" w:eastAsiaTheme="minorEastAsia" w:hAnsi="Cambria Math" w:cs="Times New Roman"/>
                  <w:b/>
                  <w:i/>
                  <w:szCs w:val="26"/>
                  <w:lang w:eastAsia="ja-JP"/>
                </w:rPr>
              </m:ctrlPr>
            </m:sSubPr>
            <m:e>
              <m:r>
                <m:rPr>
                  <m:sty m:val="bi"/>
                </m:rPr>
                <w:rPr>
                  <w:rFonts w:ascii="Cambria Math" w:hAnsi="Cambria Math" w:cs="Times New Roman"/>
                  <w:szCs w:val="26"/>
                </w:rPr>
                <m:t>n</m:t>
              </m:r>
            </m:e>
            <m:sub>
              <m:r>
                <m:rPr>
                  <m:sty m:val="bi"/>
                </m:rPr>
                <w:rPr>
                  <w:rFonts w:ascii="Cambria Math" w:hAnsi="Cambria Math" w:cs="Times New Roman"/>
                  <w:szCs w:val="26"/>
                </w:rPr>
                <m:t>k,w</m:t>
              </m:r>
            </m:sub>
          </m:sSub>
          <m:r>
            <w:rPr>
              <w:rFonts w:ascii="Cambria Math" w:hAnsi="Cambria Math" w:cs="Times New Roman"/>
              <w:szCs w:val="26"/>
            </w:rPr>
            <m:t xml:space="preserve"> </m:t>
          </m:r>
        </m:oMath>
        <w:r w:rsidRPr="00BB2796" w:rsidDel="002C0582">
          <w:rPr>
            <w:rFonts w:cs="Times New Roman"/>
            <w:szCs w:val="26"/>
          </w:rPr>
          <w:delText xml:space="preserve">số lần mà từ </w:delText>
        </w:r>
        <m:oMath>
          <m:r>
            <m:rPr>
              <m:sty m:val="bi"/>
            </m:rPr>
            <w:rPr>
              <w:rFonts w:ascii="Cambria Math" w:hAnsi="Cambria Math" w:cs="Times New Roman"/>
              <w:szCs w:val="26"/>
            </w:rPr>
            <m:t>w</m:t>
          </m:r>
        </m:oMath>
        <w:r w:rsidRPr="00BB2796" w:rsidDel="002C0582">
          <w:rPr>
            <w:rFonts w:cs="Times New Roman"/>
            <w:szCs w:val="26"/>
          </w:rPr>
          <w:delText xml:space="preserve"> được gán cho </w:delText>
        </w:r>
        <w:r w:rsidDel="002C0582">
          <w:rPr>
            <w:rFonts w:cs="Times New Roman"/>
            <w:szCs w:val="26"/>
          </w:rPr>
          <w:delText>“chủ đề”</w:delText>
        </w:r>
        <m:oMath>
          <m:r>
            <w:rPr>
              <w:rFonts w:ascii="Cambria Math" w:hAnsi="Cambria Math" w:cs="Times New Roman"/>
              <w:szCs w:val="26"/>
            </w:rPr>
            <m:t xml:space="preserve"> </m:t>
          </m:r>
          <m:r>
            <m:rPr>
              <m:sty m:val="bi"/>
            </m:rPr>
            <w:rPr>
              <w:rFonts w:ascii="Cambria Math" w:hAnsi="Cambria Math" w:cs="Times New Roman"/>
              <w:szCs w:val="26"/>
            </w:rPr>
            <m:t>k</m:t>
          </m:r>
          <m:r>
            <w:rPr>
              <w:rFonts w:ascii="Cambria Math" w:hAnsi="Cambria Math" w:cs="Times New Roman"/>
              <w:szCs w:val="26"/>
            </w:rPr>
            <m:t xml:space="preserve">. </m:t>
          </m:r>
        </m:oMath>
        <w:r w:rsidRPr="00BB2796" w:rsidDel="002C0582">
          <w:rPr>
            <w:rFonts w:cs="Times New Roman"/>
            <w:szCs w:val="26"/>
          </w:rPr>
          <w:delText xml:space="preserve">Tuy nhiên, để đơn giản và hiệu quả thì các giá trị </w:delText>
        </w:r>
        <m:oMath>
          <m:sSub>
            <m:sSubPr>
              <m:ctrlPr>
                <w:rPr>
                  <w:rFonts w:ascii="Cambria Math" w:eastAsiaTheme="minorEastAsia" w:hAnsi="Cambria Math" w:cs="Times New Roman"/>
                  <w:b/>
                  <w:i/>
                  <w:szCs w:val="26"/>
                  <w:lang w:eastAsia="ja-JP"/>
                </w:rPr>
              </m:ctrlPr>
            </m:sSubPr>
            <m:e>
              <m:r>
                <m:rPr>
                  <m:sty m:val="bi"/>
                </m:rPr>
                <w:rPr>
                  <w:rFonts w:ascii="Cambria Math" w:hAnsi="Cambria Math" w:cs="Times New Roman"/>
                  <w:szCs w:val="26"/>
                </w:rPr>
                <m:t>n</m:t>
              </m:r>
            </m:e>
            <m:sub>
              <m:r>
                <m:rPr>
                  <m:sty m:val="bi"/>
                </m:rPr>
                <w:rPr>
                  <w:rFonts w:ascii="Cambria Math" w:hAnsi="Cambria Math" w:cs="Times New Roman"/>
                  <w:szCs w:val="26"/>
                </w:rPr>
                <m:t>k</m:t>
              </m:r>
            </m:sub>
          </m:sSub>
          <m:r>
            <w:rPr>
              <w:rFonts w:ascii="Cambria Math" w:hAnsi="Cambria Math" w:cs="Times New Roman"/>
              <w:szCs w:val="26"/>
            </w:rPr>
            <m:t xml:space="preserve">, </m:t>
          </m:r>
        </m:oMath>
        <w:r w:rsidRPr="00BB2796" w:rsidDel="002C0582">
          <w:rPr>
            <w:rFonts w:cs="Times New Roman"/>
            <w:szCs w:val="26"/>
          </w:rPr>
          <w:delText xml:space="preserve">tổng số </w:delText>
        </w:r>
        <w:r w:rsidDel="002C0582">
          <w:rPr>
            <w:rFonts w:cs="Times New Roman"/>
            <w:szCs w:val="26"/>
          </w:rPr>
          <w:delText>lần mà từ bất kỳ được gán cho “chủ đề”</w:delText>
        </w:r>
        <m:oMath>
          <m:r>
            <w:rPr>
              <w:rFonts w:ascii="Cambria Math" w:hAnsi="Cambria Math" w:cs="Times New Roman"/>
              <w:szCs w:val="26"/>
            </w:rPr>
            <m:t xml:space="preserve"> </m:t>
          </m:r>
          <m:r>
            <m:rPr>
              <m:sty m:val="bi"/>
            </m:rPr>
            <w:rPr>
              <w:rFonts w:ascii="Cambria Math" w:hAnsi="Cambria Math" w:cs="Times New Roman"/>
              <w:szCs w:val="26"/>
            </w:rPr>
            <m:t>k</m:t>
          </m:r>
          <m:r>
            <w:rPr>
              <w:rFonts w:ascii="Cambria Math" w:hAnsi="Cambria Math" w:cs="Times New Roman"/>
              <w:szCs w:val="26"/>
            </w:rPr>
            <m:t>.</m:t>
          </m:r>
        </m:oMath>
        <w:r w:rsidDel="002C0582">
          <w:rPr>
            <w:rFonts w:cs="Times New Roman"/>
            <w:szCs w:val="26"/>
          </w:rPr>
          <w:delText xml:space="preserve"> Cuối cùng, ngoài các biến rõ ràng đại diện cho corpus – tập toàn bộ dữ liệu, thì cũng cần một mảng</w:delText>
        </w:r>
        <m:oMath>
          <m:r>
            <w:rPr>
              <w:rFonts w:ascii="Cambria Math" w:hAnsi="Cambria Math" w:cs="Times New Roman"/>
              <w:szCs w:val="26"/>
            </w:rPr>
            <m:t xml:space="preserve"> </m:t>
          </m:r>
          <m:r>
            <m:rPr>
              <m:sty m:val="bi"/>
            </m:rPr>
            <w:rPr>
              <w:rFonts w:ascii="Cambria Math" w:hAnsi="Cambria Math" w:cs="Times New Roman"/>
              <w:szCs w:val="26"/>
            </w:rPr>
            <m:t>z</m:t>
          </m:r>
        </m:oMath>
        <w:r w:rsidDel="002C0582">
          <w:rPr>
            <w:rFonts w:cs="Times New Roman"/>
            <w:b/>
            <w:szCs w:val="26"/>
          </w:rPr>
          <w:delText xml:space="preserve">. </w:delText>
        </w:r>
        <w:r w:rsidDel="002C0582">
          <w:rPr>
            <w:rFonts w:cs="Times New Roman"/>
            <w:szCs w:val="26"/>
          </w:rPr>
          <w:delText xml:space="preserve">Mảng này sẽ chứa danh sách các “chủ đề” hiện tại đang được gán cho mỗi từ </w:delText>
        </w:r>
        <w:r w:rsidRPr="007F2D60" w:rsidDel="002C0582">
          <w:rPr>
            <w:rFonts w:cs="Times New Roman"/>
            <w:b/>
            <w:i/>
            <w:szCs w:val="26"/>
          </w:rPr>
          <w:delText>N</w:delText>
        </w:r>
        <w:r w:rsidDel="002C0582">
          <w:rPr>
            <w:rFonts w:cs="Times New Roman"/>
            <w:b/>
            <w:i/>
            <w:szCs w:val="26"/>
          </w:rPr>
          <w:delText xml:space="preserve"> </w:delText>
        </w:r>
        <w:r w:rsidDel="002C0582">
          <w:rPr>
            <w:rFonts w:cs="Times New Roman"/>
            <w:szCs w:val="26"/>
          </w:rPr>
          <w:delText xml:space="preserve">trong corpus. Chúng ta sẽ thực hiện lần lược các bước để có thể suy luận các chủ đề </w:delText>
        </w:r>
        <w:r w:rsidDel="002C0582">
          <w:rPr>
            <w:rFonts w:cs="Times New Roman"/>
            <w:b/>
            <w:i/>
            <w:szCs w:val="26"/>
          </w:rPr>
          <w:delText xml:space="preserve">z </w:delText>
        </w:r>
        <w:r w:rsidDel="002C0582">
          <w:rPr>
            <w:rFonts w:cs="Times New Roman"/>
            <w:szCs w:val="26"/>
          </w:rPr>
          <w:delText xml:space="preserve">và các từ </w:delText>
        </w:r>
        <w:r w:rsidDel="002C0582">
          <w:rPr>
            <w:rFonts w:cs="Times New Roman"/>
            <w:b/>
            <w:i/>
            <w:szCs w:val="26"/>
          </w:rPr>
          <w:delText xml:space="preserve">w </w:delText>
        </w:r>
        <w:r w:rsidDel="002C0582">
          <w:rPr>
            <w:rFonts w:cs="Times New Roman"/>
            <w:szCs w:val="26"/>
          </w:rPr>
          <w:delText>thuộc về từng chủ đề một:</w:delText>
        </w:r>
      </w:del>
    </w:p>
    <w:p w14:paraId="47D6D44B" w14:textId="6DF50800" w:rsidR="00591220" w:rsidRPr="00591220" w:rsidDel="002C0582" w:rsidRDefault="00591220">
      <w:pPr>
        <w:ind w:left="630"/>
        <w:rPr>
          <w:del w:id="2885" w:author="John Tran" w:date="2015-12-28T16:04:00Z"/>
        </w:rPr>
        <w:pPrChange w:id="2886" w:author="John Tran" w:date="2015-12-28T20:12:00Z">
          <w:pPr>
            <w:ind w:left="630" w:firstLine="720"/>
          </w:pPr>
        </w:pPrChange>
      </w:pPr>
      <w:del w:id="2887" w:author="John Tran" w:date="2015-12-28T16:04:00Z">
        <w:r w:rsidRPr="00591220" w:rsidDel="002C0582">
          <w:delText>Duyệt qua từng tài liệu một, và thực hiện việc gán ngẫu nhiên mỗi từ trong từng tài liệu cho một trong các chủ đề của</w:delText>
        </w:r>
        <m:oMath>
          <m:r>
            <w:rPr>
              <w:rFonts w:ascii="Cambria Math" w:hAnsi="Cambria Math"/>
            </w:rPr>
            <m:t xml:space="preserve"> </m:t>
          </m:r>
          <m:r>
            <m:rPr>
              <m:sty m:val="bi"/>
            </m:rPr>
            <w:rPr>
              <w:rFonts w:ascii="Cambria Math" w:hAnsi="Cambria Math"/>
            </w:rPr>
            <m:t>K</m:t>
          </m:r>
        </m:oMath>
        <w:r w:rsidRPr="00591220" w:rsidDel="002C0582">
          <w:delText xml:space="preserve"> chủ đề.</w:delText>
        </w:r>
      </w:del>
    </w:p>
    <w:p w14:paraId="179B10F9" w14:textId="6C5DF984" w:rsidR="00591220" w:rsidRPr="00591220" w:rsidDel="002C0582" w:rsidRDefault="00591220">
      <w:pPr>
        <w:ind w:left="630"/>
        <w:rPr>
          <w:del w:id="2888" w:author="John Tran" w:date="2015-12-28T16:04:00Z"/>
        </w:rPr>
        <w:pPrChange w:id="2889" w:author="John Tran" w:date="2015-12-28T20:12:00Z">
          <w:pPr>
            <w:ind w:left="630" w:firstLine="720"/>
          </w:pPr>
        </w:pPrChange>
      </w:pPr>
      <w:del w:id="2890" w:author="John Tran" w:date="2015-12-28T16:04:00Z">
        <w:r w:rsidRPr="00591220" w:rsidDel="002C0582">
          <w:delText>Chú ý rằng việc gán ngẫu nhiên như vậy cung cấp cho bạn các chủ đề đại diện cho tập dữ liệu và phân phối của các từ vào các chủ đề tương ứng đó.</w:delText>
        </w:r>
      </w:del>
    </w:p>
    <w:p w14:paraId="32E6DE20" w14:textId="1A225FDA" w:rsidR="00591220" w:rsidRPr="00591220" w:rsidDel="002C0582" w:rsidRDefault="00591220">
      <w:pPr>
        <w:ind w:left="630"/>
        <w:rPr>
          <w:del w:id="2891" w:author="John Tran" w:date="2015-12-28T16:04:00Z"/>
        </w:rPr>
        <w:pPrChange w:id="2892" w:author="John Tran" w:date="2015-12-28T20:12:00Z">
          <w:pPr>
            <w:ind w:left="630" w:firstLine="720"/>
          </w:pPr>
        </w:pPrChange>
      </w:pPr>
      <w:del w:id="2893" w:author="John Tran" w:date="2015-12-28T16:04:00Z">
        <w:r w:rsidRPr="00591220" w:rsidDel="002C0582">
          <w:delText>Sau đó, tiến hành cải thiện các kết quả bằng cách, duyệt qua từng tài liệu</w:delText>
        </w:r>
        <m:oMath>
          <m:r>
            <w:rPr>
              <w:rFonts w:ascii="Cambria Math" w:hAnsi="Cambria Math"/>
            </w:rPr>
            <m:t xml:space="preserve"> </m:t>
          </m:r>
          <m:r>
            <m:rPr>
              <m:sty m:val="bi"/>
            </m:rPr>
            <w:rPr>
              <w:rFonts w:ascii="Cambria Math" w:hAnsi="Cambria Math"/>
            </w:rPr>
            <m:t>d…</m:t>
          </m:r>
        </m:oMath>
      </w:del>
    </w:p>
    <w:p w14:paraId="5DE437E8" w14:textId="2E74AFD4" w:rsidR="00591220" w:rsidRPr="00083B68" w:rsidDel="002C0582" w:rsidRDefault="00591220">
      <w:pPr>
        <w:ind w:left="630"/>
        <w:rPr>
          <w:del w:id="2894" w:author="John Tran" w:date="2015-12-28T16:04:00Z"/>
        </w:rPr>
        <w:pPrChange w:id="2895" w:author="John Tran" w:date="2015-12-28T20:12:00Z">
          <w:pPr>
            <w:ind w:left="630" w:firstLine="720"/>
          </w:pPr>
        </w:pPrChange>
      </w:pPr>
      <w:del w:id="2896" w:author="John Tran" w:date="2015-12-28T16:04:00Z">
        <w:r w:rsidDel="002C0582">
          <w:rPr>
            <w:rFonts w:eastAsiaTheme="minorEastAsia"/>
            <w:b/>
          </w:rPr>
          <w:delText>…</w:delText>
        </w:r>
        <w:r w:rsidDel="002C0582">
          <w:rPr>
            <w:rFonts w:eastAsiaTheme="minorEastAsia"/>
          </w:rPr>
          <w:delText>Duyệt qua từng từ</w:delText>
        </w:r>
        <m:oMath>
          <m:r>
            <w:rPr>
              <w:rFonts w:ascii="Cambria Math" w:eastAsiaTheme="minorEastAsia" w:hAnsi="Cambria Math"/>
            </w:rPr>
            <m:t xml:space="preserve"> </m:t>
          </m:r>
          <m:r>
            <m:rPr>
              <m:sty m:val="bi"/>
            </m:rPr>
            <w:rPr>
              <w:rFonts w:ascii="Cambria Math" w:eastAsiaTheme="minorEastAsia" w:hAnsi="Cambria Math"/>
            </w:rPr>
            <m:t xml:space="preserve">w </m:t>
          </m:r>
        </m:oMath>
        <w:r w:rsidDel="002C0582">
          <w:rPr>
            <w:rFonts w:eastAsiaTheme="minorEastAsia"/>
          </w:rPr>
          <w:delText>trong</w:delText>
        </w:r>
        <m:oMath>
          <m:r>
            <w:rPr>
              <w:rFonts w:ascii="Cambria Math" w:eastAsiaTheme="minorEastAsia" w:hAnsi="Cambria Math"/>
            </w:rPr>
            <m:t xml:space="preserve"> </m:t>
          </m:r>
          <m:r>
            <m:rPr>
              <m:sty m:val="bi"/>
            </m:rPr>
            <w:rPr>
              <w:rFonts w:ascii="Cambria Math" w:eastAsiaTheme="minorEastAsia" w:hAnsi="Cambria Math"/>
            </w:rPr>
            <m:t>d…</m:t>
          </m:r>
        </m:oMath>
      </w:del>
    </w:p>
    <w:p w14:paraId="1741A7A9" w14:textId="74E6EFB0" w:rsidR="00591220" w:rsidRPr="001B1DCB" w:rsidDel="002C0582" w:rsidRDefault="00591220">
      <w:pPr>
        <w:ind w:left="630"/>
        <w:rPr>
          <w:del w:id="2897" w:author="John Tran" w:date="2015-12-28T16:04:00Z"/>
        </w:rPr>
        <w:pPrChange w:id="2898" w:author="John Tran" w:date="2015-12-28T20:12:00Z">
          <w:pPr>
            <w:ind w:left="630" w:firstLine="720"/>
          </w:pPr>
        </w:pPrChange>
      </w:pPr>
      <w:del w:id="2899" w:author="John Tran" w:date="2015-12-28T16:04:00Z">
        <w:r w:rsidRPr="001B1DCB" w:rsidDel="002C0582">
          <w:rPr>
            <w:rFonts w:eastAsiaTheme="minorEastAsia"/>
          </w:rPr>
          <w:delText>…</w:delText>
        </w:r>
        <w:r w:rsidDel="002C0582">
          <w:rPr>
            <w:rFonts w:eastAsiaTheme="minorEastAsia"/>
          </w:rPr>
          <w:delText>…</w:delText>
        </w:r>
        <w:r w:rsidRPr="00877A65" w:rsidDel="002C0582">
          <w:rPr>
            <w:rFonts w:eastAsiaTheme="minorEastAsia"/>
          </w:rPr>
          <w:delText>S</w:delText>
        </w:r>
        <w:r w:rsidRPr="001B1DCB" w:rsidDel="002C0582">
          <w:rPr>
            <w:rFonts w:eastAsiaTheme="minorEastAsia"/>
          </w:rPr>
          <w:delText>au đó với mỗi topic</w:delText>
        </w:r>
        <m:oMath>
          <m:r>
            <w:rPr>
              <w:rFonts w:ascii="Cambria Math" w:eastAsiaTheme="minorEastAsia" w:hAnsi="Cambria Math"/>
            </w:rPr>
            <m:t xml:space="preserve"> </m:t>
          </m:r>
          <m:r>
            <m:rPr>
              <m:sty m:val="bi"/>
            </m:rPr>
            <w:rPr>
              <w:rFonts w:ascii="Cambria Math" w:eastAsiaTheme="minorEastAsia" w:hAnsi="Cambria Math"/>
            </w:rPr>
            <m:t xml:space="preserve">t, </m:t>
          </m:r>
        </m:oMath>
        <w:r w:rsidRPr="001B1DCB" w:rsidDel="002C0582">
          <w:rPr>
            <w:rFonts w:eastAsiaTheme="minorEastAsia"/>
          </w:rPr>
          <w:delText>chúng ta sẽ tính toán hai giá trị:</w:delText>
        </w:r>
      </w:del>
    </w:p>
    <w:p w14:paraId="4CC9B2D8" w14:textId="04958E27" w:rsidR="00591220" w:rsidRPr="005E073B" w:rsidDel="002C0582" w:rsidRDefault="00591220">
      <w:pPr>
        <w:ind w:left="630"/>
        <w:rPr>
          <w:del w:id="2900" w:author="John Tran" w:date="2015-12-28T16:04:00Z"/>
        </w:rPr>
        <w:pPrChange w:id="2901" w:author="John Tran" w:date="2015-12-28T20:12:00Z">
          <w:pPr>
            <w:ind w:left="630" w:firstLine="720"/>
          </w:pPr>
        </w:pPrChange>
      </w:pPr>
      <m:oMath>
        <m:r>
          <w:del w:id="2902" w:author="John Tran" w:date="2015-12-28T16:04:00Z">
            <m:rPr>
              <m:sty m:val="p"/>
            </m:rPr>
            <w:rPr>
              <w:rFonts w:ascii="Cambria Math" w:eastAsiaTheme="minorEastAsia" w:hAnsi="Cambria Math"/>
            </w:rPr>
            <m:t>p</m:t>
          </w:del>
        </m:r>
        <m:d>
          <m:dPr>
            <m:ctrlPr>
              <w:del w:id="2903" w:author="John Tran" w:date="2015-12-28T16:04:00Z">
                <w:rPr>
                  <w:rFonts w:ascii="Cambria Math" w:hAnsi="Cambria Math"/>
                  <w:i/>
                </w:rPr>
              </w:del>
            </m:ctrlPr>
          </m:dPr>
          <m:e>
            <m:r>
              <w:del w:id="2904" w:author="John Tran" w:date="2015-12-28T16:04:00Z">
                <w:rPr>
                  <w:rFonts w:ascii="Cambria Math" w:hAnsi="Cambria Math"/>
                </w:rPr>
                <m:t xml:space="preserve">topic </m:t>
              </w:del>
            </m:r>
            <m:r>
              <w:del w:id="2905" w:author="John Tran" w:date="2015-12-28T16:04:00Z">
                <m:rPr>
                  <m:sty m:val="bi"/>
                </m:rPr>
                <w:rPr>
                  <w:rFonts w:ascii="Cambria Math" w:hAnsi="Cambria Math"/>
                </w:rPr>
                <m:t>t</m:t>
              </w:del>
            </m:r>
            <m:ctrlPr>
              <w:del w:id="2906" w:author="John Tran" w:date="2015-12-28T16:04:00Z">
                <w:rPr>
                  <w:rFonts w:ascii="Cambria Math" w:hAnsi="Cambria Math"/>
                  <w:b/>
                  <w:i/>
                </w:rPr>
              </w:del>
            </m:ctrlPr>
          </m:e>
          <m:e>
            <m:r>
              <w:del w:id="2907" w:author="John Tran" w:date="2015-12-28T16:04:00Z">
                <w:rPr>
                  <w:rFonts w:ascii="Cambria Math" w:hAnsi="Cambria Math"/>
                </w:rPr>
                <m:t xml:space="preserve">document </m:t>
              </w:del>
            </m:r>
            <m:r>
              <w:del w:id="2908" w:author="John Tran" w:date="2015-12-28T16:04:00Z">
                <m:rPr>
                  <m:sty m:val="bi"/>
                </m:rPr>
                <w:rPr>
                  <w:rFonts w:ascii="Cambria Math" w:hAnsi="Cambria Math"/>
                </w:rPr>
                <m:t>d</m:t>
              </w:del>
            </m:r>
          </m:e>
        </m:d>
        <m:r>
          <w:del w:id="2909" w:author="John Tran" w:date="2015-12-28T16:04:00Z">
            <w:rPr>
              <w:rFonts w:ascii="Cambria Math" w:hAnsi="Cambria Math"/>
            </w:rPr>
            <m:t xml:space="preserve">: </m:t>
          </w:del>
        </m:r>
      </m:oMath>
      <w:del w:id="2910" w:author="John Tran" w:date="2015-12-28T16:04:00Z">
        <w:r w:rsidRPr="003F3DC6" w:rsidDel="002C0582">
          <w:rPr>
            <w:rFonts w:eastAsiaTheme="minorEastAsia"/>
          </w:rPr>
          <w:delText xml:space="preserve">là xác suất của </w:delText>
        </w:r>
        <w:r w:rsidRPr="005E073B" w:rsidDel="002C0582">
          <w:rPr>
            <w:rFonts w:eastAsiaTheme="minorEastAsia"/>
          </w:rPr>
          <w:delText>các từ trong tài liệu</w:delText>
        </w:r>
        <m:oMath>
          <m:r>
            <w:rPr>
              <w:rFonts w:ascii="Cambria Math" w:eastAsiaTheme="minorEastAsia" w:hAnsi="Cambria Math"/>
            </w:rPr>
            <m:t xml:space="preserve"> </m:t>
          </m:r>
          <m:r>
            <m:rPr>
              <m:sty m:val="bi"/>
            </m:rPr>
            <w:rPr>
              <w:rFonts w:ascii="Cambria Math" w:eastAsiaTheme="minorEastAsia" w:hAnsi="Cambria Math"/>
            </w:rPr>
            <m:t xml:space="preserve">d </m:t>
          </m:r>
        </m:oMath>
        <w:r w:rsidRPr="005E073B" w:rsidDel="002C0582">
          <w:rPr>
            <w:rFonts w:eastAsiaTheme="minorEastAsia"/>
          </w:rPr>
          <w:delText>hiện tại đang đượ</w:delText>
        </w:r>
        <w:r w:rsidDel="002C0582">
          <w:rPr>
            <w:rFonts w:eastAsiaTheme="minorEastAsia"/>
          </w:rPr>
          <w:delText>c gán cho topic</w:delText>
        </w:r>
        <m:oMath>
          <m:r>
            <m:rPr>
              <m:sty m:val="bi"/>
            </m:rPr>
            <w:rPr>
              <w:rFonts w:ascii="Cambria Math" w:eastAsiaTheme="minorEastAsia" w:hAnsi="Cambria Math"/>
            </w:rPr>
            <m:t xml:space="preserve"> t.</m:t>
          </m:r>
        </m:oMath>
      </w:del>
    </w:p>
    <w:p w14:paraId="70DEE800" w14:textId="5AF23385" w:rsidR="00591220" w:rsidRPr="00BF04DF" w:rsidDel="002C0582" w:rsidRDefault="00591220">
      <w:pPr>
        <w:ind w:left="630"/>
        <w:rPr>
          <w:del w:id="2911" w:author="John Tran" w:date="2015-12-28T16:04:00Z"/>
        </w:rPr>
        <w:pPrChange w:id="2912" w:author="John Tran" w:date="2015-12-28T20:12:00Z">
          <w:pPr>
            <w:ind w:left="630" w:firstLine="720"/>
          </w:pPr>
        </w:pPrChange>
      </w:pPr>
      <m:oMath>
        <m:r>
          <w:del w:id="2913" w:author="John Tran" w:date="2015-12-28T16:04:00Z">
            <m:rPr>
              <m:sty m:val="p"/>
            </m:rPr>
            <w:rPr>
              <w:rFonts w:ascii="Cambria Math" w:hAnsi="Cambria Math"/>
            </w:rPr>
            <m:t>p</m:t>
          </w:del>
        </m:r>
        <m:d>
          <m:dPr>
            <m:ctrlPr>
              <w:del w:id="2914" w:author="John Tran" w:date="2015-12-28T16:04:00Z">
                <w:rPr>
                  <w:rFonts w:ascii="Cambria Math" w:eastAsiaTheme="minorEastAsia" w:hAnsi="Cambria Math"/>
                  <w:b/>
                </w:rPr>
              </w:del>
            </m:ctrlPr>
          </m:dPr>
          <m:e>
            <m:r>
              <w:del w:id="2915" w:author="John Tran" w:date="2015-12-28T16:04:00Z">
                <w:rPr>
                  <w:rFonts w:ascii="Cambria Math" w:eastAsiaTheme="minorEastAsia" w:hAnsi="Cambria Math"/>
                </w:rPr>
                <m:t xml:space="preserve">word </m:t>
              </w:del>
            </m:r>
            <m:r>
              <w:del w:id="2916" w:author="John Tran" w:date="2015-12-28T16:04:00Z">
                <m:rPr>
                  <m:sty m:val="bi"/>
                </m:rPr>
                <w:rPr>
                  <w:rFonts w:ascii="Cambria Math" w:eastAsiaTheme="minorEastAsia" w:hAnsi="Cambria Math"/>
                </w:rPr>
                <m:t>w</m:t>
              </w:del>
            </m:r>
            <m:ctrlPr>
              <w:del w:id="2917" w:author="John Tran" w:date="2015-12-28T16:04:00Z">
                <w:rPr>
                  <w:rFonts w:ascii="Cambria Math" w:eastAsiaTheme="minorEastAsia" w:hAnsi="Cambria Math"/>
                  <w:b/>
                  <w:i/>
                </w:rPr>
              </w:del>
            </m:ctrlPr>
          </m:e>
          <m:e>
            <m:r>
              <w:del w:id="2918" w:author="John Tran" w:date="2015-12-28T16:04:00Z">
                <w:rPr>
                  <w:rFonts w:ascii="Cambria Math" w:eastAsiaTheme="minorEastAsia" w:hAnsi="Cambria Math"/>
                </w:rPr>
                <m:t xml:space="preserve">topic </m:t>
              </w:del>
            </m:r>
            <m:r>
              <w:del w:id="2919" w:author="John Tran" w:date="2015-12-28T16:04:00Z">
                <m:rPr>
                  <m:sty m:val="bi"/>
                </m:rPr>
                <w:rPr>
                  <w:rFonts w:ascii="Cambria Math" w:eastAsiaTheme="minorEastAsia" w:hAnsi="Cambria Math"/>
                </w:rPr>
                <m:t>t</m:t>
              </w:del>
            </m:r>
          </m:e>
        </m:d>
        <m:r>
          <w:del w:id="2920" w:author="John Tran" w:date="2015-12-28T16:04:00Z">
            <m:rPr>
              <m:sty m:val="b"/>
            </m:rPr>
            <w:rPr>
              <w:rFonts w:ascii="Cambria Math" w:eastAsiaTheme="minorEastAsia" w:hAnsi="Cambria Math"/>
            </w:rPr>
            <m:t xml:space="preserve">: </m:t>
          </w:del>
        </m:r>
      </m:oMath>
      <w:del w:id="2921" w:author="John Tran" w:date="2015-12-28T16:04:00Z">
        <w:r w:rsidRPr="00A41AE7" w:rsidDel="002C0582">
          <w:rPr>
            <w:rFonts w:eastAsiaTheme="minorEastAsia"/>
          </w:rPr>
          <w:delText xml:space="preserve">là khả năng mà </w:delText>
        </w:r>
        <w:r w:rsidRPr="00BF04DF" w:rsidDel="002C0582">
          <w:rPr>
            <w:rFonts w:eastAsiaTheme="minorEastAsia"/>
          </w:rPr>
          <w:delText>từ</w:delText>
        </w:r>
        <m:oMath>
          <m:r>
            <w:rPr>
              <w:rFonts w:ascii="Cambria Math" w:eastAsiaTheme="minorEastAsia" w:hAnsi="Cambria Math"/>
            </w:rPr>
            <m:t xml:space="preserve"> </m:t>
          </m:r>
          <m:r>
            <m:rPr>
              <m:sty m:val="bi"/>
            </m:rPr>
            <w:rPr>
              <w:rFonts w:ascii="Cambria Math" w:eastAsiaTheme="minorEastAsia" w:hAnsi="Cambria Math"/>
            </w:rPr>
            <m:t xml:space="preserve">w </m:t>
          </m:r>
        </m:oMath>
        <w:r w:rsidRPr="00BF04DF" w:rsidDel="002C0582">
          <w:rPr>
            <w:rFonts w:eastAsiaTheme="minorEastAsia"/>
          </w:rPr>
          <w:delText>thuộc về topic</w:delText>
        </w:r>
        <m:oMath>
          <m:r>
            <m:rPr>
              <m:sty m:val="bi"/>
            </m:rPr>
            <w:rPr>
              <w:rFonts w:ascii="Cambria Math" w:eastAsiaTheme="minorEastAsia" w:hAnsi="Cambria Math"/>
            </w:rPr>
            <m:t xml:space="preserve"> t </m:t>
          </m:r>
        </m:oMath>
        <w:r w:rsidRPr="00BF04DF" w:rsidDel="002C0582">
          <w:rPr>
            <w:rFonts w:eastAsiaTheme="minorEastAsia"/>
          </w:rPr>
          <w:delText>trên toàn bộ tập dữ liệ</w:delText>
        </w:r>
        <w:r w:rsidDel="002C0582">
          <w:rPr>
            <w:rFonts w:eastAsiaTheme="minorEastAsia"/>
          </w:rPr>
          <w:delText>u.</w:delText>
        </w:r>
      </w:del>
    </w:p>
    <w:p w14:paraId="3277388B" w14:textId="51E2A6B0" w:rsidR="00591220" w:rsidRPr="00877A65" w:rsidDel="002C0582" w:rsidRDefault="00591220">
      <w:pPr>
        <w:ind w:left="630"/>
        <w:rPr>
          <w:del w:id="2922" w:author="John Tran" w:date="2015-12-28T16:04:00Z"/>
        </w:rPr>
        <w:pPrChange w:id="2923" w:author="John Tran" w:date="2015-12-28T20:12:00Z">
          <w:pPr>
            <w:ind w:left="630" w:firstLine="720"/>
          </w:pPr>
        </w:pPrChange>
      </w:pPr>
      <w:del w:id="2924" w:author="John Tran" w:date="2015-12-28T16:04:00Z">
        <w:r w:rsidDel="002C0582">
          <w:rPr>
            <w:rFonts w:eastAsiaTheme="minorEastAsia"/>
          </w:rPr>
          <w:delText>……</w:delText>
        </w:r>
        <w:r w:rsidRPr="00BF04DF" w:rsidDel="002C0582">
          <w:rPr>
            <w:rFonts w:eastAsiaTheme="minorEastAsia"/>
          </w:rPr>
          <w:delText>Sau đó tiến hành gán từ</w:delText>
        </w:r>
        <m:oMath>
          <m:r>
            <m:rPr>
              <m:sty m:val="bi"/>
            </m:rPr>
            <w:rPr>
              <w:rFonts w:ascii="Cambria Math" w:eastAsiaTheme="minorEastAsia" w:hAnsi="Cambria Math"/>
            </w:rPr>
            <m:t xml:space="preserve"> w </m:t>
          </m:r>
        </m:oMath>
        <w:r w:rsidRPr="00BF04DF" w:rsidDel="002C0582">
          <w:rPr>
            <w:rFonts w:eastAsiaTheme="minorEastAsia"/>
          </w:rPr>
          <w:delText>vào một topic</w:delText>
        </w:r>
        <m:oMath>
          <m:r>
            <m:rPr>
              <m:sty m:val="bi"/>
            </m:rPr>
            <w:rPr>
              <w:rFonts w:ascii="Cambria Math" w:eastAsiaTheme="minorEastAsia" w:hAnsi="Cambria Math"/>
            </w:rPr>
            <m:t xml:space="preserve"> t</m:t>
          </m:r>
        </m:oMath>
        <w:r w:rsidRPr="00BF04DF" w:rsidDel="002C0582">
          <w:rPr>
            <w:rFonts w:eastAsiaTheme="minorEastAsia"/>
          </w:rPr>
          <w:delText xml:space="preserve"> mới dự</w:delText>
        </w:r>
        <w:r w:rsidDel="002C0582">
          <w:rPr>
            <w:rFonts w:eastAsiaTheme="minorEastAsia"/>
          </w:rPr>
          <w:delText xml:space="preserve">a vào </w:delText>
        </w:r>
        <w:r w:rsidRPr="00BF04DF" w:rsidDel="002C0582">
          <w:rPr>
            <w:rFonts w:eastAsiaTheme="minorEastAsia"/>
          </w:rPr>
          <w:delText>xác suất:</w:delText>
        </w:r>
        <m:oMath>
          <m:r>
            <w:rPr>
              <w:rFonts w:ascii="Cambria Math" w:eastAsiaTheme="minorEastAsia" w:hAnsi="Cambria Math"/>
            </w:rPr>
            <m:t xml:space="preserve"> </m:t>
          </m:r>
          <m:r>
            <m:rPr>
              <m:sty m:val="p"/>
            </m:rPr>
            <w:rPr>
              <w:rFonts w:ascii="Cambria Math" w:eastAsiaTheme="minorEastAsia" w:hAnsi="Cambria Math"/>
            </w:rPr>
            <m:t>p</m:t>
          </m:r>
          <m:d>
            <m:dPr>
              <m:ctrlPr>
                <w:rPr>
                  <w:rFonts w:ascii="Cambria Math" w:hAnsi="Cambria Math"/>
                  <w:i/>
                </w:rPr>
              </m:ctrlPr>
            </m:dPr>
            <m:e>
              <m:r>
                <w:rPr>
                  <w:rFonts w:ascii="Cambria Math" w:hAnsi="Cambria Math"/>
                </w:rPr>
                <m:t xml:space="preserve">topic </m:t>
              </m:r>
              <m:r>
                <m:rPr>
                  <m:sty m:val="bi"/>
                </m:rPr>
                <w:rPr>
                  <w:rFonts w:ascii="Cambria Math" w:hAnsi="Cambria Math"/>
                </w:rPr>
                <m:t>t</m:t>
              </m:r>
              <m:ctrlPr>
                <w:rPr>
                  <w:rFonts w:ascii="Cambria Math" w:hAnsi="Cambria Math"/>
                  <w:b/>
                  <w:i/>
                </w:rPr>
              </m:ctrlPr>
            </m:e>
            <m:e>
              <m:r>
                <w:rPr>
                  <w:rFonts w:ascii="Cambria Math" w:hAnsi="Cambria Math"/>
                </w:rPr>
                <m:t xml:space="preserve">document </m:t>
              </m:r>
              <m:r>
                <m:rPr>
                  <m:sty m:val="bi"/>
                </m:rPr>
                <w:rPr>
                  <w:rFonts w:ascii="Cambria Math" w:hAnsi="Cambria Math"/>
                </w:rPr>
                <m:t>d</m:t>
              </m:r>
            </m:e>
          </m:d>
          <m:r>
            <w:rPr>
              <w:rFonts w:ascii="Cambria Math" w:hAnsi="Cambria Math"/>
            </w:rPr>
            <m:t>×</m:t>
          </m:r>
          <m:r>
            <m:rPr>
              <m:sty m:val="p"/>
            </m:rPr>
            <w:rPr>
              <w:rFonts w:ascii="Cambria Math" w:hAnsi="Cambria Math"/>
            </w:rPr>
            <m:t>p</m:t>
          </m:r>
          <m:d>
            <m:dPr>
              <m:ctrlPr>
                <w:rPr>
                  <w:rFonts w:ascii="Cambria Math" w:eastAsiaTheme="minorEastAsia" w:hAnsi="Cambria Math"/>
                  <w:b/>
                </w:rPr>
              </m:ctrlPr>
            </m:dPr>
            <m:e>
              <m:r>
                <w:rPr>
                  <w:rFonts w:ascii="Cambria Math" w:eastAsiaTheme="minorEastAsia" w:hAnsi="Cambria Math"/>
                </w:rPr>
                <m:t xml:space="preserve">word </m:t>
              </m:r>
              <m:r>
                <m:rPr>
                  <m:sty m:val="bi"/>
                </m:rPr>
                <w:rPr>
                  <w:rFonts w:ascii="Cambria Math" w:eastAsiaTheme="minorEastAsia" w:hAnsi="Cambria Math"/>
                </w:rPr>
                <m:t>w</m:t>
              </m:r>
              <m:ctrlPr>
                <w:rPr>
                  <w:rFonts w:ascii="Cambria Math" w:eastAsiaTheme="minorEastAsia" w:hAnsi="Cambria Math"/>
                  <w:b/>
                  <w:i/>
                </w:rPr>
              </m:ctrlPr>
            </m:e>
            <m:e>
              <m:r>
                <w:rPr>
                  <w:rFonts w:ascii="Cambria Math" w:eastAsiaTheme="minorEastAsia" w:hAnsi="Cambria Math"/>
                </w:rPr>
                <m:t xml:space="preserve">topic </m:t>
              </m:r>
              <m:r>
                <m:rPr>
                  <m:sty m:val="bi"/>
                </m:rPr>
                <w:rPr>
                  <w:rFonts w:ascii="Cambria Math" w:eastAsiaTheme="minorEastAsia" w:hAnsi="Cambria Math"/>
                </w:rPr>
                <m:t>t</m:t>
              </m:r>
            </m:e>
          </m:d>
          <m:r>
            <m:rPr>
              <m:sty m:val="bi"/>
            </m:rPr>
            <w:rPr>
              <w:rFonts w:ascii="Cambria Math" w:eastAsiaTheme="minorEastAsia" w:hAnsi="Cambria Math"/>
            </w:rPr>
            <m:t xml:space="preserve"> </m:t>
          </m:r>
        </m:oMath>
        <w:r w:rsidRPr="001B7363" w:rsidDel="002C0582">
          <w:rPr>
            <w:rFonts w:eastAsiaTheme="minorEastAsia"/>
          </w:rPr>
          <w:delText xml:space="preserve">(theo mô hình sinh của chúng ta, điều này về cơ bản chính là xác suất mà topic </w:delText>
        </w:r>
        <m:oMath>
          <m:r>
            <m:rPr>
              <m:sty m:val="bi"/>
            </m:rPr>
            <w:rPr>
              <w:rFonts w:ascii="Cambria Math" w:eastAsiaTheme="minorEastAsia" w:hAnsi="Cambria Math"/>
            </w:rPr>
            <m:t>t</m:t>
          </m:r>
        </m:oMath>
        <w:r w:rsidRPr="001B7363" w:rsidDel="002C0582">
          <w:rPr>
            <w:rFonts w:eastAsiaTheme="minorEastAsia"/>
          </w:rPr>
          <w:delText xml:space="preserve"> được tạo ra từ từ </w:delText>
        </w:r>
        <m:oMath>
          <m:r>
            <m:rPr>
              <m:sty m:val="bi"/>
            </m:rPr>
            <w:rPr>
              <w:rFonts w:ascii="Cambria Math" w:eastAsiaTheme="minorEastAsia" w:hAnsi="Cambria Math"/>
            </w:rPr>
            <m:t>w</m:t>
          </m:r>
        </m:oMath>
        <w:r w:rsidRPr="001B7363" w:rsidDel="002C0582">
          <w:rPr>
            <w:rFonts w:eastAsiaTheme="minorEastAsia"/>
          </w:rPr>
          <w:delText xml:space="preserve">, </w:delText>
        </w:r>
        <w:r w:rsidRPr="007811A2" w:rsidDel="002C0582">
          <w:rPr>
            <w:rFonts w:eastAsiaTheme="minorEastAsia"/>
          </w:rPr>
          <w:delText>do đó nó cũng có nghĩa là chúng ta đã resample(lấy mẫu lại) chủ đề mà từ hiện tại đang thuộc về vớ</w:delText>
        </w:r>
        <w:r w:rsidDel="002C0582">
          <w:rPr>
            <w:rFonts w:eastAsiaTheme="minorEastAsia"/>
          </w:rPr>
          <w:delText>i xác suất này</w:delText>
        </w:r>
        <w:r w:rsidRPr="001B7363" w:rsidDel="002C0582">
          <w:rPr>
            <w:rFonts w:eastAsiaTheme="minorEastAsia"/>
          </w:rPr>
          <w:delText>)</w:delText>
        </w:r>
        <w:r w:rsidRPr="00877A65" w:rsidDel="002C0582">
          <w:rPr>
            <w:rFonts w:eastAsiaTheme="minorEastAsia"/>
          </w:rPr>
          <w:delText>.</w:delText>
        </w:r>
      </w:del>
    </w:p>
    <w:p w14:paraId="22C0FFBE" w14:textId="03372FF7" w:rsidR="00591220" w:rsidDel="002C0582" w:rsidRDefault="00591220">
      <w:pPr>
        <w:ind w:left="630"/>
        <w:rPr>
          <w:del w:id="2925" w:author="John Tran" w:date="2015-12-28T16:04:00Z"/>
        </w:rPr>
        <w:pPrChange w:id="2926" w:author="John Tran" w:date="2015-12-28T20:12:00Z">
          <w:pPr>
            <w:ind w:left="630" w:firstLine="720"/>
          </w:pPr>
        </w:pPrChange>
      </w:pPr>
      <w:del w:id="2927" w:author="John Tran" w:date="2015-12-28T16:04:00Z">
        <w:r w:rsidRPr="00877A65" w:rsidDel="002C0582">
          <w:delText xml:space="preserve">……Nói một cách khác, ở bước này, chúng ta đang giả định rằng tất cả các topic đều đã được gán bởi một tập từ vựng </w:delText>
        </w:r>
        <m:oMath>
          <m:r>
            <m:rPr>
              <m:sty m:val="bi"/>
            </m:rPr>
            <w:rPr>
              <w:rFonts w:ascii="Cambria Math" w:eastAsiaTheme="minorEastAsia" w:hAnsi="Cambria Math"/>
            </w:rPr>
            <m:t>w</m:t>
          </m:r>
        </m:oMath>
        <w:r w:rsidRPr="00877A65" w:rsidDel="002C0582">
          <w:delText xml:space="preserve"> nào đó, ngoại trừ từ </w:delText>
        </w:r>
        <m:oMath>
          <m:r>
            <m:rPr>
              <m:sty m:val="bi"/>
            </m:rPr>
            <w:rPr>
              <w:rFonts w:ascii="Cambria Math" w:eastAsiaTheme="minorEastAsia" w:hAnsi="Cambria Math"/>
            </w:rPr>
            <m:t>w</m:t>
          </m:r>
        </m:oMath>
        <w:r w:rsidRPr="00877A65" w:rsidDel="002C0582">
          <w:delText xml:space="preserve"> hiện tại đang xét là </w:delText>
        </w:r>
        <w:r w:rsidRPr="007D43B2" w:rsidDel="002C0582">
          <w:delText>đã</w:delText>
        </w:r>
        <w:r w:rsidDel="002C0582">
          <w:delText xml:space="preserve"> đúng. </w:delText>
        </w:r>
        <w:r w:rsidRPr="007D43B2" w:rsidDel="002C0582">
          <w:delText>Sau đó, chúng ta sẽ cập nhật lại việ</w:delText>
        </w:r>
        <w:r w:rsidDel="002C0582">
          <w:delText>c gán của từ</w:delText>
        </w:r>
        <m:oMath>
          <m:r>
            <m:rPr>
              <m:sty m:val="bi"/>
            </m:rPr>
            <w:rPr>
              <w:rFonts w:ascii="Cambria Math" w:eastAsiaTheme="minorEastAsia" w:hAnsi="Cambria Math"/>
            </w:rPr>
            <m:t xml:space="preserve"> w</m:t>
          </m:r>
        </m:oMath>
        <w:r w:rsidDel="002C0582">
          <w:delText xml:space="preserve"> hiện tại vào topic</w:delText>
        </w:r>
        <m:oMath>
          <m:r>
            <m:rPr>
              <m:sty m:val="bi"/>
            </m:rPr>
            <w:rPr>
              <w:rFonts w:ascii="Cambria Math" w:eastAsiaTheme="minorEastAsia" w:hAnsi="Cambria Math"/>
            </w:rPr>
            <m:t xml:space="preserve"> t</m:t>
          </m:r>
        </m:oMath>
        <w:r w:rsidRPr="007D43B2" w:rsidDel="002C0582">
          <w:delText>, bằng cách lặp lại quá trình trên.</w:delText>
        </w:r>
      </w:del>
    </w:p>
    <w:p w14:paraId="611FEE4B" w14:textId="7905E213" w:rsidR="00591220" w:rsidRPr="00157A6D" w:rsidDel="002C0582" w:rsidRDefault="00591220">
      <w:pPr>
        <w:ind w:left="630"/>
        <w:rPr>
          <w:del w:id="2928" w:author="John Tran" w:date="2015-12-28T16:04:00Z"/>
        </w:rPr>
        <w:pPrChange w:id="2929" w:author="John Tran" w:date="2015-12-28T20:12:00Z">
          <w:pPr>
            <w:ind w:left="630" w:firstLine="720"/>
          </w:pPr>
        </w:pPrChange>
      </w:pPr>
      <w:del w:id="2930" w:author="John Tran" w:date="2015-12-28T16:04:00Z">
        <w:r w:rsidRPr="00157A6D" w:rsidDel="002C0582">
          <w:delText>Sau khi thực hiện việc lặp đi, lặp lại các quá trình trên nhiều lần, bạn sẽ dần dần đạt được một trạng thái ổn định, và việc tạo ra topic – document sẽ</w:delText>
        </w:r>
        <w:r w:rsidDel="002C0582">
          <w:delText xml:space="preserve"> hoàn thành. </w:delText>
        </w:r>
        <w:r w:rsidRPr="00157A6D" w:rsidDel="002C0582">
          <w:delText>Vì vậy, sử dụng việc những tập dữ liệu trên để có thể ước tính tập hợp topic nào cho mỗi document (bằng cách đếm tỉ lệ những từ đã được gán cho một topic trong document ấy) và những từ liên quan đến mỗi topic (bằng cách đếm tổng thể tỉ lệ của những từ đã được gán cho mỗi topic).</w:delText>
        </w:r>
      </w:del>
    </w:p>
    <w:p w14:paraId="579382E2" w14:textId="5A346C19" w:rsidR="00947F6B" w:rsidDel="002C0582" w:rsidRDefault="00591220">
      <w:pPr>
        <w:ind w:left="630"/>
        <w:rPr>
          <w:del w:id="2931" w:author="John Tran" w:date="2015-12-28T16:04:00Z"/>
          <w:rFonts w:asciiTheme="majorHAnsi" w:hAnsiTheme="majorHAnsi" w:cstheme="majorHAnsi"/>
          <w:szCs w:val="26"/>
        </w:rPr>
        <w:pPrChange w:id="2932" w:author="John Tran" w:date="2015-12-28T20:12:00Z">
          <w:pPr>
            <w:ind w:left="630" w:firstLine="720"/>
          </w:pPr>
        </w:pPrChange>
      </w:pPr>
      <w:del w:id="2933" w:author="John Tran" w:date="2015-12-28T16:04:00Z">
        <w:r w:rsidRPr="0053095D" w:rsidDel="002C0582">
          <w:rPr>
            <w:rFonts w:asciiTheme="majorHAnsi" w:hAnsiTheme="majorHAnsi" w:cstheme="majorHAnsi"/>
            <w:szCs w:val="26"/>
          </w:rPr>
          <w:delText>Dưới đây là mã giải chi tiết của việc lấy mẫu Gibb theo các tác giả của [</w:delText>
        </w:r>
        <w:r w:rsidRPr="0053095D" w:rsidDel="002C0582">
          <w:rPr>
            <w:rFonts w:cs="Times New Roman"/>
            <w:szCs w:val="26"/>
          </w:rPr>
          <w:delText>William M. Darling</w:delText>
        </w:r>
        <w:r w:rsidRPr="0053095D" w:rsidDel="002C0582">
          <w:rPr>
            <w:rFonts w:asciiTheme="majorHAnsi" w:hAnsiTheme="majorHAnsi" w:cstheme="majorHAnsi"/>
            <w:szCs w:val="26"/>
          </w:rPr>
          <w:delText>].</w:delText>
        </w:r>
      </w:del>
    </w:p>
    <w:p w14:paraId="4F6AF8D2" w14:textId="01E5B0D3" w:rsidR="00947F6B" w:rsidRPr="00947F6B" w:rsidDel="002C0582" w:rsidRDefault="00947F6B">
      <w:pPr>
        <w:ind w:left="630"/>
        <w:rPr>
          <w:del w:id="2934" w:author="John Tran" w:date="2015-12-28T16:04:00Z"/>
          <w:rFonts w:asciiTheme="majorHAnsi" w:hAnsiTheme="majorHAnsi" w:cstheme="majorHAnsi"/>
          <w:szCs w:val="26"/>
        </w:rPr>
        <w:pPrChange w:id="2935" w:author="John Tran" w:date="2015-12-28T20:12:00Z">
          <w:pPr>
            <w:ind w:left="630" w:firstLine="720"/>
          </w:pPr>
        </w:pPrChange>
      </w:pPr>
      <w:del w:id="2936" w:author="John Tran" w:date="2015-12-28T16:04:00Z">
        <w:r w:rsidDel="002C0582">
          <w:rPr>
            <w:noProof/>
            <w:lang w:val="en-US" w:eastAsia="ja-JP"/>
          </w:rPr>
          <mc:AlternateContent>
            <mc:Choice Requires="wps">
              <w:drawing>
                <wp:anchor distT="0" distB="0" distL="114300" distR="114300" simplePos="0" relativeHeight="251658252" behindDoc="0" locked="0" layoutInCell="1" allowOverlap="1" wp14:anchorId="52731BB8" wp14:editId="2D6DA172">
                  <wp:simplePos x="0" y="0"/>
                  <wp:positionH relativeFrom="margin">
                    <wp:align>right</wp:align>
                  </wp:positionH>
                  <wp:positionV relativeFrom="paragraph">
                    <wp:posOffset>42545</wp:posOffset>
                  </wp:positionV>
                  <wp:extent cx="4926330" cy="3581400"/>
                  <wp:effectExtent l="0" t="0" r="26670" b="19050"/>
                  <wp:wrapSquare wrapText="bothSides"/>
                  <wp:docPr id="29" name="Rectangle 29"/>
                  <wp:cNvGraphicFramePr/>
                  <a:graphic xmlns:a="http://schemas.openxmlformats.org/drawingml/2006/main">
                    <a:graphicData uri="http://schemas.microsoft.com/office/word/2010/wordprocessingShape">
                      <wps:wsp>
                        <wps:cNvSpPr/>
                        <wps:spPr>
                          <a:xfrm>
                            <a:off x="0" y="0"/>
                            <a:ext cx="4926330" cy="35814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62981"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b/>
                                  <w:color w:val="000000" w:themeColor="text1"/>
                                  <w:szCs w:val="26"/>
                                </w:rPr>
                                <w:t>Input</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words</w:t>
                              </w:r>
                              <m:oMath>
                                <m:r>
                                  <w:rPr>
                                    <w:rFonts w:ascii="Cambria Math" w:hAnsi="Cambria Math" w:cs="Times New Roman"/>
                                    <w:color w:val="000000" w:themeColor="text1"/>
                                    <w:szCs w:val="26"/>
                                  </w:rPr>
                                  <m:t xml:space="preserve"> </m:t>
                                </m:r>
                                <m:r>
                                  <m:rPr>
                                    <m:sty m:val="bi"/>
                                  </m:rPr>
                                  <w:rPr>
                                    <w:rFonts w:ascii="Cambria Math" w:hAnsi="Cambria Math" w:cs="Times New Roman"/>
                                    <w:color w:val="000000" w:themeColor="text1"/>
                                    <w:szCs w:val="26"/>
                                  </w:rPr>
                                  <m:t>w</m:t>
                                </m:r>
                                <m:r>
                                  <w:rPr>
                                    <w:rFonts w:ascii="Cambria Math" w:hAnsi="Cambria Math" w:cs="Times New Roman"/>
                                    <w:color w:val="000000" w:themeColor="text1"/>
                                    <w:szCs w:val="26"/>
                                  </w:rPr>
                                  <m:t xml:space="preserve">∈documents </m:t>
                                </m:r>
                                <m:r>
                                  <m:rPr>
                                    <m:sty m:val="bi"/>
                                  </m:rPr>
                                  <w:rPr>
                                    <w:rFonts w:ascii="Cambria Math" w:hAnsi="Cambria Math" w:cs="Times New Roman"/>
                                    <w:color w:val="000000" w:themeColor="text1"/>
                                    <w:szCs w:val="26"/>
                                  </w:rPr>
                                  <m:t>d</m:t>
                                </m:r>
                              </m:oMath>
                            </w:p>
                            <w:p w14:paraId="0FD330DA"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b/>
                                  <w:color w:val="000000" w:themeColor="text1"/>
                                  <w:szCs w:val="26"/>
                                </w:rPr>
                                <w:t>Ouput</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topic</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assignments</w:t>
                              </w:r>
                              <m:oMath>
                                <m:r>
                                  <w:rPr>
                                    <w:rFonts w:ascii="Cambria Math" w:hAnsi="Cambria Math" w:cs="Times New Roman"/>
                                    <w:color w:val="000000" w:themeColor="text1"/>
                                    <w:szCs w:val="26"/>
                                  </w:rPr>
                                  <m:t xml:space="preserve"> </m:t>
                                </m:r>
                                <m:r>
                                  <m:rPr>
                                    <m:sty m:val="bi"/>
                                  </m:rPr>
                                  <w:rPr>
                                    <w:rFonts w:ascii="Cambria Math" w:hAnsi="Cambria Math" w:cs="Times New Roman"/>
                                    <w:color w:val="000000" w:themeColor="text1"/>
                                    <w:szCs w:val="26"/>
                                  </w:rPr>
                                  <m:t>z</m:t>
                                </m:r>
                                <m:r>
                                  <w:rPr>
                                    <w:rFonts w:ascii="Cambria Math" w:hAnsi="Cambria Math" w:cs="Times New Roman"/>
                                    <w:color w:val="000000" w:themeColor="text1"/>
                                    <w:szCs w:val="26"/>
                                  </w:rPr>
                                  <m:t xml:space="preserve"> </m:t>
                                </m:r>
                              </m:oMath>
                              <w:r w:rsidRPr="00EA46E4">
                                <w:rPr>
                                  <w:rFonts w:ascii="Cambria Math" w:hAnsi="Cambria Math" w:cs="Times New Roman"/>
                                  <w:color w:val="000000" w:themeColor="text1"/>
                                  <w:szCs w:val="26"/>
                                </w:rPr>
                                <w:t>and</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counts</w:t>
                              </w:r>
                              <m:oMath>
                                <m:r>
                                  <w:rPr>
                                    <w:rFonts w:ascii="Cambria Math"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d,k</m:t>
                                    </m:r>
                                  </m:sub>
                                </m:sSub>
                                <m:r>
                                  <w:rPr>
                                    <w:rFonts w:ascii="Cambria Math"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k,w</m:t>
                                    </m:r>
                                  </m:sub>
                                </m:sSub>
                                <m:r>
                                  <w:rPr>
                                    <w:rFonts w:ascii="Cambria Math" w:hAnsi="Cambria Math" w:cs="Times New Roman"/>
                                    <w:color w:val="000000" w:themeColor="text1"/>
                                    <w:szCs w:val="26"/>
                                  </w:rPr>
                                  <m:t xml:space="preserve"> </m:t>
                                </m:r>
                              </m:oMath>
                              <w:r w:rsidRPr="00EA46E4">
                                <w:rPr>
                                  <w:rFonts w:ascii="Cambria Math" w:hAnsi="Cambria Math" w:cs="Times New Roman"/>
                                  <w:color w:val="000000" w:themeColor="text1"/>
                                  <w:szCs w:val="26"/>
                                </w:rPr>
                                <w:t>và</w:t>
                              </w:r>
                              <m:oMath>
                                <m:r>
                                  <w:rPr>
                                    <w:rFonts w:ascii="Cambria Math"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m:t>
                                    </m:r>
                                  </m:sub>
                                </m:sSub>
                              </m:oMath>
                            </w:p>
                            <w:p w14:paraId="3405DFC1"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b/>
                                  <w:color w:val="000000" w:themeColor="text1"/>
                                  <w:szCs w:val="26"/>
                                </w:rPr>
                                <w:t>begin</w:t>
                              </w:r>
                            </w:p>
                            <w:p w14:paraId="6065D0AB"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color w:val="000000" w:themeColor="text1"/>
                                  <w:szCs w:val="26"/>
                                </w:rPr>
                                <w:t>randomly</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initialize</w:t>
                              </w:r>
                              <m:oMath>
                                <m:r>
                                  <w:rPr>
                                    <w:rFonts w:ascii="Cambria Math" w:hAnsi="Cambria Math" w:cs="Times New Roman"/>
                                    <w:color w:val="000000" w:themeColor="text1"/>
                                    <w:szCs w:val="26"/>
                                  </w:rPr>
                                  <m:t xml:space="preserve"> </m:t>
                                </m:r>
                                <m:r>
                                  <m:rPr>
                                    <m:sty m:val="bi"/>
                                  </m:rPr>
                                  <w:rPr>
                                    <w:rFonts w:ascii="Cambria Math" w:hAnsi="Cambria Math" w:cs="Times New Roman"/>
                                    <w:color w:val="000000" w:themeColor="text1"/>
                                    <w:szCs w:val="26"/>
                                  </w:rPr>
                                  <m:t>z</m:t>
                                </m:r>
                                <m:r>
                                  <w:rPr>
                                    <w:rFonts w:ascii="Cambria Math" w:hAnsi="Cambria Math" w:cs="Times New Roman"/>
                                    <w:color w:val="000000" w:themeColor="text1"/>
                                    <w:szCs w:val="26"/>
                                  </w:rPr>
                                  <m:t xml:space="preserve"> </m:t>
                                </m:r>
                              </m:oMath>
                              <w:r w:rsidRPr="00EA46E4">
                                <w:rPr>
                                  <w:rFonts w:ascii="Cambria Math" w:hAnsi="Cambria Math" w:cs="Times New Roman"/>
                                  <w:color w:val="000000" w:themeColor="text1"/>
                                  <w:szCs w:val="26"/>
                                </w:rPr>
                                <w:t>and</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increment</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counters</w:t>
                              </w:r>
                            </w:p>
                            <w:p w14:paraId="3D031CFE"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foreach</w:t>
                              </w:r>
                              <w:r w:rsidRPr="00EA46E4">
                                <w:rPr>
                                  <w:rFonts w:ascii="Cambria Math" w:hAnsi="Cambria Math" w:cs="Times New Roman"/>
                                  <w:i/>
                                  <w:color w:val="000000" w:themeColor="text1"/>
                                  <w:szCs w:val="26"/>
                                </w:rPr>
                                <w:t xml:space="preserve"> iteration </w:t>
                              </w:r>
                              <w:r w:rsidRPr="00EA46E4">
                                <w:rPr>
                                  <w:rFonts w:ascii="Cambria Math" w:hAnsi="Cambria Math" w:cs="Times New Roman"/>
                                  <w:b/>
                                  <w:color w:val="000000" w:themeColor="text1"/>
                                  <w:szCs w:val="26"/>
                                </w:rPr>
                                <w:t>do</w:t>
                              </w:r>
                            </w:p>
                            <w:p w14:paraId="3B7C1331"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for</w:t>
                              </w:r>
                              <m:oMath>
                                <m:r>
                                  <w:rPr>
                                    <w:rFonts w:ascii="Cambria Math" w:hAnsi="Cambria Math" w:cs="Times New Roman"/>
                                    <w:color w:val="000000" w:themeColor="text1"/>
                                    <w:szCs w:val="26"/>
                                  </w:rPr>
                                  <m:t xml:space="preserve"> i=0→N-1 </m:t>
                                </m:r>
                              </m:oMath>
                              <w:r w:rsidRPr="00EA46E4">
                                <w:rPr>
                                  <w:rFonts w:ascii="Cambria Math" w:hAnsi="Cambria Math" w:cs="Times New Roman"/>
                                  <w:b/>
                                  <w:color w:val="000000" w:themeColor="text1"/>
                                  <w:szCs w:val="26"/>
                                </w:rPr>
                                <w:t>do</w:t>
                              </w:r>
                            </w:p>
                            <w:p w14:paraId="21F90D41" w14:textId="77777777" w:rsidR="00832440" w:rsidRPr="00EA46E4" w:rsidRDefault="00832440" w:rsidP="00AF0F5C">
                              <w:pPr>
                                <w:spacing w:after="0" w:line="240" w:lineRule="auto"/>
                                <w:rPr>
                                  <w:rFonts w:ascii="Cambria Math" w:eastAsiaTheme="minorEastAsia" w:hAnsi="Cambria Math" w:cs="Times New Roman" w:hint="eastAsia"/>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word ← w</m:t>
                                </m:r>
                                <m:d>
                                  <m:dPr>
                                    <m:begChr m:val="["/>
                                    <m:endChr m:val="]"/>
                                    <m:ctrlPr>
                                      <w:rPr>
                                        <w:rFonts w:ascii="Cambria Math" w:hAnsi="Cambria Math" w:cs="Times New Roman"/>
                                        <w:i/>
                                        <w:color w:val="000000" w:themeColor="text1"/>
                                        <w:szCs w:val="26"/>
                                      </w:rPr>
                                    </m:ctrlPr>
                                  </m:dPr>
                                  <m:e>
                                    <m:r>
                                      <w:rPr>
                                        <w:rFonts w:ascii="Cambria Math" w:hAnsi="Cambria Math" w:cs="Times New Roman"/>
                                        <w:color w:val="000000" w:themeColor="text1"/>
                                        <w:szCs w:val="26"/>
                                      </w:rPr>
                                      <m:t>i</m:t>
                                    </m:r>
                                  </m:e>
                                </m:d>
                              </m:oMath>
                            </w:p>
                            <w:p w14:paraId="6A7E30E8"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topic ←z[i]</m:t>
                                </m:r>
                              </m:oMath>
                            </w:p>
                            <w:p w14:paraId="06271A43"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d,topic</m:t>
                                    </m:r>
                                  </m:sub>
                                </m:sSub>
                                <m:r>
                                  <w:rPr>
                                    <w:rFonts w:ascii="Cambria Math" w:hAnsi="Cambria Math" w:cs="Times New Roman"/>
                                    <w:color w:val="000000" w:themeColor="text1"/>
                                    <w:szCs w:val="26"/>
                                  </w:rPr>
                                  <m:t>-=1;</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word,topic</m:t>
                                    </m:r>
                                  </m:sub>
                                </m:sSub>
                                <m:r>
                                  <w:rPr>
                                    <w:rFonts w:ascii="Cambria Math" w:hAnsi="Cambria Math" w:cs="Times New Roman"/>
                                    <w:color w:val="000000" w:themeColor="text1"/>
                                    <w:szCs w:val="26"/>
                                  </w:rPr>
                                  <m:t>-=1;</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topic</m:t>
                                    </m:r>
                                  </m:sub>
                                </m:sSub>
                                <m:r>
                                  <w:rPr>
                                    <w:rFonts w:ascii="Cambria Math" w:hAnsi="Cambria Math" w:cs="Times New Roman"/>
                                    <w:color w:val="000000" w:themeColor="text1"/>
                                    <w:szCs w:val="26"/>
                                  </w:rPr>
                                  <m:t>-=1</m:t>
                                </m:r>
                              </m:oMath>
                            </w:p>
                            <w:p w14:paraId="252737FC"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for</w:t>
                              </w:r>
                              <m:oMath>
                                <m:r>
                                  <w:rPr>
                                    <w:rFonts w:ascii="Cambria Math" w:hAnsi="Cambria Math" w:cs="Times New Roman"/>
                                    <w:color w:val="000000" w:themeColor="text1"/>
                                    <w:szCs w:val="26"/>
                                  </w:rPr>
                                  <m:t xml:space="preserve"> k=0→K-1 </m:t>
                                </m:r>
                              </m:oMath>
                              <w:r w:rsidRPr="00EA46E4">
                                <w:rPr>
                                  <w:rFonts w:ascii="Cambria Math" w:hAnsi="Cambria Math" w:cs="Times New Roman"/>
                                  <w:b/>
                                  <w:color w:val="000000" w:themeColor="text1"/>
                                  <w:szCs w:val="26"/>
                                </w:rPr>
                                <w:t>do</w:t>
                              </w:r>
                            </w:p>
                            <w:p w14:paraId="6C9B8880"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p</m:t>
                                </m:r>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z=k|∙</m:t>
                                    </m:r>
                                  </m:e>
                                </m:d>
                                <m:r>
                                  <w:rPr>
                                    <w:rFonts w:ascii="Cambria Math" w:hAnsi="Cambria Math" w:cs="Times New Roman"/>
                                    <w:color w:val="000000" w:themeColor="text1"/>
                                    <w:szCs w:val="26"/>
                                  </w:rPr>
                                  <m:t>=(</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d,k</m:t>
                                    </m:r>
                                  </m:sub>
                                </m:sSub>
                                <m:r>
                                  <w:rPr>
                                    <w:rFonts w:ascii="Cambria Math" w:hAnsi="Cambria Math" w:cs="Times New Roman"/>
                                    <w:color w:val="000000" w:themeColor="text1"/>
                                    <w:szCs w:val="26"/>
                                  </w:rPr>
                                  <m:t>+</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α</m:t>
                                    </m:r>
                                  </m:e>
                                  <m:sub>
                                    <m:r>
                                      <w:rPr>
                                        <w:rFonts w:ascii="Cambria Math" w:hAnsi="Cambria Math" w:cs="Times New Roman"/>
                                        <w:color w:val="000000" w:themeColor="text1"/>
                                        <w:szCs w:val="26"/>
                                      </w:rPr>
                                      <m:t>k</m:t>
                                    </m:r>
                                  </m:sub>
                                </m:sSub>
                                <m:r>
                                  <w:rPr>
                                    <w:rFonts w:ascii="Cambria Math" w:hAnsi="Cambria Math" w:cs="Times New Roman"/>
                                    <w:color w:val="000000" w:themeColor="text1"/>
                                    <w:szCs w:val="26"/>
                                  </w:rPr>
                                  <m:t>)</m:t>
                                </m:r>
                                <m:f>
                                  <m:fPr>
                                    <m:ctrlPr>
                                      <w:rPr>
                                        <w:rFonts w:ascii="Cambria Math" w:eastAsiaTheme="minorEastAsia" w:hAnsi="Cambria Math" w:cs="Times New Roman"/>
                                        <w:i/>
                                        <w:color w:val="000000" w:themeColor="text1"/>
                                        <w:szCs w:val="26"/>
                                        <w:lang w:eastAsia="ja-JP"/>
                                      </w:rPr>
                                    </m:ctrlPr>
                                  </m:fPr>
                                  <m:num>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k,w</m:t>
                                        </m:r>
                                      </m:sub>
                                    </m:sSub>
                                    <m:r>
                                      <w:rPr>
                                        <w:rFonts w:ascii="Cambria Math" w:hAnsi="Cambria Math" w:cs="Times New Roman"/>
                                        <w:color w:val="000000" w:themeColor="text1"/>
                                        <w:szCs w:val="26"/>
                                      </w:rPr>
                                      <m:t>+</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β</m:t>
                                        </m:r>
                                      </m:e>
                                      <m:sub>
                                        <m:r>
                                          <w:rPr>
                                            <w:rFonts w:ascii="Cambria Math" w:hAnsi="Cambria Math" w:cs="Times New Roman"/>
                                            <w:color w:val="000000" w:themeColor="text1"/>
                                            <w:szCs w:val="26"/>
                                          </w:rPr>
                                          <m:t>w</m:t>
                                        </m:r>
                                      </m:sub>
                                    </m:sSub>
                                  </m:num>
                                  <m:den>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m:t>
                                        </m:r>
                                      </m:sub>
                                    </m:sSub>
                                    <m:r>
                                      <w:rPr>
                                        <w:rFonts w:ascii="Cambria Math" w:hAnsi="Cambria Math" w:cs="Times New Roman"/>
                                        <w:color w:val="000000" w:themeColor="text1"/>
                                        <w:szCs w:val="26"/>
                                      </w:rPr>
                                      <m:t>+β×W</m:t>
                                    </m:r>
                                  </m:den>
                                </m:f>
                                <m:r>
                                  <w:rPr>
                                    <w:rFonts w:ascii="Cambria Math" w:hAnsi="Cambria Math" w:cs="Times New Roman"/>
                                    <w:color w:val="000000" w:themeColor="text1"/>
                                    <w:szCs w:val="26"/>
                                  </w:rPr>
                                  <m:t xml:space="preserve"> </m:t>
                                </m:r>
                              </m:oMath>
                            </w:p>
                            <w:p w14:paraId="25D07B0E"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end</w:t>
                              </w:r>
                            </w:p>
                            <w:p w14:paraId="4A0D98EF" w14:textId="77777777" w:rsidR="00832440" w:rsidRPr="00EA46E4" w:rsidRDefault="00832440" w:rsidP="00AF0F5C">
                              <w:pPr>
                                <w:spacing w:after="0" w:line="240" w:lineRule="auto"/>
                                <w:rPr>
                                  <w:rFonts w:ascii="Cambria Math" w:eastAsiaTheme="minorEastAsia" w:hAnsi="Cambria Math" w:cs="Times New Roman" w:hint="eastAsia"/>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topic ←sample from p</m:t>
                                </m:r>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z</m:t>
                                    </m:r>
                                  </m:e>
                                  <m:e>
                                    <m:r>
                                      <w:rPr>
                                        <w:rFonts w:ascii="Cambria Math" w:hAnsi="Cambria Math" w:cs="Times New Roman"/>
                                        <w:color w:val="000000" w:themeColor="text1"/>
                                        <w:szCs w:val="26"/>
                                      </w:rPr>
                                      <m:t>∙</m:t>
                                    </m:r>
                                  </m:e>
                                </m:d>
                              </m:oMath>
                            </w:p>
                            <w:p w14:paraId="06B0E24B"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z[i]←topic</m:t>
                                </m:r>
                              </m:oMath>
                            </w:p>
                            <w:p w14:paraId="4AE60613"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d,topic</m:t>
                                    </m:r>
                                  </m:sub>
                                </m:sSub>
                                <m:r>
                                  <w:rPr>
                                    <w:rFonts w:ascii="Cambria Math" w:hAnsi="Cambria Math" w:cs="Times New Roman"/>
                                    <w:color w:val="000000" w:themeColor="text1"/>
                                    <w:szCs w:val="26"/>
                                  </w:rPr>
                                  <m:t>+=1;</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word,topic</m:t>
                                    </m:r>
                                  </m:sub>
                                </m:sSub>
                                <m:r>
                                  <w:rPr>
                                    <w:rFonts w:ascii="Cambria Math" w:hAnsi="Cambria Math" w:cs="Times New Roman"/>
                                    <w:color w:val="000000" w:themeColor="text1"/>
                                    <w:szCs w:val="26"/>
                                  </w:rPr>
                                  <m:t>+=1;</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topic</m:t>
                                    </m:r>
                                  </m:sub>
                                </m:sSub>
                                <m:r>
                                  <w:rPr>
                                    <w:rFonts w:ascii="Cambria Math" w:hAnsi="Cambria Math" w:cs="Times New Roman"/>
                                    <w:color w:val="000000" w:themeColor="text1"/>
                                    <w:szCs w:val="26"/>
                                  </w:rPr>
                                  <m:t>+=1</m:t>
                                </m:r>
                              </m:oMath>
                            </w:p>
                            <w:p w14:paraId="7583F4E5"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end</w:t>
                              </w:r>
                            </w:p>
                            <w:p w14:paraId="6256E7E8" w14:textId="77777777" w:rsidR="00832440" w:rsidRPr="00EA46E4" w:rsidRDefault="00832440" w:rsidP="00AF0F5C">
                              <w:pPr>
                                <w:spacing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end</w:t>
                              </w:r>
                            </w:p>
                            <w:p w14:paraId="3B0B8CB8" w14:textId="77777777" w:rsidR="00832440" w:rsidRPr="00EA46E4" w:rsidRDefault="00832440" w:rsidP="00AF0F5C">
                              <w:pPr>
                                <w:spacing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return</w:t>
                              </w:r>
                              <w:r w:rsidRPr="00EA46E4">
                                <w:rPr>
                                  <w:rFonts w:ascii="Cambria Math" w:hAnsi="Cambria Math" w:cs="Times New Roman"/>
                                  <w:i/>
                                  <w:color w:val="000000" w:themeColor="text1"/>
                                  <w:szCs w:val="26"/>
                                </w:rPr>
                                <w:t xml:space="preserve"> z, </w:t>
                              </w:r>
                              <m:oMath>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d,k</m:t>
                                    </m:r>
                                  </m:sub>
                                </m:sSub>
                                <m:r>
                                  <w:rPr>
                                    <w:rFonts w:ascii="Cambria Math"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k,w</m:t>
                                    </m:r>
                                  </m:sub>
                                </m:sSub>
                                <m:r>
                                  <w:rPr>
                                    <w:rFonts w:ascii="Cambria Math" w:hAnsi="Cambria Math" w:cs="Times New Roman"/>
                                    <w:color w:val="000000" w:themeColor="text1"/>
                                    <w:szCs w:val="26"/>
                                  </w:rPr>
                                  <m:t>,</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m:t>
                                    </m:r>
                                  </m:sub>
                                </m:sSub>
                              </m:oMath>
                            </w:p>
                            <w:p w14:paraId="452235BA" w14:textId="77777777" w:rsidR="00832440" w:rsidRPr="00EA46E4" w:rsidRDefault="00832440" w:rsidP="00AF0F5C">
                              <w:pPr>
                                <w:spacing w:line="240" w:lineRule="auto"/>
                                <w:rPr>
                                  <w:rFonts w:ascii="Cambria Math" w:eastAsiaTheme="minorEastAsia" w:hAnsi="Cambria Math" w:cs="Times New Roman" w:hint="eastAsia"/>
                                  <w:i/>
                                  <w:color w:val="000000" w:themeColor="text1"/>
                                  <w:szCs w:val="26"/>
                                </w:rPr>
                              </w:pPr>
                              <w:r w:rsidRPr="00EA46E4">
                                <w:rPr>
                                  <w:rFonts w:ascii="Cambria Math" w:hAnsi="Cambria Math" w:cs="Times New Roman"/>
                                  <w:b/>
                                  <w:color w:val="000000" w:themeColor="text1"/>
                                  <w:szCs w:val="26"/>
                                </w:rPr>
                                <w:t>end</w:t>
                              </w:r>
                              <w:r w:rsidRPr="00EA46E4">
                                <w:rPr>
                                  <w:rFonts w:ascii="Cambria Math" w:hAnsi="Cambria Math" w:cs="Times New Roman"/>
                                  <w:i/>
                                  <w:color w:val="000000" w:themeColor="text1"/>
                                  <w:szCs w:val="26"/>
                                </w:rPr>
                                <w:t xml:space="preserve">  </w:t>
                              </w:r>
                            </w:p>
                            <w:p w14:paraId="4C73F3F7" w14:textId="77777777" w:rsidR="00832440" w:rsidRPr="00081B60" w:rsidRDefault="00832440" w:rsidP="00AF0F5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31BB8" id="Rectangle 29" o:spid="_x0000_s1053" style="position:absolute;left:0;text-align:left;margin-left:336.7pt;margin-top:3.35pt;width:387.9pt;height:282pt;z-index:2516582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" fillcolor="white [3212]" strokecolor="black [3213]" strokeweight="1.5pt">
                  <v:textbox>
                    <w:txbxContent>
                      <w:p w14:paraId="63E62981"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b/>
                            <w:color w:val="000000" w:themeColor="text1"/>
                            <w:szCs w:val="26"/>
                          </w:rPr>
                          <w:t>Input</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words</w:t>
                        </w:r>
                        <m:oMath>
                          <m:r>
                            <w:rPr>
                              <w:rFonts w:ascii="Cambria Math" w:hAnsi="Cambria Math" w:cs="Times New Roman"/>
                              <w:color w:val="000000" w:themeColor="text1"/>
                              <w:szCs w:val="26"/>
                            </w:rPr>
                            <m:t xml:space="preserve"> </m:t>
                          </m:r>
                          <m:r>
                            <m:rPr>
                              <m:sty m:val="bi"/>
                            </m:rPr>
                            <w:rPr>
                              <w:rFonts w:ascii="Cambria Math" w:hAnsi="Cambria Math" w:cs="Times New Roman"/>
                              <w:color w:val="000000" w:themeColor="text1"/>
                              <w:szCs w:val="26"/>
                            </w:rPr>
                            <m:t>w</m:t>
                          </m:r>
                          <m:r>
                            <w:rPr>
                              <w:rFonts w:ascii="Cambria Math" w:hAnsi="Cambria Math" w:cs="Times New Roman"/>
                              <w:color w:val="000000" w:themeColor="text1"/>
                              <w:szCs w:val="26"/>
                            </w:rPr>
                            <m:t xml:space="preserve">∈documents </m:t>
                          </m:r>
                          <m:r>
                            <m:rPr>
                              <m:sty m:val="bi"/>
                            </m:rPr>
                            <w:rPr>
                              <w:rFonts w:ascii="Cambria Math" w:hAnsi="Cambria Math" w:cs="Times New Roman"/>
                              <w:color w:val="000000" w:themeColor="text1"/>
                              <w:szCs w:val="26"/>
                            </w:rPr>
                            <m:t>d</m:t>
                          </m:r>
                        </m:oMath>
                      </w:p>
                      <w:p w14:paraId="0FD330DA"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b/>
                            <w:color w:val="000000" w:themeColor="text1"/>
                            <w:szCs w:val="26"/>
                          </w:rPr>
                          <w:t>Ouput</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topic</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assignments</w:t>
                        </w:r>
                        <m:oMath>
                          <m:r>
                            <w:rPr>
                              <w:rFonts w:ascii="Cambria Math" w:hAnsi="Cambria Math" w:cs="Times New Roman"/>
                              <w:color w:val="000000" w:themeColor="text1"/>
                              <w:szCs w:val="26"/>
                            </w:rPr>
                            <m:t xml:space="preserve"> </m:t>
                          </m:r>
                          <m:r>
                            <m:rPr>
                              <m:sty m:val="bi"/>
                            </m:rPr>
                            <w:rPr>
                              <w:rFonts w:ascii="Cambria Math" w:hAnsi="Cambria Math" w:cs="Times New Roman"/>
                              <w:color w:val="000000" w:themeColor="text1"/>
                              <w:szCs w:val="26"/>
                            </w:rPr>
                            <m:t>z</m:t>
                          </m:r>
                          <m:r>
                            <w:rPr>
                              <w:rFonts w:ascii="Cambria Math" w:hAnsi="Cambria Math" w:cs="Times New Roman"/>
                              <w:color w:val="000000" w:themeColor="text1"/>
                              <w:szCs w:val="26"/>
                            </w:rPr>
                            <m:t xml:space="preserve"> </m:t>
                          </m:r>
                        </m:oMath>
                        <w:r w:rsidRPr="00EA46E4">
                          <w:rPr>
                            <w:rFonts w:ascii="Cambria Math" w:hAnsi="Cambria Math" w:cs="Times New Roman"/>
                            <w:color w:val="000000" w:themeColor="text1"/>
                            <w:szCs w:val="26"/>
                          </w:rPr>
                          <w:t>and</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counts</w:t>
                        </w:r>
                        <m:oMath>
                          <m:r>
                            <w:rPr>
                              <w:rFonts w:ascii="Cambria Math"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d,k</m:t>
                              </m:r>
                            </m:sub>
                          </m:sSub>
                          <m:r>
                            <w:rPr>
                              <w:rFonts w:ascii="Cambria Math"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k,w</m:t>
                              </m:r>
                            </m:sub>
                          </m:sSub>
                          <m:r>
                            <w:rPr>
                              <w:rFonts w:ascii="Cambria Math" w:hAnsi="Cambria Math" w:cs="Times New Roman"/>
                              <w:color w:val="000000" w:themeColor="text1"/>
                              <w:szCs w:val="26"/>
                            </w:rPr>
                            <m:t xml:space="preserve"> </m:t>
                          </m:r>
                        </m:oMath>
                        <w:r w:rsidRPr="00EA46E4">
                          <w:rPr>
                            <w:rFonts w:ascii="Cambria Math" w:hAnsi="Cambria Math" w:cs="Times New Roman"/>
                            <w:color w:val="000000" w:themeColor="text1"/>
                            <w:szCs w:val="26"/>
                          </w:rPr>
                          <w:t>và</w:t>
                        </w:r>
                        <m:oMath>
                          <m:r>
                            <w:rPr>
                              <w:rFonts w:ascii="Cambria Math"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m:t>
                              </m:r>
                            </m:sub>
                          </m:sSub>
                        </m:oMath>
                      </w:p>
                      <w:p w14:paraId="3405DFC1"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b/>
                            <w:color w:val="000000" w:themeColor="text1"/>
                            <w:szCs w:val="26"/>
                          </w:rPr>
                          <w:t>begin</w:t>
                        </w:r>
                      </w:p>
                      <w:p w14:paraId="6065D0AB"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color w:val="000000" w:themeColor="text1"/>
                            <w:szCs w:val="26"/>
                          </w:rPr>
                          <w:t>randomly</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initialize</w:t>
                        </w:r>
                        <m:oMath>
                          <m:r>
                            <w:rPr>
                              <w:rFonts w:ascii="Cambria Math" w:hAnsi="Cambria Math" w:cs="Times New Roman"/>
                              <w:color w:val="000000" w:themeColor="text1"/>
                              <w:szCs w:val="26"/>
                            </w:rPr>
                            <m:t xml:space="preserve"> </m:t>
                          </m:r>
                          <m:r>
                            <m:rPr>
                              <m:sty m:val="bi"/>
                            </m:rPr>
                            <w:rPr>
                              <w:rFonts w:ascii="Cambria Math" w:hAnsi="Cambria Math" w:cs="Times New Roman"/>
                              <w:color w:val="000000" w:themeColor="text1"/>
                              <w:szCs w:val="26"/>
                            </w:rPr>
                            <m:t>z</m:t>
                          </m:r>
                          <m:r>
                            <w:rPr>
                              <w:rFonts w:ascii="Cambria Math" w:hAnsi="Cambria Math" w:cs="Times New Roman"/>
                              <w:color w:val="000000" w:themeColor="text1"/>
                              <w:szCs w:val="26"/>
                            </w:rPr>
                            <m:t xml:space="preserve"> </m:t>
                          </m:r>
                        </m:oMath>
                        <w:r w:rsidRPr="00EA46E4">
                          <w:rPr>
                            <w:rFonts w:ascii="Cambria Math" w:hAnsi="Cambria Math" w:cs="Times New Roman"/>
                            <w:color w:val="000000" w:themeColor="text1"/>
                            <w:szCs w:val="26"/>
                          </w:rPr>
                          <w:t>and</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increment</w:t>
                        </w:r>
                        <w:r w:rsidRPr="00EA46E4">
                          <w:rPr>
                            <w:rFonts w:ascii="Cambria Math" w:hAnsi="Cambria Math" w:cs="Times New Roman"/>
                            <w:i/>
                            <w:color w:val="000000" w:themeColor="text1"/>
                            <w:szCs w:val="26"/>
                          </w:rPr>
                          <w:t xml:space="preserve"> </w:t>
                        </w:r>
                        <w:r w:rsidRPr="00EA46E4">
                          <w:rPr>
                            <w:rFonts w:ascii="Cambria Math" w:hAnsi="Cambria Math" w:cs="Times New Roman"/>
                            <w:color w:val="000000" w:themeColor="text1"/>
                            <w:szCs w:val="26"/>
                          </w:rPr>
                          <w:t>counters</w:t>
                        </w:r>
                      </w:p>
                      <w:p w14:paraId="3D031CFE"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foreach</w:t>
                        </w:r>
                        <w:r w:rsidRPr="00EA46E4">
                          <w:rPr>
                            <w:rFonts w:ascii="Cambria Math" w:hAnsi="Cambria Math" w:cs="Times New Roman"/>
                            <w:i/>
                            <w:color w:val="000000" w:themeColor="text1"/>
                            <w:szCs w:val="26"/>
                          </w:rPr>
                          <w:t xml:space="preserve"> iteration </w:t>
                        </w:r>
                        <w:r w:rsidRPr="00EA46E4">
                          <w:rPr>
                            <w:rFonts w:ascii="Cambria Math" w:hAnsi="Cambria Math" w:cs="Times New Roman"/>
                            <w:b/>
                            <w:color w:val="000000" w:themeColor="text1"/>
                            <w:szCs w:val="26"/>
                          </w:rPr>
                          <w:t>do</w:t>
                        </w:r>
                      </w:p>
                      <w:p w14:paraId="3B7C1331"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for</w:t>
                        </w:r>
                        <m:oMath>
                          <m:r>
                            <w:rPr>
                              <w:rFonts w:ascii="Cambria Math" w:hAnsi="Cambria Math" w:cs="Times New Roman"/>
                              <w:color w:val="000000" w:themeColor="text1"/>
                              <w:szCs w:val="26"/>
                            </w:rPr>
                            <m:t xml:space="preserve"> i=0→N-1 </m:t>
                          </m:r>
                        </m:oMath>
                        <w:r w:rsidRPr="00EA46E4">
                          <w:rPr>
                            <w:rFonts w:ascii="Cambria Math" w:hAnsi="Cambria Math" w:cs="Times New Roman"/>
                            <w:b/>
                            <w:color w:val="000000" w:themeColor="text1"/>
                            <w:szCs w:val="26"/>
                          </w:rPr>
                          <w:t>do</w:t>
                        </w:r>
                      </w:p>
                      <w:p w14:paraId="21F90D41" w14:textId="77777777" w:rsidR="00832440" w:rsidRPr="00EA46E4" w:rsidRDefault="00832440" w:rsidP="00AF0F5C">
                        <w:pPr>
                          <w:spacing w:after="0" w:line="240" w:lineRule="auto"/>
                          <w:rPr>
                            <w:rFonts w:ascii="Cambria Math" w:eastAsiaTheme="minorEastAsia" w:hAnsi="Cambria Math" w:cs="Times New Roman" w:hint="eastAsia"/>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word ← w</m:t>
                          </m:r>
                          <m:d>
                            <m:dPr>
                              <m:begChr m:val="["/>
                              <m:endChr m:val="]"/>
                              <m:ctrlPr>
                                <w:rPr>
                                  <w:rFonts w:ascii="Cambria Math" w:hAnsi="Cambria Math" w:cs="Times New Roman"/>
                                  <w:i/>
                                  <w:color w:val="000000" w:themeColor="text1"/>
                                  <w:szCs w:val="26"/>
                                </w:rPr>
                              </m:ctrlPr>
                            </m:dPr>
                            <m:e>
                              <m:r>
                                <w:rPr>
                                  <w:rFonts w:ascii="Cambria Math" w:hAnsi="Cambria Math" w:cs="Times New Roman"/>
                                  <w:color w:val="000000" w:themeColor="text1"/>
                                  <w:szCs w:val="26"/>
                                </w:rPr>
                                <m:t>i</m:t>
                              </m:r>
                            </m:e>
                          </m:d>
                        </m:oMath>
                      </w:p>
                      <w:p w14:paraId="6A7E30E8"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topic ←z[i]</m:t>
                          </m:r>
                        </m:oMath>
                      </w:p>
                      <w:p w14:paraId="06271A43"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d,topic</m:t>
                              </m:r>
                            </m:sub>
                          </m:sSub>
                          <m:r>
                            <w:rPr>
                              <w:rFonts w:ascii="Cambria Math" w:hAnsi="Cambria Math" w:cs="Times New Roman"/>
                              <w:color w:val="000000" w:themeColor="text1"/>
                              <w:szCs w:val="26"/>
                            </w:rPr>
                            <m:t>-=1;</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word,topic</m:t>
                              </m:r>
                            </m:sub>
                          </m:sSub>
                          <m:r>
                            <w:rPr>
                              <w:rFonts w:ascii="Cambria Math" w:hAnsi="Cambria Math" w:cs="Times New Roman"/>
                              <w:color w:val="000000" w:themeColor="text1"/>
                              <w:szCs w:val="26"/>
                            </w:rPr>
                            <m:t>-=1;</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topic</m:t>
                              </m:r>
                            </m:sub>
                          </m:sSub>
                          <m:r>
                            <w:rPr>
                              <w:rFonts w:ascii="Cambria Math" w:hAnsi="Cambria Math" w:cs="Times New Roman"/>
                              <w:color w:val="000000" w:themeColor="text1"/>
                              <w:szCs w:val="26"/>
                            </w:rPr>
                            <m:t>-=1</m:t>
                          </m:r>
                        </m:oMath>
                      </w:p>
                      <w:p w14:paraId="252737FC"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for</w:t>
                        </w:r>
                        <m:oMath>
                          <m:r>
                            <w:rPr>
                              <w:rFonts w:ascii="Cambria Math" w:hAnsi="Cambria Math" w:cs="Times New Roman"/>
                              <w:color w:val="000000" w:themeColor="text1"/>
                              <w:szCs w:val="26"/>
                            </w:rPr>
                            <m:t xml:space="preserve"> k=0→K-1 </m:t>
                          </m:r>
                        </m:oMath>
                        <w:r w:rsidRPr="00EA46E4">
                          <w:rPr>
                            <w:rFonts w:ascii="Cambria Math" w:hAnsi="Cambria Math" w:cs="Times New Roman"/>
                            <w:b/>
                            <w:color w:val="000000" w:themeColor="text1"/>
                            <w:szCs w:val="26"/>
                          </w:rPr>
                          <w:t>do</w:t>
                        </w:r>
                      </w:p>
                      <w:p w14:paraId="6C9B8880"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p</m:t>
                          </m:r>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z=k|∙</m:t>
                              </m:r>
                            </m:e>
                          </m:d>
                          <m:r>
                            <w:rPr>
                              <w:rFonts w:ascii="Cambria Math" w:hAnsi="Cambria Math" w:cs="Times New Roman"/>
                              <w:color w:val="000000" w:themeColor="text1"/>
                              <w:szCs w:val="26"/>
                            </w:rPr>
                            <m:t>=(</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d,k</m:t>
                              </m:r>
                            </m:sub>
                          </m:sSub>
                          <m:r>
                            <w:rPr>
                              <w:rFonts w:ascii="Cambria Math" w:hAnsi="Cambria Math" w:cs="Times New Roman"/>
                              <w:color w:val="000000" w:themeColor="text1"/>
                              <w:szCs w:val="26"/>
                            </w:rPr>
                            <m:t>+</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α</m:t>
                              </m:r>
                            </m:e>
                            <m:sub>
                              <m:r>
                                <w:rPr>
                                  <w:rFonts w:ascii="Cambria Math" w:hAnsi="Cambria Math" w:cs="Times New Roman"/>
                                  <w:color w:val="000000" w:themeColor="text1"/>
                                  <w:szCs w:val="26"/>
                                </w:rPr>
                                <m:t>k</m:t>
                              </m:r>
                            </m:sub>
                          </m:sSub>
                          <m:r>
                            <w:rPr>
                              <w:rFonts w:ascii="Cambria Math" w:hAnsi="Cambria Math" w:cs="Times New Roman"/>
                              <w:color w:val="000000" w:themeColor="text1"/>
                              <w:szCs w:val="26"/>
                            </w:rPr>
                            <m:t>)</m:t>
                          </m:r>
                          <m:f>
                            <m:fPr>
                              <m:ctrlPr>
                                <w:rPr>
                                  <w:rFonts w:ascii="Cambria Math" w:eastAsiaTheme="minorEastAsia" w:hAnsi="Cambria Math" w:cs="Times New Roman"/>
                                  <w:i/>
                                  <w:color w:val="000000" w:themeColor="text1"/>
                                  <w:szCs w:val="26"/>
                                  <w:lang w:eastAsia="ja-JP"/>
                                </w:rPr>
                              </m:ctrlPr>
                            </m:fPr>
                            <m:num>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k,w</m:t>
                                  </m:r>
                                </m:sub>
                              </m:sSub>
                              <m:r>
                                <w:rPr>
                                  <w:rFonts w:ascii="Cambria Math" w:hAnsi="Cambria Math" w:cs="Times New Roman"/>
                                  <w:color w:val="000000" w:themeColor="text1"/>
                                  <w:szCs w:val="26"/>
                                </w:rPr>
                                <m:t>+</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β</m:t>
                                  </m:r>
                                </m:e>
                                <m:sub>
                                  <m:r>
                                    <w:rPr>
                                      <w:rFonts w:ascii="Cambria Math" w:hAnsi="Cambria Math" w:cs="Times New Roman"/>
                                      <w:color w:val="000000" w:themeColor="text1"/>
                                      <w:szCs w:val="26"/>
                                    </w:rPr>
                                    <m:t>w</m:t>
                                  </m:r>
                                </m:sub>
                              </m:sSub>
                            </m:num>
                            <m:den>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m:t>
                                  </m:r>
                                </m:sub>
                              </m:sSub>
                              <m:r>
                                <w:rPr>
                                  <w:rFonts w:ascii="Cambria Math" w:hAnsi="Cambria Math" w:cs="Times New Roman"/>
                                  <w:color w:val="000000" w:themeColor="text1"/>
                                  <w:szCs w:val="26"/>
                                </w:rPr>
                                <m:t>+β×W</m:t>
                              </m:r>
                            </m:den>
                          </m:f>
                          <m:r>
                            <w:rPr>
                              <w:rFonts w:ascii="Cambria Math" w:hAnsi="Cambria Math" w:cs="Times New Roman"/>
                              <w:color w:val="000000" w:themeColor="text1"/>
                              <w:szCs w:val="26"/>
                            </w:rPr>
                            <m:t xml:space="preserve"> </m:t>
                          </m:r>
                        </m:oMath>
                      </w:p>
                      <w:p w14:paraId="25D07B0E"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end</w:t>
                        </w:r>
                      </w:p>
                      <w:p w14:paraId="4A0D98EF" w14:textId="77777777" w:rsidR="00832440" w:rsidRPr="00EA46E4" w:rsidRDefault="00832440" w:rsidP="00AF0F5C">
                        <w:pPr>
                          <w:spacing w:after="0" w:line="240" w:lineRule="auto"/>
                          <w:rPr>
                            <w:rFonts w:ascii="Cambria Math" w:eastAsiaTheme="minorEastAsia" w:hAnsi="Cambria Math" w:cs="Times New Roman" w:hint="eastAsia"/>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topic ←sample from p</m:t>
                          </m:r>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z</m:t>
                              </m:r>
                            </m:e>
                            <m:e>
                              <m:r>
                                <w:rPr>
                                  <w:rFonts w:ascii="Cambria Math" w:hAnsi="Cambria Math" w:cs="Times New Roman"/>
                                  <w:color w:val="000000" w:themeColor="text1"/>
                                  <w:szCs w:val="26"/>
                                </w:rPr>
                                <m:t>∙</m:t>
                              </m:r>
                            </m:e>
                          </m:d>
                        </m:oMath>
                      </w:p>
                      <w:p w14:paraId="06B0E24B"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r>
                            <w:rPr>
                              <w:rFonts w:ascii="Cambria Math" w:hAnsi="Cambria Math" w:cs="Times New Roman"/>
                              <w:color w:val="000000" w:themeColor="text1"/>
                              <w:szCs w:val="26"/>
                            </w:rPr>
                            <m:t>z[i]←topic</m:t>
                          </m:r>
                        </m:oMath>
                      </w:p>
                      <w:p w14:paraId="4AE60613"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m:oMath>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d,topic</m:t>
                              </m:r>
                            </m:sub>
                          </m:sSub>
                          <m:r>
                            <w:rPr>
                              <w:rFonts w:ascii="Cambria Math" w:hAnsi="Cambria Math" w:cs="Times New Roman"/>
                              <w:color w:val="000000" w:themeColor="text1"/>
                              <w:szCs w:val="26"/>
                            </w:rPr>
                            <m:t>+=1;</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word,topic</m:t>
                              </m:r>
                            </m:sub>
                          </m:sSub>
                          <m:r>
                            <w:rPr>
                              <w:rFonts w:ascii="Cambria Math" w:hAnsi="Cambria Math" w:cs="Times New Roman"/>
                              <w:color w:val="000000" w:themeColor="text1"/>
                              <w:szCs w:val="26"/>
                            </w:rPr>
                            <m:t>+=1;</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topic</m:t>
                              </m:r>
                            </m:sub>
                          </m:sSub>
                          <m:r>
                            <w:rPr>
                              <w:rFonts w:ascii="Cambria Math" w:hAnsi="Cambria Math" w:cs="Times New Roman"/>
                              <w:color w:val="000000" w:themeColor="text1"/>
                              <w:szCs w:val="26"/>
                            </w:rPr>
                            <m:t>+=1</m:t>
                          </m:r>
                        </m:oMath>
                      </w:p>
                      <w:p w14:paraId="7583F4E5" w14:textId="77777777" w:rsidR="00832440" w:rsidRPr="00EA46E4" w:rsidRDefault="00832440" w:rsidP="00AF0F5C">
                        <w:pPr>
                          <w:spacing w:after="0"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end</w:t>
                        </w:r>
                      </w:p>
                      <w:p w14:paraId="6256E7E8" w14:textId="77777777" w:rsidR="00832440" w:rsidRPr="00EA46E4" w:rsidRDefault="00832440" w:rsidP="00AF0F5C">
                        <w:pPr>
                          <w:spacing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end</w:t>
                        </w:r>
                      </w:p>
                      <w:p w14:paraId="3B0B8CB8" w14:textId="77777777" w:rsidR="00832440" w:rsidRPr="00EA46E4" w:rsidRDefault="00832440" w:rsidP="00AF0F5C">
                        <w:pPr>
                          <w:spacing w:line="240" w:lineRule="auto"/>
                          <w:rPr>
                            <w:rFonts w:ascii="Cambria Math" w:hAnsi="Cambria Math" w:cs="Times New Roman"/>
                            <w:i/>
                            <w:color w:val="000000" w:themeColor="text1"/>
                            <w:szCs w:val="26"/>
                          </w:rPr>
                        </w:pPr>
                        <w:r w:rsidRPr="00EA46E4">
                          <w:rPr>
                            <w:rFonts w:ascii="Cambria Math" w:hAnsi="Cambria Math" w:cs="Times New Roman"/>
                            <w:i/>
                            <w:color w:val="000000" w:themeColor="text1"/>
                            <w:szCs w:val="26"/>
                          </w:rPr>
                          <w:tab/>
                        </w:r>
                        <w:r w:rsidRPr="00EA46E4">
                          <w:rPr>
                            <w:rFonts w:ascii="Cambria Math" w:hAnsi="Cambria Math" w:cs="Times New Roman"/>
                            <w:b/>
                            <w:color w:val="000000" w:themeColor="text1"/>
                            <w:szCs w:val="26"/>
                          </w:rPr>
                          <w:t>return</w:t>
                        </w:r>
                        <w:r w:rsidRPr="00EA46E4">
                          <w:rPr>
                            <w:rFonts w:ascii="Cambria Math" w:hAnsi="Cambria Math" w:cs="Times New Roman"/>
                            <w:i/>
                            <w:color w:val="000000" w:themeColor="text1"/>
                            <w:szCs w:val="26"/>
                          </w:rPr>
                          <w:t xml:space="preserve"> z, </w:t>
                        </w:r>
                        <m:oMath>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d,k</m:t>
                              </m:r>
                            </m:sub>
                          </m:sSub>
                          <m:r>
                            <w:rPr>
                              <w:rFonts w:ascii="Cambria Math"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k,w</m:t>
                              </m:r>
                            </m:sub>
                          </m:sSub>
                          <m:r>
                            <w:rPr>
                              <w:rFonts w:ascii="Cambria Math" w:hAnsi="Cambria Math" w:cs="Times New Roman"/>
                              <w:color w:val="000000" w:themeColor="text1"/>
                              <w:szCs w:val="26"/>
                            </w:rPr>
                            <m:t>,</m:t>
                          </m:r>
                          <m:sSub>
                            <m:sSubPr>
                              <m:ctrlPr>
                                <w:rPr>
                                  <w:rFonts w:ascii="Cambria Math" w:eastAsiaTheme="minorEastAsia" w:hAnsi="Cambria Math" w:cs="Times New Roman"/>
                                  <w:i/>
                                  <w:color w:val="000000" w:themeColor="text1"/>
                                  <w:szCs w:val="26"/>
                                  <w:lang w:eastAsia="ja-JP"/>
                                </w:rPr>
                              </m:ctrlPr>
                            </m:sSubPr>
                            <m:e>
                              <m:r>
                                <w:rPr>
                                  <w:rFonts w:ascii="Cambria Math" w:hAnsi="Cambria Math" w:cs="Times New Roman"/>
                                  <w:color w:val="000000" w:themeColor="text1"/>
                                  <w:szCs w:val="26"/>
                                </w:rPr>
                                <m:t>n</m:t>
                              </m:r>
                            </m:e>
                            <m:sub>
                              <m:r>
                                <w:rPr>
                                  <w:rFonts w:ascii="Cambria Math" w:hAnsi="Cambria Math" w:cs="Times New Roman"/>
                                  <w:color w:val="000000" w:themeColor="text1"/>
                                  <w:szCs w:val="26"/>
                                </w:rPr>
                                <m:t>k</m:t>
                              </m:r>
                            </m:sub>
                          </m:sSub>
                        </m:oMath>
                      </w:p>
                      <w:p w14:paraId="452235BA" w14:textId="77777777" w:rsidR="00832440" w:rsidRPr="00EA46E4" w:rsidRDefault="00832440" w:rsidP="00AF0F5C">
                        <w:pPr>
                          <w:spacing w:line="240" w:lineRule="auto"/>
                          <w:rPr>
                            <w:rFonts w:ascii="Cambria Math" w:eastAsiaTheme="minorEastAsia" w:hAnsi="Cambria Math" w:cs="Times New Roman" w:hint="eastAsia"/>
                            <w:i/>
                            <w:color w:val="000000" w:themeColor="text1"/>
                            <w:szCs w:val="26"/>
                          </w:rPr>
                        </w:pPr>
                        <w:r w:rsidRPr="00EA46E4">
                          <w:rPr>
                            <w:rFonts w:ascii="Cambria Math" w:hAnsi="Cambria Math" w:cs="Times New Roman"/>
                            <w:b/>
                            <w:color w:val="000000" w:themeColor="text1"/>
                            <w:szCs w:val="26"/>
                          </w:rPr>
                          <w:t>end</w:t>
                        </w:r>
                        <w:r w:rsidRPr="00EA46E4">
                          <w:rPr>
                            <w:rFonts w:ascii="Cambria Math" w:hAnsi="Cambria Math" w:cs="Times New Roman"/>
                            <w:i/>
                            <w:color w:val="000000" w:themeColor="text1"/>
                            <w:szCs w:val="26"/>
                          </w:rPr>
                          <w:t xml:space="preserve">  </w:t>
                        </w:r>
                      </w:p>
                      <w:p w14:paraId="4C73F3F7" w14:textId="77777777" w:rsidR="00832440" w:rsidRPr="00081B60" w:rsidRDefault="00832440" w:rsidP="00AF0F5C">
                        <w:pPr>
                          <w:jc w:val="center"/>
                          <w:rPr>
                            <w:color w:val="000000" w:themeColor="text1"/>
                          </w:rPr>
                        </w:pPr>
                      </w:p>
                    </w:txbxContent>
                  </v:textbox>
                  <w10:wrap type="square" anchorx="margin"/>
                </v:rect>
              </w:pict>
            </mc:Fallback>
          </mc:AlternateContent>
        </w:r>
      </w:del>
    </w:p>
    <w:p w14:paraId="45B3869B" w14:textId="63BD3BFB" w:rsidR="00947F6B" w:rsidDel="002C0582" w:rsidRDefault="00947F6B">
      <w:pPr>
        <w:ind w:left="630"/>
        <w:rPr>
          <w:del w:id="2937" w:author="John Tran" w:date="2015-12-28T16:04:00Z"/>
        </w:rPr>
        <w:pPrChange w:id="2938" w:author="John Tran" w:date="2015-12-28T20:12:00Z">
          <w:pPr>
            <w:ind w:left="630" w:firstLine="720"/>
          </w:pPr>
        </w:pPrChange>
      </w:pPr>
    </w:p>
    <w:p w14:paraId="6536DCF5" w14:textId="6DB30844" w:rsidR="00947F6B" w:rsidDel="002C0582" w:rsidRDefault="00947F6B">
      <w:pPr>
        <w:ind w:left="630"/>
        <w:rPr>
          <w:del w:id="2939" w:author="John Tran" w:date="2015-12-28T16:04:00Z"/>
        </w:rPr>
        <w:pPrChange w:id="2940" w:author="John Tran" w:date="2015-12-28T20:12:00Z">
          <w:pPr>
            <w:ind w:left="630" w:firstLine="720"/>
          </w:pPr>
        </w:pPrChange>
      </w:pPr>
    </w:p>
    <w:p w14:paraId="04C77F3F" w14:textId="085101C2" w:rsidR="00947F6B" w:rsidDel="002C0582" w:rsidRDefault="00947F6B">
      <w:pPr>
        <w:ind w:left="630"/>
        <w:rPr>
          <w:del w:id="2941" w:author="John Tran" w:date="2015-12-28T16:04:00Z"/>
        </w:rPr>
        <w:pPrChange w:id="2942" w:author="John Tran" w:date="2015-12-28T20:12:00Z">
          <w:pPr>
            <w:ind w:left="630" w:firstLine="720"/>
          </w:pPr>
        </w:pPrChange>
      </w:pPr>
    </w:p>
    <w:p w14:paraId="74693800" w14:textId="26BD1611" w:rsidR="00947F6B" w:rsidDel="002C0582" w:rsidRDefault="00947F6B">
      <w:pPr>
        <w:ind w:left="630"/>
        <w:rPr>
          <w:del w:id="2943" w:author="John Tran" w:date="2015-12-28T16:04:00Z"/>
        </w:rPr>
        <w:pPrChange w:id="2944" w:author="John Tran" w:date="2015-12-28T20:12:00Z">
          <w:pPr>
            <w:ind w:left="630" w:firstLine="720"/>
          </w:pPr>
        </w:pPrChange>
      </w:pPr>
    </w:p>
    <w:p w14:paraId="039646F9" w14:textId="3F04528F" w:rsidR="00947F6B" w:rsidDel="002C0582" w:rsidRDefault="00947F6B">
      <w:pPr>
        <w:ind w:left="630"/>
        <w:rPr>
          <w:del w:id="2945" w:author="John Tran" w:date="2015-12-28T16:04:00Z"/>
        </w:rPr>
        <w:pPrChange w:id="2946" w:author="John Tran" w:date="2015-12-28T20:12:00Z">
          <w:pPr>
            <w:ind w:left="630" w:firstLine="720"/>
          </w:pPr>
        </w:pPrChange>
      </w:pPr>
    </w:p>
    <w:p w14:paraId="372D7262" w14:textId="23DFFD43" w:rsidR="00947F6B" w:rsidDel="002C0582" w:rsidRDefault="00947F6B">
      <w:pPr>
        <w:ind w:left="630"/>
        <w:rPr>
          <w:del w:id="2947" w:author="John Tran" w:date="2015-12-28T16:04:00Z"/>
        </w:rPr>
        <w:pPrChange w:id="2948" w:author="John Tran" w:date="2015-12-28T20:12:00Z">
          <w:pPr>
            <w:ind w:left="630" w:firstLine="720"/>
          </w:pPr>
        </w:pPrChange>
      </w:pPr>
    </w:p>
    <w:p w14:paraId="6589EEB8" w14:textId="6303A77D" w:rsidR="00947F6B" w:rsidDel="002C0582" w:rsidRDefault="00947F6B">
      <w:pPr>
        <w:ind w:left="630"/>
        <w:rPr>
          <w:del w:id="2949" w:author="John Tran" w:date="2015-12-28T16:04:00Z"/>
        </w:rPr>
        <w:pPrChange w:id="2950" w:author="John Tran" w:date="2015-12-28T20:12:00Z">
          <w:pPr>
            <w:ind w:left="630" w:firstLine="720"/>
          </w:pPr>
        </w:pPrChange>
      </w:pPr>
    </w:p>
    <w:p w14:paraId="7797EFDE" w14:textId="1E3D5070" w:rsidR="00947F6B" w:rsidDel="002C0582" w:rsidRDefault="00947F6B">
      <w:pPr>
        <w:ind w:left="630"/>
        <w:rPr>
          <w:del w:id="2951" w:author="John Tran" w:date="2015-12-28T16:04:00Z"/>
        </w:rPr>
        <w:pPrChange w:id="2952" w:author="John Tran" w:date="2015-12-28T20:12:00Z">
          <w:pPr>
            <w:ind w:left="630" w:firstLine="720"/>
          </w:pPr>
        </w:pPrChange>
      </w:pPr>
    </w:p>
    <w:p w14:paraId="1ADA0E7D" w14:textId="5A262573" w:rsidR="00947F6B" w:rsidDel="004646A8" w:rsidRDefault="00947F6B">
      <w:pPr>
        <w:ind w:left="630"/>
        <w:rPr>
          <w:del w:id="2953" w:author="John Tran" w:date="2015-12-28T11:00:00Z"/>
        </w:rPr>
        <w:pPrChange w:id="2954" w:author="John Tran" w:date="2015-12-28T20:12:00Z">
          <w:pPr>
            <w:ind w:left="630" w:firstLine="720"/>
          </w:pPr>
        </w:pPrChange>
      </w:pPr>
    </w:p>
    <w:p w14:paraId="3A6A882F" w14:textId="7832100B" w:rsidR="00947F6B" w:rsidRPr="00947F6B" w:rsidDel="004646A8" w:rsidRDefault="00947F6B">
      <w:pPr>
        <w:ind w:left="630"/>
        <w:rPr>
          <w:del w:id="2955" w:author="John Tran" w:date="2015-12-28T11:00:00Z"/>
        </w:rPr>
        <w:pPrChange w:id="2956" w:author="John Tran" w:date="2015-12-28T20:12:00Z">
          <w:pPr>
            <w:ind w:left="630" w:firstLine="720"/>
          </w:pPr>
        </w:pPrChange>
      </w:pPr>
    </w:p>
    <w:p w14:paraId="5C2EFD63" w14:textId="49C62144" w:rsidR="0081282D" w:rsidDel="007D50DD" w:rsidRDefault="00963C0D">
      <w:pPr>
        <w:ind w:left="630"/>
        <w:rPr>
          <w:del w:id="2957" w:author="John Tran" w:date="2015-12-27T22:27:00Z"/>
        </w:rPr>
        <w:pPrChange w:id="2958" w:author="John Tran" w:date="2015-12-28T20:12:00Z">
          <w:pPr>
            <w:pStyle w:val="Heading3"/>
          </w:pPr>
        </w:pPrChange>
      </w:pPr>
      <w:del w:id="2959" w:author="John Tran" w:date="2015-12-27T22:27:00Z">
        <w:r w:rsidRPr="00963C0D" w:rsidDel="007D50DD">
          <w:delText>Mối quan hệ của LDA với các mô hình biến ẩn khác</w:delText>
        </w:r>
      </w:del>
    </w:p>
    <w:p w14:paraId="4CC8B672" w14:textId="0E83D1B6" w:rsidR="00963C0D" w:rsidRPr="00963C0D" w:rsidDel="007D50DD" w:rsidRDefault="00963C0D">
      <w:pPr>
        <w:ind w:left="630"/>
        <w:rPr>
          <w:del w:id="2960" w:author="John Tran" w:date="2015-12-27T22:27:00Z"/>
        </w:rPr>
        <w:pPrChange w:id="2961" w:author="John Tran" w:date="2015-12-28T20:12:00Z">
          <w:pPr>
            <w:ind w:left="630" w:firstLine="720"/>
          </w:pPr>
        </w:pPrChange>
      </w:pPr>
      <w:del w:id="2962" w:author="John Tran" w:date="2015-12-27T22:27:00Z">
        <w:r w:rsidRPr="00963C0D" w:rsidDel="007D50DD">
          <w:delText>Trong phần này chúng ta sẽ so sánh LDA với những mô hình biến ẩn khác đơn giản hơn dành cho dữ liệu văn bản [1]: Mô hình unigram, mô hình phức hợp các unigram (mixture of unigrams) và mô hình pLSI (probabilistic latent semantic indexing). Những điểm giống và khác nhau sẽ được biểu diễn bằng biểu đồ hình học.</w:delText>
        </w:r>
      </w:del>
    </w:p>
    <w:p w14:paraId="00BDC415" w14:textId="0CE12D1A" w:rsidR="00963C0D" w:rsidDel="007D50DD" w:rsidRDefault="00963C0D">
      <w:pPr>
        <w:ind w:left="630"/>
        <w:rPr>
          <w:del w:id="2963" w:author="John Tran" w:date="2015-12-27T22:27:00Z"/>
        </w:rPr>
        <w:pPrChange w:id="2964" w:author="John Tran" w:date="2015-12-28T20:12:00Z">
          <w:pPr>
            <w:pStyle w:val="Heading4"/>
          </w:pPr>
        </w:pPrChange>
      </w:pPr>
      <w:del w:id="2965" w:author="John Tran" w:date="2015-12-27T22:27:00Z">
        <w:r w:rsidRPr="00963C0D" w:rsidDel="007D50DD">
          <w:delText>Mô hình unigram</w:delText>
        </w:r>
      </w:del>
    </w:p>
    <w:p w14:paraId="6232BA39" w14:textId="6836EBD4" w:rsidR="001D2797" w:rsidRPr="00B544EE" w:rsidDel="007D50DD" w:rsidRDefault="001D2797">
      <w:pPr>
        <w:ind w:left="630"/>
        <w:rPr>
          <w:del w:id="2966" w:author="John Tran" w:date="2015-12-27T22:27:00Z"/>
        </w:rPr>
        <w:pPrChange w:id="2967" w:author="John Tran" w:date="2015-12-28T20:12:00Z">
          <w:pPr>
            <w:ind w:left="900" w:firstLine="720"/>
          </w:pPr>
        </w:pPrChange>
      </w:pPr>
      <w:del w:id="2968" w:author="John Tran" w:date="2015-12-27T22:27:00Z">
        <w:r w:rsidRPr="00B544EE" w:rsidDel="007D50DD">
          <w:delText>Trong mô hình unigram, các từ trong một tài liệu được lấy một cách độc lập từ phân phối đa thức sau:</w:delText>
        </w:r>
      </w:del>
    </w:p>
    <w:p w14:paraId="4F1EF905" w14:textId="407B171F" w:rsidR="001D2797" w:rsidRPr="00B544EE" w:rsidDel="007D50DD" w:rsidRDefault="001D2797">
      <w:pPr>
        <w:ind w:left="630"/>
        <w:rPr>
          <w:del w:id="2969" w:author="John Tran" w:date="2015-12-27T22:27:00Z"/>
        </w:rPr>
        <w:pPrChange w:id="2970" w:author="John Tran" w:date="2015-12-28T20:12:00Z">
          <w:pPr>
            <w:ind w:left="630" w:firstLine="720"/>
          </w:pPr>
        </w:pPrChange>
      </w:pPr>
      <m:oMathPara>
        <m:oMath>
          <m:r>
            <w:del w:id="2971" w:author="John Tran" w:date="2015-12-27T22:27:00Z">
              <m:rPr>
                <m:sty m:val="p"/>
              </m:rPr>
              <w:rPr>
                <w:rFonts w:ascii="Cambria Math" w:hAnsi="Cambria Math"/>
              </w:rPr>
              <m:t>p</m:t>
            </w:del>
          </m:r>
          <m:d>
            <m:dPr>
              <m:ctrlPr>
                <w:del w:id="2972" w:author="John Tran" w:date="2015-12-27T22:27:00Z">
                  <w:rPr>
                    <w:rFonts w:ascii="Cambria Math" w:hAnsi="Cambria Math"/>
                    <w:i/>
                  </w:rPr>
                </w:del>
              </m:ctrlPr>
            </m:dPr>
            <m:e>
              <m:r>
                <w:del w:id="2973" w:author="John Tran" w:date="2015-12-27T22:27:00Z">
                  <w:rPr>
                    <w:rFonts w:ascii="Cambria Math" w:hAnsi="Cambria Math"/>
                  </w:rPr>
                  <m:t>w</m:t>
                </w:del>
              </m:r>
            </m:e>
          </m:d>
          <m:r>
            <w:del w:id="2974" w:author="John Tran" w:date="2015-12-27T22:27:00Z">
              <w:rPr>
                <w:rFonts w:ascii="Cambria Math" w:hAnsi="Cambria Math"/>
              </w:rPr>
              <m:t>=</m:t>
            </w:del>
          </m:r>
          <m:nary>
            <m:naryPr>
              <m:chr m:val="∏"/>
              <m:limLoc m:val="undOvr"/>
              <m:ctrlPr>
                <w:del w:id="2975" w:author="John Tran" w:date="2015-12-27T22:27:00Z">
                  <w:rPr>
                    <w:rFonts w:ascii="Cambria Math" w:hAnsi="Cambria Math"/>
                    <w:i/>
                  </w:rPr>
                </w:del>
              </m:ctrlPr>
            </m:naryPr>
            <m:sub>
              <m:r>
                <w:del w:id="2976" w:author="John Tran" w:date="2015-12-27T22:27:00Z">
                  <w:rPr>
                    <w:rFonts w:ascii="Cambria Math" w:hAnsi="Cambria Math"/>
                  </w:rPr>
                  <m:t>n=1</m:t>
                </w:del>
              </m:r>
            </m:sub>
            <m:sup>
              <m:r>
                <w:del w:id="2977" w:author="John Tran" w:date="2015-12-27T22:27:00Z">
                  <w:rPr>
                    <w:rFonts w:ascii="Cambria Math" w:hAnsi="Cambria Math"/>
                  </w:rPr>
                  <m:t>N</m:t>
                </w:del>
              </m:r>
            </m:sup>
            <m:e>
              <m:r>
                <w:del w:id="2978" w:author="John Tran" w:date="2015-12-27T22:27:00Z">
                  <m:rPr>
                    <m:sty m:val="p"/>
                  </m:rPr>
                  <w:rPr>
                    <w:rFonts w:ascii="Cambria Math" w:hAnsi="Cambria Math"/>
                  </w:rPr>
                  <m:t>p</m:t>
                </w:del>
              </m:r>
              <m:r>
                <w:del w:id="2979" w:author="John Tran" w:date="2015-12-27T22:27:00Z">
                  <w:rPr>
                    <w:rFonts w:ascii="Cambria Math" w:hAnsi="Cambria Math"/>
                  </w:rPr>
                  <m:t>(</m:t>
                </w:del>
              </m:r>
              <m:sSub>
                <m:sSubPr>
                  <m:ctrlPr>
                    <w:del w:id="2980" w:author="John Tran" w:date="2015-12-27T22:27:00Z">
                      <w:rPr>
                        <w:rFonts w:ascii="Cambria Math" w:hAnsi="Cambria Math"/>
                        <w:i/>
                      </w:rPr>
                    </w:del>
                  </m:ctrlPr>
                </m:sSubPr>
                <m:e>
                  <m:r>
                    <w:del w:id="2981" w:author="John Tran" w:date="2015-12-27T22:27:00Z">
                      <w:rPr>
                        <w:rFonts w:ascii="Cambria Math" w:hAnsi="Cambria Math"/>
                      </w:rPr>
                      <m:t>w</m:t>
                    </w:del>
                  </m:r>
                </m:e>
                <m:sub>
                  <m:r>
                    <w:del w:id="2982" w:author="John Tran" w:date="2015-12-27T22:27:00Z">
                      <w:rPr>
                        <w:rFonts w:ascii="Cambria Math" w:hAnsi="Cambria Math"/>
                      </w:rPr>
                      <m:t>n</m:t>
                    </w:del>
                  </m:r>
                </m:sub>
              </m:sSub>
              <m:r>
                <w:del w:id="2983" w:author="John Tran" w:date="2015-12-27T22:27:00Z">
                  <w:rPr>
                    <w:rFonts w:ascii="Cambria Math" w:hAnsi="Cambria Math"/>
                  </w:rPr>
                  <m:t>)</m:t>
                </w:del>
              </m:r>
            </m:e>
          </m:nary>
        </m:oMath>
      </m:oMathPara>
    </w:p>
    <w:p w14:paraId="72440643" w14:textId="11C791C3" w:rsidR="001D2797" w:rsidRPr="00B544EE" w:rsidDel="007D50DD" w:rsidRDefault="001D2797">
      <w:pPr>
        <w:ind w:left="630"/>
        <w:rPr>
          <w:del w:id="2984" w:author="John Tran" w:date="2015-12-27T22:27:00Z"/>
        </w:rPr>
        <w:pPrChange w:id="2985" w:author="John Tran" w:date="2015-12-28T20:12:00Z">
          <w:pPr>
            <w:ind w:left="1620"/>
          </w:pPr>
        </w:pPrChange>
      </w:pPr>
      <w:del w:id="2986" w:author="John Tran" w:date="2015-12-27T22:27:00Z">
        <w:r w:rsidRPr="00B544EE" w:rsidDel="007D50DD">
          <w:delText>Mô hình unigram được minh họa qua hình TODOa.</w:delText>
        </w:r>
      </w:del>
    </w:p>
    <w:p w14:paraId="36B12330" w14:textId="2CDA4CF2" w:rsidR="001D2797" w:rsidRPr="00B544EE" w:rsidDel="007D50DD" w:rsidRDefault="001D2797">
      <w:pPr>
        <w:ind w:left="630"/>
        <w:rPr>
          <w:del w:id="2987" w:author="John Tran" w:date="2015-12-27T22:27:00Z"/>
        </w:rPr>
        <w:pPrChange w:id="2988" w:author="John Tran" w:date="2015-12-28T20:12:00Z">
          <w:pPr>
            <w:ind w:left="630" w:firstLine="720"/>
          </w:pPr>
        </w:pPrChange>
      </w:pPr>
      <w:del w:id="2989" w:author="John Tran" w:date="2015-12-27T22:27:00Z">
        <w:r w:rsidRPr="00B544EE" w:rsidDel="007D50DD">
          <w:rPr>
            <w:noProof/>
            <w:lang w:val="en-US" w:eastAsia="ja-JP"/>
          </w:rPr>
          <w:drawing>
            <wp:inline distT="0" distB="0" distL="0" distR="0" wp14:anchorId="400F6DEA" wp14:editId="2AF8784F">
              <wp:extent cx="3453045" cy="4143375"/>
              <wp:effectExtent l="0" t="0" r="0" b="0"/>
              <wp:docPr id="52228" name="Picture 5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 mixture of unigrams.JPG"/>
                      <pic:cNvPicPr/>
                    </pic:nvPicPr>
                    <pic:blipFill>
                      <a:blip r:embed="rId21">
                        <a:extLst>
                          <a:ext uri="{28A0092B-C50C-407E-A947-70E740481C1C}">
                            <a14:useLocalDpi xmlns:a14="http://schemas.microsoft.com/office/drawing/2010/main" val="0"/>
                          </a:ext>
                        </a:extLst>
                      </a:blip>
                      <a:stretch>
                        <a:fillRect/>
                      </a:stretch>
                    </pic:blipFill>
                    <pic:spPr>
                      <a:xfrm>
                        <a:off x="0" y="0"/>
                        <a:ext cx="3492616" cy="4190857"/>
                      </a:xfrm>
                      <a:prstGeom prst="rect">
                        <a:avLst/>
                      </a:prstGeom>
                    </pic:spPr>
                  </pic:pic>
                </a:graphicData>
              </a:graphic>
            </wp:inline>
          </w:drawing>
        </w:r>
      </w:del>
    </w:p>
    <w:p w14:paraId="31A913FB" w14:textId="3289DD78" w:rsidR="00963C0D" w:rsidRPr="001D2797" w:rsidDel="007D50DD" w:rsidRDefault="001D2797">
      <w:pPr>
        <w:ind w:left="630"/>
        <w:rPr>
          <w:del w:id="2990" w:author="John Tran" w:date="2015-12-27T22:27:00Z"/>
        </w:rPr>
        <w:pPrChange w:id="2991" w:author="John Tran" w:date="2015-12-28T20:12:00Z">
          <w:pPr>
            <w:ind w:left="630" w:firstLine="720"/>
          </w:pPr>
        </w:pPrChange>
      </w:pPr>
      <w:del w:id="2992" w:author="John Tran" w:date="2015-12-27T22:27:00Z">
        <w:r w:rsidRPr="001D2797" w:rsidDel="007D50DD">
          <w:delText>Hình TODO: Sự khác biệt giữa các mô hình xác suất bằng đồ thị</w:delText>
        </w:r>
      </w:del>
    </w:p>
    <w:p w14:paraId="5ADA7750" w14:textId="07D1092C" w:rsidR="0081282D" w:rsidDel="007D50DD" w:rsidRDefault="001D2797">
      <w:pPr>
        <w:ind w:left="630"/>
        <w:rPr>
          <w:del w:id="2993" w:author="John Tran" w:date="2015-12-27T22:27:00Z"/>
        </w:rPr>
        <w:pPrChange w:id="2994" w:author="John Tran" w:date="2015-12-28T20:12:00Z">
          <w:pPr>
            <w:pStyle w:val="Heading4"/>
          </w:pPr>
        </w:pPrChange>
      </w:pPr>
      <w:del w:id="2995" w:author="John Tran" w:date="2015-12-27T22:27:00Z">
        <w:r w:rsidRPr="001D2797" w:rsidDel="007D50DD">
          <w:delText>Mô hình phức hợp các unigram</w:delText>
        </w:r>
      </w:del>
    </w:p>
    <w:p w14:paraId="08C0305E" w14:textId="723F3AE9" w:rsidR="001D2797" w:rsidRPr="00B544EE" w:rsidDel="007D50DD" w:rsidRDefault="001D2797">
      <w:pPr>
        <w:ind w:left="630"/>
        <w:rPr>
          <w:del w:id="2996" w:author="John Tran" w:date="2015-12-27T22:27:00Z"/>
        </w:rPr>
        <w:pPrChange w:id="2997" w:author="John Tran" w:date="2015-12-28T20:12:00Z">
          <w:pPr>
            <w:ind w:left="900" w:firstLine="720"/>
          </w:pPr>
        </w:pPrChange>
      </w:pPr>
      <w:del w:id="2998" w:author="John Tran" w:date="2015-12-27T22:27:00Z">
        <w:r w:rsidRPr="00B544EE" w:rsidDel="007D50DD">
          <w:delText xml:space="preserve">Nếu ta bổ sung vào mô hình unigram một biến ngẫu nhiên rời rạc </w:delText>
        </w:r>
        <w:r w:rsidRPr="00B544EE" w:rsidDel="007D50DD">
          <w:rPr>
            <w:b/>
            <w:i/>
          </w:rPr>
          <w:delText>z</w:delText>
        </w:r>
        <w:r w:rsidRPr="00B544EE" w:rsidDel="007D50DD">
          <w:delText xml:space="preserve">, ta nhận được </w:delText>
        </w:r>
        <w:r w:rsidRPr="00B544EE" w:rsidDel="007D50DD">
          <w:rPr>
            <w:i/>
          </w:rPr>
          <w:delText>mô hình phức hợp các unigram</w:delText>
        </w:r>
        <w:r w:rsidRPr="00B544EE" w:rsidDel="007D50DD">
          <w:delText xml:space="preserve"> (Nigram và các đồng sự, 2000). Trong mô hình phức hợp này, mỗi tài liệu được tạo ra bằng cách trước hết chọn một chủ đề </w:delText>
        </w:r>
        <w:r w:rsidRPr="00B544EE" w:rsidDel="007D50DD">
          <w:rPr>
            <w:b/>
            <w:i/>
          </w:rPr>
          <w:delText>z</w:delText>
        </w:r>
        <w:r w:rsidRPr="00B544EE" w:rsidDel="007D50DD">
          <w:delText xml:space="preserve"> và sau đó tạo ra </w:delText>
        </w:r>
        <w:r w:rsidRPr="00B544EE" w:rsidDel="007D50DD">
          <w:rPr>
            <w:b/>
          </w:rPr>
          <w:delText>N</w:delText>
        </w:r>
        <w:r w:rsidRPr="00B544EE" w:rsidDel="007D50DD">
          <w:delText xml:space="preserve"> từ một cách độc lập từ xác suất đa thức có điều kiện</w:delText>
        </w:r>
        <m:oMath>
          <m:r>
            <w:rPr>
              <w:rFonts w:ascii="Cambria Math" w:hAnsi="Cambria Math"/>
            </w:rPr>
            <m:t xml:space="preserve"> </m:t>
          </m:r>
          <m:r>
            <m:rPr>
              <m:sty m:val="p"/>
            </m:rPr>
            <w:rPr>
              <w:rFonts w:ascii="Cambria Math" w:hAnsi="Cambria Math"/>
            </w:rPr>
            <m:t>p</m:t>
          </m:r>
          <m:d>
            <m:dPr>
              <m:ctrlPr>
                <w:rPr>
                  <w:rFonts w:ascii="Cambria Math" w:hAnsi="Cambria Math"/>
                </w:rPr>
              </m:ctrlPr>
            </m:dPr>
            <m:e>
              <m:r>
                <m:rPr>
                  <m:sty m:val="p"/>
                </m:rPr>
                <w:rPr>
                  <w:rFonts w:ascii="Cambria Math" w:hAnsi="Cambria Math"/>
                </w:rPr>
                <m:t>w</m:t>
              </m:r>
            </m:e>
            <m:e>
              <m:r>
                <m:rPr>
                  <m:sty m:val="p"/>
                </m:rPr>
                <w:rPr>
                  <w:rFonts w:ascii="Cambria Math" w:hAnsi="Cambria Math"/>
                </w:rPr>
                <m:t>z</m:t>
              </m:r>
            </m:e>
          </m:d>
          <m:r>
            <m:rPr>
              <m:sty m:val="p"/>
            </m:rPr>
            <w:rPr>
              <w:rFonts w:ascii="Cambria Math" w:hAnsi="Cambria Math"/>
            </w:rPr>
            <m:t>.</m:t>
          </m:r>
          <m:r>
            <w:rPr>
              <w:rFonts w:ascii="Cambria Math" w:hAnsi="Cambria Math"/>
            </w:rPr>
            <m:t xml:space="preserve"> </m:t>
          </m:r>
        </m:oMath>
        <w:r w:rsidRPr="00B544EE" w:rsidDel="007D50DD">
          <w:delText>Xác suất của tài liệu lúc này sẽ là:</w:delText>
        </w:r>
      </w:del>
    </w:p>
    <w:p w14:paraId="500C48E9" w14:textId="3E5AD152" w:rsidR="001D2797" w:rsidRPr="00B544EE" w:rsidDel="007D50DD" w:rsidRDefault="001D2797">
      <w:pPr>
        <w:ind w:left="630"/>
        <w:rPr>
          <w:del w:id="2999" w:author="John Tran" w:date="2015-12-27T22:27:00Z"/>
          <w:i/>
        </w:rPr>
        <w:pPrChange w:id="3000" w:author="John Tran" w:date="2015-12-28T20:12:00Z">
          <w:pPr>
            <w:ind w:left="900"/>
          </w:pPr>
        </w:pPrChange>
      </w:pPr>
      <m:oMathPara>
        <m:oMath>
          <m:r>
            <w:del w:id="3001" w:author="John Tran" w:date="2015-12-27T22:27:00Z">
              <m:rPr>
                <m:sty m:val="p"/>
              </m:rPr>
              <w:rPr>
                <w:rFonts w:ascii="Cambria Math" w:hAnsi="Cambria Math"/>
              </w:rPr>
              <m:t>p</m:t>
            </w:del>
          </m:r>
          <m:d>
            <m:dPr>
              <m:ctrlPr>
                <w:del w:id="3002" w:author="John Tran" w:date="2015-12-27T22:27:00Z">
                  <w:rPr>
                    <w:rFonts w:ascii="Cambria Math" w:hAnsi="Cambria Math"/>
                    <w:i/>
                  </w:rPr>
                </w:del>
              </m:ctrlPr>
            </m:dPr>
            <m:e>
              <m:r>
                <w:del w:id="3003" w:author="John Tran" w:date="2015-12-27T22:27:00Z">
                  <w:rPr>
                    <w:rFonts w:ascii="Cambria Math" w:hAnsi="Cambria Math"/>
                  </w:rPr>
                  <m:t>w</m:t>
                </w:del>
              </m:r>
            </m:e>
          </m:d>
          <m:r>
            <w:del w:id="3004" w:author="John Tran" w:date="2015-12-27T22:27:00Z">
              <w:rPr>
                <w:rFonts w:ascii="Cambria Math" w:hAnsi="Cambria Math"/>
              </w:rPr>
              <m:t>=</m:t>
            </w:del>
          </m:r>
          <m:nary>
            <m:naryPr>
              <m:chr m:val="∑"/>
              <m:limLoc m:val="undOvr"/>
              <m:supHide m:val="1"/>
              <m:ctrlPr>
                <w:del w:id="3005" w:author="John Tran" w:date="2015-12-27T22:27:00Z">
                  <w:rPr>
                    <w:rFonts w:ascii="Cambria Math" w:hAnsi="Cambria Math"/>
                    <w:i/>
                  </w:rPr>
                </w:del>
              </m:ctrlPr>
            </m:naryPr>
            <m:sub>
              <m:r>
                <w:del w:id="3006" w:author="John Tran" w:date="2015-12-27T22:27:00Z">
                  <w:rPr>
                    <w:rFonts w:ascii="Cambria Math" w:hAnsi="Cambria Math"/>
                  </w:rPr>
                  <m:t>z</m:t>
                </w:del>
              </m:r>
            </m:sub>
            <m:sup/>
            <m:e>
              <m:r>
                <w:del w:id="3007" w:author="John Tran" w:date="2015-12-27T22:27:00Z">
                  <m:rPr>
                    <m:sty m:val="p"/>
                  </m:rPr>
                  <w:rPr>
                    <w:rFonts w:ascii="Cambria Math" w:hAnsi="Cambria Math"/>
                  </w:rPr>
                  <m:t>p</m:t>
                </w:del>
              </m:r>
              <m:r>
                <w:del w:id="3008" w:author="John Tran" w:date="2015-12-27T22:27:00Z">
                  <w:rPr>
                    <w:rFonts w:ascii="Cambria Math" w:hAnsi="Cambria Math"/>
                  </w:rPr>
                  <m:t>(z)</m:t>
                </w:del>
              </m:r>
            </m:e>
          </m:nary>
          <m:nary>
            <m:naryPr>
              <m:chr m:val="∏"/>
              <m:limLoc m:val="undOvr"/>
              <m:ctrlPr>
                <w:del w:id="3009" w:author="John Tran" w:date="2015-12-27T22:27:00Z">
                  <w:rPr>
                    <w:rFonts w:ascii="Cambria Math" w:hAnsi="Cambria Math"/>
                    <w:i/>
                  </w:rPr>
                </w:del>
              </m:ctrlPr>
            </m:naryPr>
            <m:sub>
              <m:r>
                <w:del w:id="3010" w:author="John Tran" w:date="2015-12-27T22:27:00Z">
                  <w:rPr>
                    <w:rFonts w:ascii="Cambria Math" w:hAnsi="Cambria Math"/>
                  </w:rPr>
                  <m:t>n=1</m:t>
                </w:del>
              </m:r>
            </m:sub>
            <m:sup>
              <m:r>
                <w:del w:id="3011" w:author="John Tran" w:date="2015-12-27T22:27:00Z">
                  <w:rPr>
                    <w:rFonts w:ascii="Cambria Math" w:hAnsi="Cambria Math"/>
                  </w:rPr>
                  <m:t>N</m:t>
                </w:del>
              </m:r>
            </m:sup>
            <m:e>
              <m:r>
                <w:del w:id="3012" w:author="John Tran" w:date="2015-12-27T22:27:00Z">
                  <m:rPr>
                    <m:sty m:val="p"/>
                  </m:rPr>
                  <w:rPr>
                    <w:rFonts w:ascii="Cambria Math" w:hAnsi="Cambria Math"/>
                  </w:rPr>
                  <m:t>p</m:t>
                </w:del>
              </m:r>
              <m:r>
                <w:del w:id="3013" w:author="John Tran" w:date="2015-12-27T22:27:00Z">
                  <w:rPr>
                    <w:rFonts w:ascii="Cambria Math" w:hAnsi="Cambria Math"/>
                  </w:rPr>
                  <m:t>(</m:t>
                </w:del>
              </m:r>
              <m:sSub>
                <m:sSubPr>
                  <m:ctrlPr>
                    <w:del w:id="3014" w:author="John Tran" w:date="2015-12-27T22:27:00Z">
                      <w:rPr>
                        <w:rFonts w:ascii="Cambria Math" w:hAnsi="Cambria Math"/>
                        <w:i/>
                      </w:rPr>
                    </w:del>
                  </m:ctrlPr>
                </m:sSubPr>
                <m:e>
                  <m:r>
                    <w:del w:id="3015" w:author="John Tran" w:date="2015-12-27T22:27:00Z">
                      <w:rPr>
                        <w:rFonts w:ascii="Cambria Math" w:hAnsi="Cambria Math"/>
                      </w:rPr>
                      <m:t>w</m:t>
                    </w:del>
                  </m:r>
                </m:e>
                <m:sub>
                  <m:r>
                    <w:del w:id="3016" w:author="John Tran" w:date="2015-12-27T22:27:00Z">
                      <w:rPr>
                        <w:rFonts w:ascii="Cambria Math" w:hAnsi="Cambria Math"/>
                      </w:rPr>
                      <m:t>n</m:t>
                    </w:del>
                  </m:r>
                </m:sub>
              </m:sSub>
              <m:r>
                <w:del w:id="3017" w:author="John Tran" w:date="2015-12-27T22:27:00Z">
                  <w:rPr>
                    <w:rFonts w:ascii="Cambria Math" w:hAnsi="Cambria Math"/>
                  </w:rPr>
                  <m:t>|z)</m:t>
                </w:del>
              </m:r>
            </m:e>
          </m:nary>
        </m:oMath>
      </m:oMathPara>
    </w:p>
    <w:p w14:paraId="0255E66B" w14:textId="0860554E" w:rsidR="001D2797" w:rsidRPr="00B544EE" w:rsidDel="007D50DD" w:rsidRDefault="001D2797">
      <w:pPr>
        <w:ind w:left="630"/>
        <w:rPr>
          <w:del w:id="3018" w:author="John Tran" w:date="2015-12-27T22:27:00Z"/>
        </w:rPr>
        <w:pPrChange w:id="3019" w:author="John Tran" w:date="2015-12-28T20:12:00Z">
          <w:pPr>
            <w:ind w:left="900"/>
          </w:pPr>
        </w:pPrChange>
      </w:pPr>
      <w:del w:id="3020" w:author="John Tran" w:date="2015-12-27T22:27:00Z">
        <w:r w:rsidRPr="00B544EE" w:rsidDel="007D50DD">
          <w:tab/>
          <w:delText>Khi ước lượng từ một corpus, phân phối của các từ có thể xem như thể hiện của các chủ đề với giả định rằng mỗi tài liệu chỉ thể hiện một chủ đề. Thực nghiệm cho thấy giả định này thường quá giới hạn để mô hình hóa một cách hiệu quả một số lượng tài liệu lớn [1].</w:delText>
        </w:r>
      </w:del>
    </w:p>
    <w:p w14:paraId="113F7FAA" w14:textId="7C3E4DAA" w:rsidR="001D2797" w:rsidDel="007D50DD" w:rsidRDefault="001D2797">
      <w:pPr>
        <w:ind w:left="630"/>
        <w:rPr>
          <w:del w:id="3021" w:author="John Tran" w:date="2015-12-27T22:27:00Z"/>
        </w:rPr>
        <w:pPrChange w:id="3022" w:author="John Tran" w:date="2015-12-28T20:12:00Z">
          <w:pPr>
            <w:ind w:left="900"/>
          </w:pPr>
        </w:pPrChange>
      </w:pPr>
      <w:del w:id="3023" w:author="John Tran" w:date="2015-12-27T22:27:00Z">
        <w:r w:rsidRPr="001D2797" w:rsidDel="007D50DD">
          <w:tab/>
        </w:r>
        <w:r w:rsidRPr="00B544EE" w:rsidDel="007D50DD">
          <w:delText xml:space="preserve">Trong khi đó, mô hình LDA cho phép một tài liệu có khả năng thể hiện nhiều chủ đề ở nhiều mức độ khác nhau. Điều này nhận được với chi phí thấp-bằng cách thêm một tham số điều kiện: Trong mô hình phức hợp các unigrams, ta sử dụng </w:delText>
        </w:r>
        <w:r w:rsidRPr="00B544EE" w:rsidDel="007D50DD">
          <w:rPr>
            <w:b/>
            <w:i/>
          </w:rPr>
          <w:delText xml:space="preserve">k-1 </w:delText>
        </w:r>
        <w:r w:rsidRPr="00B544EE" w:rsidDel="007D50DD">
          <w:delText>biến liên quan tới</w:delText>
        </w:r>
        <m:oMath>
          <m:r>
            <w:rPr>
              <w:rFonts w:ascii="Cambria Math" w:hAnsi="Cambria Math"/>
            </w:rPr>
            <m:t xml:space="preserve"> </m:t>
          </m:r>
          <m:r>
            <m:rPr>
              <m:sty m:val="p"/>
            </m:rPr>
            <w:rPr>
              <w:rFonts w:ascii="Cambria Math" w:hAnsi="Cambria Math"/>
            </w:rPr>
            <m:t>p</m:t>
          </m:r>
          <m:d>
            <m:dPr>
              <m:ctrlPr>
                <w:rPr>
                  <w:rFonts w:ascii="Cambria Math" w:hAnsi="Cambria Math"/>
                </w:rPr>
              </m:ctrlPr>
            </m:dPr>
            <m:e>
              <m:r>
                <m:rPr>
                  <m:sty m:val="p"/>
                </m:rPr>
                <w:rPr>
                  <w:rFonts w:ascii="Cambria Math" w:hAnsi="Cambria Math"/>
                </w:rPr>
                <m:t>z</m:t>
              </m:r>
            </m:e>
          </m:d>
          <m:r>
            <w:rPr>
              <w:rFonts w:ascii="Cambria Math" w:hAnsi="Cambria Math"/>
            </w:rPr>
            <m:t xml:space="preserve"> </m:t>
          </m:r>
        </m:oMath>
        <w:r w:rsidRPr="00B544EE" w:rsidDel="007D50DD">
          <w:delText xml:space="preserve">và trong mô hình LDA ta chỉ cần dùng </w:delText>
        </w:r>
        <w:r w:rsidRPr="00B544EE" w:rsidDel="007D50DD">
          <w:rPr>
            <w:b/>
            <w:i/>
          </w:rPr>
          <w:delText>k</w:delText>
        </w:r>
        <w:r w:rsidRPr="00B544EE" w:rsidDel="007D50DD">
          <w:delText xml:space="preserve"> biến liên quan tới</w:delText>
        </w:r>
        <m:oMath>
          <m:r>
            <w:rPr>
              <w:rFonts w:ascii="Cambria Math" w:hAnsi="Cambria Math"/>
            </w:rPr>
            <m:t xml:space="preserve"> </m:t>
          </m:r>
          <m:r>
            <m:rPr>
              <m:sty m:val="p"/>
            </m:rPr>
            <w:rPr>
              <w:rFonts w:ascii="Cambria Math" w:hAnsi="Cambria Math"/>
            </w:rPr>
            <m:t>p(θ|α)</m:t>
          </m:r>
        </m:oMath>
        <w:r w:rsidRPr="00B544EE" w:rsidDel="007D50DD">
          <w:delText>.</w:delText>
        </w:r>
      </w:del>
    </w:p>
    <w:p w14:paraId="0F55163F" w14:textId="55575A13" w:rsidR="001D2797" w:rsidDel="007D50DD" w:rsidRDefault="001D2797">
      <w:pPr>
        <w:ind w:left="630"/>
        <w:rPr>
          <w:del w:id="3024" w:author="John Tran" w:date="2015-12-27T22:27:00Z"/>
        </w:rPr>
        <w:pPrChange w:id="3025" w:author="John Tran" w:date="2015-12-28T20:12:00Z">
          <w:pPr>
            <w:pStyle w:val="Heading4"/>
          </w:pPr>
        </w:pPrChange>
      </w:pPr>
      <w:del w:id="3026" w:author="John Tran" w:date="2015-12-27T22:27:00Z">
        <w:r w:rsidRPr="001D2797" w:rsidDel="007D50DD">
          <w:delText>Chỉ mục ngữ nghĩa tiềm ẩn (Probabil</w:delText>
        </w:r>
        <w:r w:rsidDel="007D50DD">
          <w:delText>istic latent semantic indexing)</w:delText>
        </w:r>
      </w:del>
    </w:p>
    <w:p w14:paraId="783DB9B1" w14:textId="096AF747" w:rsidR="001D2797" w:rsidRPr="00B544EE" w:rsidDel="007D50DD" w:rsidRDefault="001D2797">
      <w:pPr>
        <w:ind w:left="630"/>
        <w:rPr>
          <w:del w:id="3027" w:author="John Tran" w:date="2015-12-27T22:27:00Z"/>
        </w:rPr>
        <w:pPrChange w:id="3028" w:author="John Tran" w:date="2015-12-28T20:12:00Z">
          <w:pPr>
            <w:ind w:left="900" w:firstLine="720"/>
          </w:pPr>
        </w:pPrChange>
      </w:pPr>
      <w:del w:id="3029" w:author="John Tran" w:date="2015-12-27T22:27:00Z">
        <w:r w:rsidRPr="00B544EE" w:rsidDel="007D50DD">
          <w:delText>Chỉ mục ngữ nghĩa tiềm ẩn (Probabilistic latent semantic indexing) [</w:delText>
        </w:r>
        <w:r w:rsidR="00632CB8" w:rsidRPr="00B544EE" w:rsidDel="007D50DD">
          <w:delText>Thomas Hofmann</w:delText>
        </w:r>
        <w:r w:rsidRPr="00B544EE" w:rsidDel="007D50DD">
          <w:delText>] cũng là một mô hình được sử dụng rộng rãi. Mô hình pLSI, được mô tả ở hình TODOc, quan niệm rằng một tài liệu nhãn d và từ nhãn</w:delTex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oMath>
        <w:r w:rsidRPr="00B544EE" w:rsidDel="007D50DD">
          <w:delText>là độc lập có điều kiện với chủ đề z chưa biết như sau:</w:delText>
        </w:r>
      </w:del>
    </w:p>
    <w:p w14:paraId="7309C3AB" w14:textId="0FE41693" w:rsidR="001D2797" w:rsidRPr="00B544EE" w:rsidDel="007D50DD" w:rsidRDefault="001D2797">
      <w:pPr>
        <w:ind w:left="630"/>
        <w:rPr>
          <w:del w:id="3030" w:author="John Tran" w:date="2015-12-27T22:27:00Z"/>
          <w:i/>
        </w:rPr>
        <w:pPrChange w:id="3031" w:author="John Tran" w:date="2015-12-28T20:12:00Z">
          <w:pPr>
            <w:ind w:left="900"/>
          </w:pPr>
        </w:pPrChange>
      </w:pPr>
      <m:oMathPara>
        <m:oMath>
          <m:r>
            <w:del w:id="3032" w:author="John Tran" w:date="2015-12-27T22:27:00Z">
              <w:rPr>
                <w:rFonts w:ascii="Cambria Math" w:hAnsi="Cambria Math"/>
              </w:rPr>
              <m:t>p</m:t>
            </w:del>
          </m:r>
          <m:d>
            <m:dPr>
              <m:ctrlPr>
                <w:del w:id="3033" w:author="John Tran" w:date="2015-12-27T22:27:00Z">
                  <w:rPr>
                    <w:rFonts w:ascii="Cambria Math" w:hAnsi="Cambria Math"/>
                    <w:i/>
                  </w:rPr>
                </w:del>
              </m:ctrlPr>
            </m:dPr>
            <m:e>
              <m:r>
                <w:del w:id="3034" w:author="John Tran" w:date="2015-12-27T22:27:00Z">
                  <w:rPr>
                    <w:rFonts w:ascii="Cambria Math" w:hAnsi="Cambria Math"/>
                  </w:rPr>
                  <m:t>d,</m:t>
                </w:del>
              </m:r>
              <m:sSub>
                <m:sSubPr>
                  <m:ctrlPr>
                    <w:del w:id="3035" w:author="John Tran" w:date="2015-12-27T22:27:00Z">
                      <w:rPr>
                        <w:rFonts w:ascii="Cambria Math" w:hAnsi="Cambria Math"/>
                        <w:i/>
                      </w:rPr>
                    </w:del>
                  </m:ctrlPr>
                </m:sSubPr>
                <m:e>
                  <m:r>
                    <w:del w:id="3036" w:author="John Tran" w:date="2015-12-27T22:27:00Z">
                      <w:rPr>
                        <w:rFonts w:ascii="Cambria Math" w:hAnsi="Cambria Math"/>
                      </w:rPr>
                      <m:t>w</m:t>
                    </w:del>
                  </m:r>
                </m:e>
                <m:sub>
                  <m:r>
                    <w:del w:id="3037" w:author="John Tran" w:date="2015-12-27T22:27:00Z">
                      <w:rPr>
                        <w:rFonts w:ascii="Cambria Math" w:hAnsi="Cambria Math"/>
                      </w:rPr>
                      <m:t>n</m:t>
                    </w:del>
                  </m:r>
                </m:sub>
              </m:sSub>
            </m:e>
          </m:d>
          <m:r>
            <w:del w:id="3038" w:author="John Tran" w:date="2015-12-27T22:27:00Z">
              <w:rPr>
                <w:rFonts w:ascii="Cambria Math" w:hAnsi="Cambria Math"/>
              </w:rPr>
              <m:t>=p(d)</m:t>
            </w:del>
          </m:r>
          <m:nary>
            <m:naryPr>
              <m:chr m:val="∑"/>
              <m:limLoc m:val="undOvr"/>
              <m:supHide m:val="1"/>
              <m:ctrlPr>
                <w:del w:id="3039" w:author="John Tran" w:date="2015-12-27T22:27:00Z">
                  <w:rPr>
                    <w:rFonts w:ascii="Cambria Math" w:hAnsi="Cambria Math"/>
                    <w:i/>
                  </w:rPr>
                </w:del>
              </m:ctrlPr>
            </m:naryPr>
            <m:sub>
              <m:r>
                <w:del w:id="3040" w:author="John Tran" w:date="2015-12-27T22:27:00Z">
                  <w:rPr>
                    <w:rFonts w:ascii="Cambria Math" w:hAnsi="Cambria Math"/>
                  </w:rPr>
                  <m:t>z</m:t>
                </w:del>
              </m:r>
            </m:sub>
            <m:sup/>
            <m:e>
              <m:r>
                <w:del w:id="3041" w:author="John Tran" w:date="2015-12-27T22:27:00Z">
                  <w:rPr>
                    <w:rFonts w:ascii="Cambria Math" w:hAnsi="Cambria Math"/>
                  </w:rPr>
                  <m:t>p</m:t>
                </w:del>
              </m:r>
              <m:d>
                <m:dPr>
                  <m:ctrlPr>
                    <w:del w:id="3042" w:author="John Tran" w:date="2015-12-27T22:27:00Z">
                      <w:rPr>
                        <w:rFonts w:ascii="Cambria Math" w:hAnsi="Cambria Math"/>
                        <w:i/>
                      </w:rPr>
                    </w:del>
                  </m:ctrlPr>
                </m:dPr>
                <m:e>
                  <m:sSub>
                    <m:sSubPr>
                      <m:ctrlPr>
                        <w:del w:id="3043" w:author="John Tran" w:date="2015-12-27T22:27:00Z">
                          <w:rPr>
                            <w:rFonts w:ascii="Cambria Math" w:hAnsi="Cambria Math"/>
                            <w:i/>
                          </w:rPr>
                        </w:del>
                      </m:ctrlPr>
                    </m:sSubPr>
                    <m:e>
                      <m:r>
                        <w:del w:id="3044" w:author="John Tran" w:date="2015-12-27T22:27:00Z">
                          <w:rPr>
                            <w:rFonts w:ascii="Cambria Math" w:hAnsi="Cambria Math"/>
                          </w:rPr>
                          <m:t>w</m:t>
                        </w:del>
                      </m:r>
                    </m:e>
                    <m:sub>
                      <m:r>
                        <w:del w:id="3045" w:author="John Tran" w:date="2015-12-27T22:27:00Z">
                          <w:rPr>
                            <w:rFonts w:ascii="Cambria Math" w:hAnsi="Cambria Math"/>
                          </w:rPr>
                          <m:t>n</m:t>
                        </w:del>
                      </m:r>
                    </m:sub>
                  </m:sSub>
                </m:e>
                <m:e>
                  <m:r>
                    <w:del w:id="3046" w:author="John Tran" w:date="2015-12-27T22:27:00Z">
                      <w:rPr>
                        <w:rFonts w:ascii="Cambria Math" w:hAnsi="Cambria Math"/>
                      </w:rPr>
                      <m:t>z</m:t>
                    </w:del>
                  </m:r>
                </m:e>
              </m:d>
            </m:e>
          </m:nary>
          <m:r>
            <w:del w:id="3047" w:author="John Tran" w:date="2015-12-27T22:27:00Z">
              <w:rPr>
                <w:rFonts w:ascii="Cambria Math" w:hAnsi="Cambria Math"/>
              </w:rPr>
              <m:t>p(z|d)</m:t>
            </w:del>
          </m:r>
        </m:oMath>
      </m:oMathPara>
    </w:p>
    <w:p w14:paraId="58A46770" w14:textId="2AE19C2C" w:rsidR="001D2797" w:rsidRPr="00B544EE" w:rsidDel="007D50DD" w:rsidRDefault="001D2797">
      <w:pPr>
        <w:ind w:left="630"/>
        <w:rPr>
          <w:del w:id="3048" w:author="John Tran" w:date="2015-12-27T22:27:00Z"/>
        </w:rPr>
        <w:pPrChange w:id="3049" w:author="John Tran" w:date="2015-12-28T20:12:00Z">
          <w:pPr>
            <w:ind w:left="900"/>
          </w:pPr>
        </w:pPrChange>
      </w:pPr>
      <w:del w:id="3050" w:author="John Tran" w:date="2015-12-27T22:27:00Z">
        <w:r w:rsidRPr="00B544EE" w:rsidDel="007D50DD">
          <w:tab/>
          <w:delText>pLSI đã quan niệm mỗi tài liệu có thể có một tập hợp các chủ đề và các</w:delText>
        </w:r>
        <m:oMath>
          <m:r>
            <w:rPr>
              <w:rFonts w:ascii="Cambria Math" w:hAnsi="Cambria Math"/>
            </w:rPr>
            <m:t xml:space="preserve"> </m:t>
          </m:r>
          <m:r>
            <m:rPr>
              <m:sty m:val="p"/>
            </m:rPr>
            <w:rPr>
              <w:rFonts w:ascii="Cambria Math" w:hAnsi="Cambria Math"/>
            </w:rPr>
            <m:t>p(</m:t>
          </m:r>
          <m:r>
            <w:rPr>
              <w:rFonts w:ascii="Cambria Math" w:hAnsi="Cambria Math"/>
            </w:rPr>
            <m:t>z|d</m:t>
          </m:r>
          <m:r>
            <m:rPr>
              <m:sty m:val="p"/>
            </m:rPr>
            <w:rPr>
              <w:rFonts w:ascii="Cambria Math" w:hAnsi="Cambria Math"/>
            </w:rPr>
            <m:t xml:space="preserve">) </m:t>
          </m:r>
        </m:oMath>
        <w:r w:rsidRPr="00B544EE" w:rsidDel="007D50DD">
          <w:delText xml:space="preserve">là những trọng số của các chủ đề đối với tài liệu cụ thể </w:delText>
        </w:r>
        <w:r w:rsidRPr="00B544EE" w:rsidDel="007D50DD">
          <w:rPr>
            <w:i/>
          </w:rPr>
          <w:delText>d.</w:delText>
        </w:r>
        <w:r w:rsidRPr="00B544EE" w:rsidDel="007D50DD">
          <w:delText xml:space="preserve"> </w:delText>
        </w:r>
        <w:r w:rsidRPr="00B544EE" w:rsidDel="007D50DD">
          <w:rPr>
            <w:i/>
          </w:rPr>
          <w:delText xml:space="preserve">d </w:delText>
        </w:r>
        <w:r w:rsidRPr="00B544EE" w:rsidDel="007D50DD">
          <w:delText>là một biến ngẫu nhiên đa thức với số giá trị bằng với số giá trị của các tập dữ liệu trong danh sách dữ liệu training. Với lý do trên, pLSI không phải là mô hình sinh có khả năng xác định tốt (well-defined) cho các tài liệu, không thích hợp để dùng nó phân tích các xác suất phân phối với những tài liệu chưa được biết đến trước đó.</w:delText>
        </w:r>
      </w:del>
    </w:p>
    <w:p w14:paraId="36211851" w14:textId="64D02B71" w:rsidR="001D2797" w:rsidRPr="00B544EE" w:rsidDel="007D50DD" w:rsidRDefault="001D2797">
      <w:pPr>
        <w:ind w:left="630"/>
        <w:rPr>
          <w:del w:id="3051" w:author="John Tran" w:date="2015-12-27T22:27:00Z"/>
        </w:rPr>
        <w:pPrChange w:id="3052" w:author="John Tran" w:date="2015-12-28T20:12:00Z">
          <w:pPr>
            <w:ind w:left="900"/>
          </w:pPr>
        </w:pPrChange>
      </w:pPr>
      <w:del w:id="3053" w:author="John Tran" w:date="2015-12-27T22:27:00Z">
        <w:r w:rsidRPr="00B544EE" w:rsidDel="007D50DD">
          <w:tab/>
          <w:delText xml:space="preserve">Một khó khăn nữa với pLSI, đó là số lượng tham số cần ước lượng tăng tuyến tính với số lượng tài liệu học. Các </w:delText>
        </w:r>
        <w:r w:rsidR="005F3EB6" w:rsidRPr="005F3EB6" w:rsidDel="007D50DD">
          <w:delText>tham</w:delText>
        </w:r>
        <w:r w:rsidRPr="00B544EE" w:rsidDel="007D50DD">
          <w:delText xml:space="preserve"> số cho mô hình pLSI với </w:delText>
        </w:r>
        <w:r w:rsidRPr="00B544EE" w:rsidDel="007D50DD">
          <w:rPr>
            <w:i/>
          </w:rPr>
          <w:delText xml:space="preserve">k </w:delText>
        </w:r>
        <w:r w:rsidRPr="00B544EE" w:rsidDel="007D50DD">
          <w:delText xml:space="preserve">chủ đề là </w:delText>
        </w:r>
        <w:r w:rsidRPr="00B544EE" w:rsidDel="007D50DD">
          <w:rPr>
            <w:i/>
          </w:rPr>
          <w:delText xml:space="preserve">k </w:delText>
        </w:r>
        <w:r w:rsidRPr="00B544EE" w:rsidDel="007D50DD">
          <w:delText xml:space="preserve">phân phối đa thức với độ lớn </w:delText>
        </w:r>
        <w:r w:rsidRPr="00B544EE" w:rsidDel="007D50DD">
          <w:rPr>
            <w:i/>
          </w:rPr>
          <w:delText xml:space="preserve">V </w:delText>
        </w:r>
        <w:r w:rsidRPr="00B544EE" w:rsidDel="007D50DD">
          <w:delText xml:space="preserve">và </w:delText>
        </w:r>
        <w:r w:rsidRPr="00B544EE" w:rsidDel="007D50DD">
          <w:rPr>
            <w:i/>
          </w:rPr>
          <w:delText xml:space="preserve">M </w:delText>
        </w:r>
        <w:r w:rsidRPr="00B544EE" w:rsidDel="007D50DD">
          <w:delText xml:space="preserve">trên </w:delText>
        </w:r>
        <w:r w:rsidRPr="00B544EE" w:rsidDel="007D50DD">
          <w:rPr>
            <w:i/>
          </w:rPr>
          <w:delText xml:space="preserve">k </w:delText>
        </w:r>
        <w:r w:rsidRPr="00B544EE" w:rsidDel="007D50DD">
          <w:delText xml:space="preserve">chủ đề ẩn. Điều này dẫn đến số tham số là </w:delText>
        </w:r>
        <w:r w:rsidRPr="00B544EE" w:rsidDel="007D50DD">
          <w:rPr>
            <w:i/>
          </w:rPr>
          <w:delText xml:space="preserve">kV + kM </w:delText>
        </w:r>
        <w:r w:rsidRPr="00B544EE" w:rsidDel="007D50DD">
          <w:delText xml:space="preserve">và vì thế nó tăng tuyến tính theo </w:delText>
        </w:r>
        <w:r w:rsidRPr="00B544EE" w:rsidDel="007D50DD">
          <w:rPr>
            <w:i/>
          </w:rPr>
          <w:delText xml:space="preserve">M. </w:delText>
        </w:r>
        <w:r w:rsidRPr="00B544EE" w:rsidDel="007D50DD">
          <w:delText>Sự tăng tham số tuyến tính với độ lớn tập dữ liệu học chỉ ra rằng mô hình này dễ dẫn tới sự phù hợp trội (overfititng), vấn đề phát sinh khi mà số lượng dữ liệu dùng để huấn luyện quá nhỏ, không đại diện được cho toàn bộ tập dữ liệu có thể có hay toàn bộ tập dữ liệu của bài toán và nói chung, phù hợp trội là một vấn đề nghiêm trọng.</w:delText>
        </w:r>
      </w:del>
    </w:p>
    <w:p w14:paraId="6F9E8113" w14:textId="4397A9C4" w:rsidR="001D2797" w:rsidDel="007D50DD" w:rsidRDefault="001D2797">
      <w:pPr>
        <w:ind w:left="630"/>
        <w:rPr>
          <w:del w:id="3054" w:author="John Tran" w:date="2015-12-27T22:27:00Z"/>
        </w:rPr>
        <w:pPrChange w:id="3055" w:author="John Tran" w:date="2015-12-28T20:12:00Z">
          <w:pPr>
            <w:ind w:left="900"/>
          </w:pPr>
        </w:pPrChange>
      </w:pPr>
      <w:del w:id="3056" w:author="John Tran" w:date="2015-12-27T22:27:00Z">
        <w:r w:rsidRPr="001D2797" w:rsidDel="007D50DD">
          <w:tab/>
        </w:r>
        <w:r w:rsidRPr="00B544EE" w:rsidDel="007D50DD">
          <w:delText xml:space="preserve">LDA giải quyết được những vấn đề trên bởi việc coi trọng số chủ đề như </w:delText>
        </w:r>
        <w:r w:rsidRPr="00B544EE" w:rsidDel="007D50DD">
          <w:rPr>
            <w:i/>
          </w:rPr>
          <w:delText xml:space="preserve">k </w:delText>
        </w:r>
        <w:r w:rsidRPr="00B544EE" w:rsidDel="007D50DD">
          <w:delText xml:space="preserve">tham số biến ngẫu nhiên ẩn hơn là một tập lớn những biến ngẫu nhiên đơn lẻ liên kết tới tập dữ liệu học một cách độc lập. LDA là một mô hinh sinh xác định tốt và sinh dễ dàng những tài liệu mới. Thêm nữa, số lượng biến </w:delText>
        </w:r>
        <w:r w:rsidRPr="00B544EE" w:rsidDel="007D50DD">
          <w:rPr>
            <w:i/>
          </w:rPr>
          <w:delText xml:space="preserve">k + kV </w:delText>
        </w:r>
        <w:r w:rsidRPr="00B544EE" w:rsidDel="007D50DD">
          <w:delText xml:space="preserve">trong mô hình LDA </w:delText>
        </w:r>
        <w:r w:rsidRPr="00B544EE" w:rsidDel="007D50DD">
          <w:rPr>
            <w:i/>
          </w:rPr>
          <w:delText xml:space="preserve">k </w:delText>
        </w:r>
        <w:r w:rsidRPr="00B544EE" w:rsidDel="007D50DD">
          <w:delText>chủ đề không tăng theo độ lớn tập dữ liệu học.</w:delText>
        </w:r>
      </w:del>
    </w:p>
    <w:p w14:paraId="686A186F" w14:textId="525D0B4B" w:rsidR="001D2797" w:rsidDel="007D50DD" w:rsidRDefault="001D2797">
      <w:pPr>
        <w:ind w:left="630"/>
        <w:rPr>
          <w:del w:id="3057" w:author="John Tran" w:date="2015-12-27T22:27:00Z"/>
        </w:rPr>
        <w:pPrChange w:id="3058" w:author="John Tran" w:date="2015-12-28T20:12:00Z">
          <w:pPr>
            <w:pStyle w:val="Heading4"/>
          </w:pPr>
        </w:pPrChange>
      </w:pPr>
      <w:del w:id="3059" w:author="John Tran" w:date="2015-12-27T22:27:00Z">
        <w:r w:rsidRPr="001D2797" w:rsidDel="007D50DD">
          <w:delText>So sánh bằng biểu đồ hình học</w:delText>
        </w:r>
      </w:del>
    </w:p>
    <w:p w14:paraId="65237EF2" w14:textId="4A4A8C2A" w:rsidR="001D2797" w:rsidRPr="00B544EE" w:rsidDel="007D50DD" w:rsidRDefault="001D2797">
      <w:pPr>
        <w:ind w:left="630"/>
        <w:rPr>
          <w:del w:id="3060" w:author="John Tran" w:date="2015-12-27T22:27:00Z"/>
        </w:rPr>
        <w:pPrChange w:id="3061" w:author="John Tran" w:date="2015-12-28T20:12:00Z">
          <w:pPr>
            <w:ind w:left="900" w:firstLine="720"/>
          </w:pPr>
        </w:pPrChange>
      </w:pPr>
      <w:del w:id="3062" w:author="John Tran" w:date="2015-12-27T22:27:00Z">
        <w:r w:rsidRPr="00B544EE" w:rsidDel="007D50DD">
          <w:delText>Một cách tốt để minh họa sự khác biệt giữa LDA và các mô hình chủ đề ẩn khác là bằng cách xem xét hình dạng không gian, và xem cách một tài liệu được biểu diễn hình học với mỗi mô hình thế nào.</w:delText>
        </w:r>
      </w:del>
    </w:p>
    <w:p w14:paraId="1DCA0386" w14:textId="0D97E80D" w:rsidR="001D2797" w:rsidRPr="00B544EE" w:rsidDel="007D50DD" w:rsidRDefault="001D2797">
      <w:pPr>
        <w:ind w:left="630"/>
        <w:rPr>
          <w:del w:id="3063" w:author="John Tran" w:date="2015-12-27T22:27:00Z"/>
          <w:i/>
        </w:rPr>
        <w:pPrChange w:id="3064" w:author="John Tran" w:date="2015-12-28T20:12:00Z">
          <w:pPr>
            <w:ind w:left="900"/>
          </w:pPr>
        </w:pPrChange>
      </w:pPr>
      <w:del w:id="3065" w:author="John Tran" w:date="2015-12-27T22:27:00Z">
        <w:r w:rsidRPr="00B544EE" w:rsidDel="007D50DD">
          <w:tab/>
          <w:delText xml:space="preserve">Tất cả 4 mô hình trên: Unigrams, phức hợp Unigrams, pLSI và LDA thực hiện trong không gian phân phối trên các từ. Mỗi phân phối có thể xem như một điểm trong không gian </w:delText>
        </w:r>
        <w:r w:rsidRPr="00B544EE" w:rsidDel="007D50DD">
          <w:rPr>
            <w:i/>
          </w:rPr>
          <w:delText>V-1((V-1)-simplex)</w:delText>
        </w:r>
        <w:r w:rsidRPr="00B544EE" w:rsidDel="007D50DD">
          <w:delText xml:space="preserve">, còn được gọi là </w:delText>
        </w:r>
        <w:r w:rsidRPr="00B544EE" w:rsidDel="007D50DD">
          <w:rPr>
            <w:i/>
          </w:rPr>
          <w:delText>không gian từ (word simplex).</w:delText>
        </w:r>
      </w:del>
    </w:p>
    <w:p w14:paraId="69F5FDF3" w14:textId="3349EA28" w:rsidR="001D2797" w:rsidRPr="00B544EE" w:rsidDel="007D50DD" w:rsidRDefault="001D2797">
      <w:pPr>
        <w:ind w:left="630"/>
        <w:rPr>
          <w:del w:id="3066" w:author="John Tran" w:date="2015-12-27T22:27:00Z"/>
        </w:rPr>
        <w:pPrChange w:id="3067" w:author="John Tran" w:date="2015-12-28T20:12:00Z">
          <w:pPr>
            <w:ind w:left="900"/>
          </w:pPr>
        </w:pPrChange>
      </w:pPr>
      <w:del w:id="3068" w:author="John Tran" w:date="2015-12-27T22:27:00Z">
        <w:r w:rsidRPr="00B544EE" w:rsidDel="007D50DD">
          <w:rPr>
            <w:i/>
          </w:rPr>
          <w:tab/>
        </w:r>
        <w:r w:rsidRPr="00B544EE" w:rsidDel="007D50DD">
          <w:delText xml:space="preserve">Mô hình unigrams tìm một điểm trong không gian từ và thừa nhận rằng mọi từ trong tập corpus đến từ những phân phối tương ứng. Các mô hình biến ẩn xem xét k điểm trong không gian từ và tạo một không gian con từ những điểm đó, được gọi là </w:delText>
        </w:r>
        <w:r w:rsidRPr="00B544EE" w:rsidDel="007D50DD">
          <w:rPr>
            <w:i/>
          </w:rPr>
          <w:delText xml:space="preserve">không gian chủ đề (topic simplex). </w:delText>
        </w:r>
        <w:r w:rsidRPr="00B544EE" w:rsidDel="007D50DD">
          <w:delText>Chú ý rằng mọi điểm trong không gian chủ đề cũng là điểm trong không gian từ. Những mô hình biến ẩn khác nhau sử dụng những không gian chủ đề khác nhau trong việc tạo ra dữ liệu:</w:delText>
        </w:r>
      </w:del>
    </w:p>
    <w:p w14:paraId="1D1C3E0D" w14:textId="6FB05607" w:rsidR="001D2797" w:rsidRPr="001D2797" w:rsidDel="007D50DD" w:rsidRDefault="001D2797">
      <w:pPr>
        <w:ind w:left="630"/>
        <w:rPr>
          <w:del w:id="3069" w:author="John Tran" w:date="2015-12-27T22:27:00Z"/>
          <w:rFonts w:eastAsia="Droid Sans Fallback"/>
          <w:color w:val="00000A"/>
          <w:lang w:eastAsia="zh-CN" w:bidi="hi-IN"/>
        </w:rPr>
        <w:pPrChange w:id="3070" w:author="John Tran" w:date="2015-12-28T20:12:00Z">
          <w:pPr>
            <w:ind w:left="900" w:firstLine="720"/>
          </w:pPr>
        </w:pPrChange>
      </w:pPr>
      <w:del w:id="3071" w:author="John Tran" w:date="2015-12-27T22:27:00Z">
        <w:r w:rsidRPr="001D2797" w:rsidDel="007D50DD">
          <w:rPr>
            <w:rFonts w:eastAsia="Droid Sans Fallback"/>
            <w:color w:val="00000A"/>
            <w:lang w:eastAsia="zh-CN" w:bidi="hi-IN"/>
          </w:rPr>
          <w:delText xml:space="preserve">Mô hình phức hợp các unigrams cho rằng với mỗi tài liệu, một trong </w:delText>
        </w:r>
        <w:r w:rsidRPr="001D2797" w:rsidDel="007D50DD">
          <w:rPr>
            <w:rFonts w:eastAsia="Droid Sans Fallback"/>
            <w:i/>
            <w:color w:val="00000A"/>
            <w:lang w:eastAsia="zh-CN" w:bidi="hi-IN"/>
          </w:rPr>
          <w:delText>k</w:delText>
        </w:r>
        <w:r w:rsidRPr="001D2797" w:rsidDel="007D50DD">
          <w:rPr>
            <w:rFonts w:eastAsia="Droid Sans Fallback"/>
            <w:color w:val="00000A"/>
            <w:lang w:eastAsia="zh-CN" w:bidi="hi-IN"/>
          </w:rPr>
          <w:delText xml:space="preserve"> điểm trong không gian từ được chọn một cách ngẫu nhiên và mọi từ trong tài liệu đó được lấy từ phân phối tương ứng với điểm đó.</w:delText>
        </w:r>
      </w:del>
    </w:p>
    <w:p w14:paraId="5F854C57" w14:textId="094D7DCE" w:rsidR="001D2797" w:rsidRPr="001D2797" w:rsidDel="007D50DD" w:rsidRDefault="001D2797">
      <w:pPr>
        <w:ind w:left="630"/>
        <w:rPr>
          <w:del w:id="3072" w:author="John Tran" w:date="2015-12-27T22:27:00Z"/>
          <w:rFonts w:eastAsia="Droid Sans Fallback"/>
          <w:color w:val="00000A"/>
          <w:lang w:eastAsia="zh-CN" w:bidi="hi-IN"/>
        </w:rPr>
        <w:pPrChange w:id="3073" w:author="John Tran" w:date="2015-12-28T20:12:00Z">
          <w:pPr>
            <w:ind w:left="900" w:firstLine="720"/>
          </w:pPr>
        </w:pPrChange>
      </w:pPr>
      <w:del w:id="3074" w:author="John Tran" w:date="2015-12-27T22:27:00Z">
        <w:r w:rsidRPr="001D2797" w:rsidDel="007D50DD">
          <w:rPr>
            <w:rFonts w:eastAsia="Droid Sans Fallback"/>
            <w:color w:val="00000A"/>
            <w:lang w:eastAsia="zh-CN" w:bidi="hi-IN"/>
          </w:rPr>
          <w:delText>Mô hình pLSI cho rằng mỗi từ trong tài liệu học đến từ một chủ đề được chọn một cách ngẫu nhiên. Chủ đề lại được chọn từ những phân phối hướng tài liệu dựa trên chủ đề, mà ở đây là điểm trong không gian chủ đề. Có một phân phối như vậy cho mỗi tài liệu vì thế các tài liệu học xác định phân phối bên trong không gian chủ đề.</w:delText>
        </w:r>
      </w:del>
    </w:p>
    <w:p w14:paraId="17CE9AB9" w14:textId="1896DBFC" w:rsidR="001D2797" w:rsidRPr="001D2797" w:rsidDel="007D50DD" w:rsidRDefault="001D2797">
      <w:pPr>
        <w:ind w:left="630"/>
        <w:rPr>
          <w:del w:id="3075" w:author="John Tran" w:date="2015-12-27T22:27:00Z"/>
          <w:rFonts w:eastAsia="Droid Sans Fallback"/>
          <w:color w:val="00000A"/>
          <w:lang w:eastAsia="zh-CN" w:bidi="hi-IN"/>
        </w:rPr>
        <w:pPrChange w:id="3076" w:author="John Tran" w:date="2015-12-28T20:12:00Z">
          <w:pPr>
            <w:ind w:left="900" w:firstLine="720"/>
          </w:pPr>
        </w:pPrChange>
      </w:pPr>
      <w:del w:id="3077" w:author="John Tran" w:date="2015-12-27T22:27:00Z">
        <w:r w:rsidRPr="001D2797" w:rsidDel="007D50DD">
          <w:rPr>
            <w:rFonts w:eastAsia="Droid Sans Fallback"/>
            <w:color w:val="00000A"/>
            <w:lang w:eastAsia="zh-CN" w:bidi="hi-IN"/>
          </w:rPr>
          <w:delText>LDA quan niệm rằng mỗi từ của cả những tài liệu được thấy hoặc chưa thấy được tạo ra từ một chủ đề được chọn ngẫu nhiên, chủ đề này được lấy từ phân phối với các tham số chọn ngẫu nhiên. Các tham số này được lấy mẫu một lần với mỗi tài liệu từ phân phối trên không gian chủ đề.</w:delText>
        </w:r>
      </w:del>
    </w:p>
    <w:p w14:paraId="6C125B02" w14:textId="6E820EF0" w:rsidR="001D2797" w:rsidRPr="001D2797" w:rsidDel="007D50DD" w:rsidRDefault="001D2797">
      <w:pPr>
        <w:ind w:left="630"/>
        <w:rPr>
          <w:del w:id="3078" w:author="John Tran" w:date="2015-12-27T22:27:00Z"/>
        </w:rPr>
        <w:pPrChange w:id="3079" w:author="John Tran" w:date="2015-12-28T20:12:00Z">
          <w:pPr>
            <w:ind w:left="900"/>
          </w:pPr>
        </w:pPrChange>
      </w:pPr>
    </w:p>
    <w:p w14:paraId="173A5796" w14:textId="7792EEA5" w:rsidR="001D2797" w:rsidRPr="00B544EE" w:rsidDel="007D50DD" w:rsidRDefault="001D2797">
      <w:pPr>
        <w:ind w:left="630"/>
        <w:rPr>
          <w:del w:id="3080" w:author="John Tran" w:date="2015-12-27T22:27:00Z"/>
        </w:rPr>
        <w:pPrChange w:id="3081" w:author="John Tran" w:date="2015-12-28T20:12:00Z">
          <w:pPr>
            <w:ind w:left="900"/>
            <w:jc w:val="center"/>
          </w:pPr>
        </w:pPrChange>
      </w:pPr>
      <w:del w:id="3082" w:author="John Tran" w:date="2015-12-27T22:27:00Z">
        <w:r w:rsidRPr="00B544EE" w:rsidDel="007D50DD">
          <w:rPr>
            <w:noProof/>
            <w:lang w:val="en-US" w:eastAsia="ja-JP"/>
          </w:rPr>
          <w:drawing>
            <wp:inline distT="0" distB="0" distL="0" distR="0" wp14:anchorId="692652F3" wp14:editId="7E493560">
              <wp:extent cx="4439315" cy="3577062"/>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ord_simplex.JPG"/>
                      <pic:cNvPicPr/>
                    </pic:nvPicPr>
                    <pic:blipFill>
                      <a:blip r:embed="rId22">
                        <a:extLst>
                          <a:ext uri="{28A0092B-C50C-407E-A947-70E740481C1C}">
                            <a14:useLocalDpi xmlns:a14="http://schemas.microsoft.com/office/drawing/2010/main" val="0"/>
                          </a:ext>
                        </a:extLst>
                      </a:blip>
                      <a:stretch>
                        <a:fillRect/>
                      </a:stretch>
                    </pic:blipFill>
                    <pic:spPr>
                      <a:xfrm>
                        <a:off x="0" y="0"/>
                        <a:ext cx="4450493" cy="3586069"/>
                      </a:xfrm>
                      <a:prstGeom prst="rect">
                        <a:avLst/>
                      </a:prstGeom>
                    </pic:spPr>
                  </pic:pic>
                </a:graphicData>
              </a:graphic>
            </wp:inline>
          </w:drawing>
        </w:r>
      </w:del>
    </w:p>
    <w:p w14:paraId="4FC4E101" w14:textId="26E4D664" w:rsidR="001D2797" w:rsidRPr="001D2797" w:rsidDel="007D50DD" w:rsidRDefault="001D2797">
      <w:pPr>
        <w:ind w:left="630"/>
        <w:rPr>
          <w:del w:id="3083" w:author="John Tran" w:date="2015-12-27T22:27:00Z"/>
          <w:rFonts w:eastAsia="Droid Sans Fallback"/>
          <w:color w:val="00000A"/>
          <w:lang w:eastAsia="zh-CN" w:bidi="hi-IN"/>
        </w:rPr>
        <w:pPrChange w:id="3084" w:author="John Tran" w:date="2015-12-28T20:12:00Z">
          <w:pPr>
            <w:ind w:left="900"/>
            <w:jc w:val="center"/>
          </w:pPr>
        </w:pPrChange>
      </w:pPr>
      <w:del w:id="3085" w:author="John Tran" w:date="2015-12-27T22:27:00Z">
        <w:r w:rsidRPr="00B544EE" w:rsidDel="007D50DD">
          <w:rPr>
            <w:rFonts w:eastAsia="Droid Sans Fallback"/>
            <w:color w:val="00000A"/>
            <w:lang w:eastAsia="zh-CN" w:bidi="hi-IN"/>
          </w:rPr>
          <w:delText xml:space="preserve">Hình </w:delText>
        </w:r>
        <w:r w:rsidRPr="001D2797" w:rsidDel="007D50DD">
          <w:rPr>
            <w:rFonts w:eastAsia="Droid Sans Fallback"/>
            <w:color w:val="00000A"/>
            <w:lang w:eastAsia="zh-CN" w:bidi="hi-IN"/>
          </w:rPr>
          <w:delText>n</w:delText>
        </w:r>
        <w:r w:rsidRPr="00B544EE" w:rsidDel="007D50DD">
          <w:rPr>
            <w:rFonts w:eastAsia="Droid Sans Fallback"/>
            <w:color w:val="00000A"/>
            <w:lang w:eastAsia="zh-CN" w:bidi="hi-IN"/>
          </w:rPr>
          <w:delText>:</w:delText>
        </w:r>
        <w:r w:rsidRPr="001D2797" w:rsidDel="007D50DD">
          <w:rPr>
            <w:rFonts w:eastAsia="Droid Sans Fallback"/>
            <w:color w:val="00000A"/>
            <w:lang w:eastAsia="zh-CN" w:bidi="hi-IN"/>
          </w:rPr>
          <w:delText xml:space="preserve"> So sánh bằng biểu đồ hình học</w:delText>
        </w:r>
      </w:del>
    </w:p>
    <w:p w14:paraId="2F8723D9" w14:textId="0E74E33F" w:rsidR="00A71203" w:rsidDel="007D50DD" w:rsidRDefault="001D2797">
      <w:pPr>
        <w:ind w:left="630"/>
        <w:rPr>
          <w:del w:id="3086" w:author="John Tran" w:date="2015-12-27T22:27:00Z"/>
          <w:rFonts w:eastAsia="Droid Sans Fallback"/>
          <w:color w:val="00000A"/>
          <w:lang w:eastAsia="zh-CN" w:bidi="hi-IN"/>
        </w:rPr>
        <w:pPrChange w:id="3087" w:author="John Tran" w:date="2015-12-28T20:12:00Z">
          <w:pPr>
            <w:ind w:left="900" w:firstLine="720"/>
          </w:pPr>
        </w:pPrChange>
      </w:pPr>
      <w:del w:id="3088" w:author="John Tran" w:date="2015-12-27T22:27:00Z">
        <w:r w:rsidRPr="00B544EE" w:rsidDel="007D50DD">
          <w:rPr>
            <w:rFonts w:eastAsia="Droid Sans Fallback"/>
            <w:color w:val="00000A"/>
            <w:lang w:eastAsia="zh-CN" w:bidi="hi-IN"/>
          </w:rPr>
          <w:delText>Mô hình mô tả không gian chủ đề cho ba chủ đề, được đặt trong không gian từ với ba từ. Ba đỉnh của không gian từ tương ứng với ba phân phối khác nhau trên các từ. Mô hình phức hợp các unigrams đặt mỗi tài liệu ở góc của không gian chủ đề. Mô hình pLSI đặt tài liệu ở những vị trí ký hiệu “</w:delText>
        </w:r>
        <w:r w:rsidRPr="00B544EE" w:rsidDel="007D50DD">
          <w:rPr>
            <w:rFonts w:eastAsia="Droid Sans Fallback"/>
            <w:i/>
            <w:color w:val="00000A"/>
            <w:lang w:eastAsia="zh-CN" w:bidi="hi-IN"/>
          </w:rPr>
          <w:delText>x</w:delText>
        </w:r>
        <w:r w:rsidRPr="00B544EE" w:rsidDel="007D50DD">
          <w:rPr>
            <w:rFonts w:eastAsia="Droid Sans Fallback"/>
            <w:color w:val="00000A"/>
            <w:lang w:eastAsia="zh-CN" w:bidi="hi-IN"/>
          </w:rPr>
          <w:delText>” và LDA đặt phân phối cho các tài liệu qua các vòng tròn đồng tâm.</w:delText>
        </w:r>
      </w:del>
    </w:p>
    <w:p w14:paraId="42536082" w14:textId="74656D6C" w:rsidR="002D37D0" w:rsidRPr="00995A33" w:rsidDel="004E0386" w:rsidRDefault="00995A33">
      <w:pPr>
        <w:ind w:left="630"/>
        <w:rPr>
          <w:moveFrom w:id="3089" w:author="John Tran" w:date="2015-12-27T22:35:00Z"/>
        </w:rPr>
        <w:pPrChange w:id="3090" w:author="John Tran" w:date="2015-12-28T20:12:00Z">
          <w:pPr>
            <w:pStyle w:val="Heading2"/>
          </w:pPr>
        </w:pPrChange>
      </w:pPr>
      <w:moveFromRangeStart w:id="3091" w:author="John Tran" w:date="2015-12-27T22:35:00Z" w:name="move439019059"/>
      <w:moveFrom w:id="3092" w:author="John Tran" w:date="2015-12-27T22:35:00Z">
        <w:r w:rsidRPr="00995A33" w:rsidDel="004E0386">
          <w:t>Xây dựng vector đặc trưng (TF-IDF):</w:t>
        </w:r>
      </w:moveFrom>
    </w:p>
    <w:p w14:paraId="00C7A990" w14:textId="5FB745F9" w:rsidR="00995A33" w:rsidDel="004E0386" w:rsidRDefault="00995A33">
      <w:pPr>
        <w:ind w:left="630"/>
        <w:rPr>
          <w:moveFrom w:id="3093" w:author="John Tran" w:date="2015-12-27T22:35:00Z"/>
        </w:rPr>
        <w:pPrChange w:id="3094" w:author="John Tran" w:date="2015-12-28T20:12:00Z">
          <w:pPr>
            <w:ind w:left="360" w:firstLine="576"/>
          </w:pPr>
        </w:pPrChange>
      </w:pPr>
      <w:moveFrom w:id="3095" w:author="John Tran" w:date="2015-12-27T22:35:00Z">
        <w:r w:rsidDel="004E0386">
          <w:t xml:space="preserve">TF-IDF (Term Frequency-Inverse Document Frequency) là một kĩ thuật khai phá dữ liệu dạng text, được dùng để xác định các giá trị đặc trưng trong một tập dữ liệu. Kĩ thuật này thường được thấy ở các web site hay các blog, dùng để tự động tạo ra các thẻ tag. Thuật toán này rất là hữu ích, khi chúng ta có một tập dữ liệu, đặc biệt là tập dữ liệu lớn, cần phải được phân loại, và xác định những đặc trưng mà các tài liệu này được nhắc đến là gì. </w:t>
        </w:r>
        <w:r w:rsidRPr="00A943A9" w:rsidDel="004E0386">
          <w:rPr>
            <w:b/>
          </w:rPr>
          <w:t>TF-IDF</w:t>
        </w:r>
        <w:r w:rsidDel="004E0386">
          <w:t xml:space="preserve"> có một lợi thế, là bạn sẽ không cần phải tiến hành quá trình training (đào tạo) cho mô hình, mà nó sẽ tự động tính toán các giá trị chênh lệch và đề xuất các giá trị là đặc trưng. </w:t>
        </w:r>
      </w:moveFrom>
    </w:p>
    <w:p w14:paraId="5F3144B2" w14:textId="50C2C55D" w:rsidR="00A943A9" w:rsidDel="004E0386" w:rsidRDefault="00A943A9">
      <w:pPr>
        <w:ind w:left="630"/>
        <w:rPr>
          <w:moveFrom w:id="3096" w:author="John Tran" w:date="2015-12-27T22:35:00Z"/>
        </w:rPr>
        <w:pPrChange w:id="3097" w:author="John Tran" w:date="2015-12-28T20:12:00Z">
          <w:pPr>
            <w:ind w:left="360" w:firstLine="576"/>
          </w:pPr>
        </w:pPrChange>
      </w:pPr>
      <w:moveFrom w:id="3098" w:author="John Tran" w:date="2015-12-27T22:35:00Z">
        <w:r w:rsidDel="004E0386">
          <w:t>Kí hiệu một từ vựng là</w:t>
        </w:r>
        <m:oMath>
          <m:r>
            <w:rPr>
              <w:rFonts w:ascii="Cambria Math" w:hAnsi="Cambria Math"/>
            </w:rPr>
            <m:t xml:space="preserve"> </m:t>
          </m:r>
          <m:r>
            <m:rPr>
              <m:sty m:val="bi"/>
            </m:rPr>
            <w:rPr>
              <w:rFonts w:ascii="Cambria Math" w:hAnsi="Cambria Math"/>
            </w:rPr>
            <m:t>t</m:t>
          </m:r>
        </m:oMath>
        <w:r w:rsidDel="004E0386">
          <w:t>, một tài liệu sẽ là</w:t>
        </w:r>
        <m:oMath>
          <m:r>
            <w:rPr>
              <w:rFonts w:ascii="Cambria Math" w:hAnsi="Cambria Math"/>
            </w:rPr>
            <m:t xml:space="preserve"> </m:t>
          </m:r>
          <m:r>
            <m:rPr>
              <m:sty m:val="bi"/>
            </m:rPr>
            <w:rPr>
              <w:rFonts w:ascii="Cambria Math" w:hAnsi="Cambria Math"/>
            </w:rPr>
            <m:t>d</m:t>
          </m:r>
        </m:oMath>
        <w:r w:rsidDel="004E0386">
          <w:t>, và tập dữ liệu là</w:t>
        </w:r>
        <m:oMath>
          <m:r>
            <w:rPr>
              <w:rFonts w:ascii="Cambria Math" w:hAnsi="Cambria Math"/>
            </w:rPr>
            <m:t xml:space="preserve"> </m:t>
          </m:r>
          <m:r>
            <m:rPr>
              <m:sty m:val="bi"/>
            </m:rPr>
            <w:rPr>
              <w:rFonts w:ascii="Cambria Math" w:hAnsi="Cambria Math"/>
            </w:rPr>
            <m:t>D</m:t>
          </m:r>
        </m:oMath>
        <w:r w:rsidDel="004E0386">
          <w:t>. Term frequency</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TF</m:t>
              </m:r>
            </m:e>
            <m:sub>
              <m:d>
                <m:dPr>
                  <m:ctrlPr>
                    <w:rPr>
                      <w:rFonts w:ascii="Cambria Math" w:hAnsi="Cambria Math"/>
                      <w:b/>
                      <w:i/>
                    </w:rPr>
                  </m:ctrlPr>
                </m:dPr>
                <m:e>
                  <m:r>
                    <m:rPr>
                      <m:sty m:val="bi"/>
                    </m:rPr>
                    <w:rPr>
                      <w:rFonts w:ascii="Cambria Math" w:hAnsi="Cambria Math"/>
                    </w:rPr>
                    <m:t>t,d</m:t>
                  </m:r>
                </m:e>
              </m:d>
            </m:sub>
          </m:sSub>
          <m:r>
            <m:rPr>
              <m:sty m:val="bi"/>
            </m:rPr>
            <w:rPr>
              <w:rFonts w:ascii="Cambria Math" w:hAnsi="Cambria Math"/>
            </w:rPr>
            <m:t xml:space="preserve"> </m:t>
          </m:r>
        </m:oMath>
        <w:r w:rsidDel="004E0386">
          <w:t xml:space="preserve">chính là số lần mà từ </w:t>
        </w:r>
        <m:oMath>
          <m:r>
            <m:rPr>
              <m:sty m:val="bi"/>
            </m:rPr>
            <w:rPr>
              <w:rFonts w:ascii="Cambria Math" w:hAnsi="Cambria Math"/>
            </w:rPr>
            <m:t>t</m:t>
          </m:r>
        </m:oMath>
        <w:r w:rsidDel="004E0386">
          <w:t xml:space="preserve"> xuất hiện trong tài liệu </w:t>
        </w:r>
        <m:oMath>
          <m:r>
            <m:rPr>
              <m:sty m:val="bi"/>
            </m:rPr>
            <w:rPr>
              <w:rFonts w:ascii="Cambria Math" w:hAnsi="Cambria Math"/>
            </w:rPr>
            <m:t>d</m:t>
          </m:r>
        </m:oMath>
        <w:r w:rsidDel="004E0386">
          <w:t>, trong khi đó document frequency</w:t>
        </w:r>
        <m:oMath>
          <m:sSub>
            <m:sSubPr>
              <m:ctrlPr>
                <w:rPr>
                  <w:rFonts w:ascii="Cambria Math" w:hAnsi="Cambria Math"/>
                  <w:b/>
                  <w:i/>
                </w:rPr>
              </m:ctrlPr>
            </m:sSubPr>
            <m:e>
              <m:r>
                <m:rPr>
                  <m:sty m:val="bi"/>
                </m:rPr>
                <w:rPr>
                  <w:rFonts w:ascii="Cambria Math" w:hAnsi="Cambria Math"/>
                </w:rPr>
                <m:t xml:space="preserve"> DF</m:t>
              </m:r>
            </m:e>
            <m:sub>
              <m:r>
                <m:rPr>
                  <m:sty m:val="bi"/>
                </m:rPr>
                <w:rPr>
                  <w:rFonts w:ascii="Cambria Math" w:hAnsi="Cambria Math"/>
                </w:rPr>
                <m:t>(t,D)</m:t>
              </m:r>
            </m:sub>
          </m:sSub>
          <m:r>
            <w:rPr>
              <w:rFonts w:ascii="Cambria Math" w:hAnsi="Cambria Math"/>
            </w:rPr>
            <m:t xml:space="preserve"> </m:t>
          </m:r>
        </m:oMath>
        <w:r w:rsidDel="004E0386">
          <w:t>sẽ là số lượng các tài liệu có chứa từ</w:t>
        </w:r>
        <w:r w:rsidR="00E54F7F" w:rsidDel="004E0386">
          <w:t xml:space="preserve"> </w:t>
        </w:r>
        <m:oMath>
          <m:r>
            <m:rPr>
              <m:sty m:val="bi"/>
            </m:rPr>
            <w:rPr>
              <w:rFonts w:ascii="Cambria Math" w:hAnsi="Cambria Math"/>
            </w:rPr>
            <m:t>t</m:t>
          </m:r>
        </m:oMath>
        <w:r w:rsidDel="004E0386">
          <w:t>. Nếu chúng ta chỉ sử dụng giá trị</w:t>
        </w:r>
        <w:r w:rsidR="00E54F7F" w:rsidDel="004E0386">
          <w:t xml:space="preserve"> term frequency</w:t>
        </w:r>
        <m:oMath>
          <m:sSub>
            <m:sSubPr>
              <m:ctrlPr>
                <w:rPr>
                  <w:rFonts w:ascii="Cambria Math" w:hAnsi="Cambria Math"/>
                  <w:b/>
                  <w:i/>
                </w:rPr>
              </m:ctrlPr>
            </m:sSubPr>
            <m:e>
              <m:r>
                <m:rPr>
                  <m:sty m:val="bi"/>
                </m:rPr>
                <w:rPr>
                  <w:rFonts w:ascii="Cambria Math" w:hAnsi="Cambria Math"/>
                </w:rPr>
                <m:t xml:space="preserve"> TF</m:t>
              </m:r>
            </m:e>
            <m:sub>
              <m:d>
                <m:dPr>
                  <m:ctrlPr>
                    <w:rPr>
                      <w:rFonts w:ascii="Cambria Math" w:hAnsi="Cambria Math"/>
                      <w:b/>
                      <w:i/>
                    </w:rPr>
                  </m:ctrlPr>
                </m:dPr>
                <m:e>
                  <m:r>
                    <m:rPr>
                      <m:sty m:val="bi"/>
                    </m:rPr>
                    <w:rPr>
                      <w:rFonts w:ascii="Cambria Math" w:hAnsi="Cambria Math"/>
                    </w:rPr>
                    <m:t>t,d</m:t>
                  </m:r>
                </m:e>
              </m:d>
            </m:sub>
          </m:sSub>
          <m:r>
            <m:rPr>
              <m:sty m:val="bi"/>
            </m:rPr>
            <w:rPr>
              <w:rFonts w:ascii="Cambria Math" w:hAnsi="Cambria Math"/>
            </w:rPr>
            <m:t xml:space="preserve"> </m:t>
          </m:r>
        </m:oMath>
        <w:r w:rsidDel="004E0386">
          <w:t>để tính toán mức độ quan trọng, thì khả năng các từ được lặp lại nhiều lần, nhưng lại không mang nhiều ý nghĩa chứa thông tin như các từ “a”, “the”, “of”...Vì thế, chung ta tiến hành định nghĩa lại, rằng nếu một từ xuất hiện quá nhiều lần trong tập dữ liệu, thì có nghĩa rằng, nó không phải là từ mang ý nghĩa đặc trưng về một tài liệu cụ thể. Nghịch đảo giá trị của document frequency sẽ là thước đo về mức độ đặc trưng mà từ đó mang lại theo công thức:</w:t>
        </w:r>
      </w:moveFrom>
    </w:p>
    <w:p w14:paraId="41E27A28" w14:textId="065BB974" w:rsidR="00E54F7F" w:rsidDel="004646A8" w:rsidRDefault="00832440">
      <w:pPr>
        <w:ind w:left="630"/>
        <w:rPr>
          <w:del w:id="3099" w:author="John Tran" w:date="2015-12-28T11:00:00Z"/>
          <w:moveFrom w:id="3100" w:author="John Tran" w:date="2015-12-27T22:35:00Z"/>
          <w:rFonts w:eastAsiaTheme="minorEastAsia"/>
          <w:b/>
        </w:rPr>
        <w:pPrChange w:id="3101" w:author="John Tran" w:date="2015-12-28T20:12:00Z">
          <w:pPr>
            <w:ind w:left="360" w:firstLine="576"/>
          </w:pPr>
        </w:pPrChange>
      </w:pPr>
      <m:oMathPara>
        <m:oMath>
          <m:sSub>
            <m:sSubPr>
              <m:ctrlPr>
                <w:del w:id="3102" w:author="John Tran" w:date="2015-12-28T11:00:00Z">
                  <w:rPr>
                    <w:rFonts w:ascii="Cambria Math" w:hAnsi="Cambria Math"/>
                    <w:b/>
                    <w:i/>
                  </w:rPr>
                </w:del>
              </m:ctrlPr>
            </m:sSubPr>
            <m:e>
              <m:r>
                <w:del w:id="3103" w:author="John Tran" w:date="2015-12-28T11:00:00Z">
                  <m:rPr>
                    <m:sty m:val="bi"/>
                  </m:rPr>
                  <w:rPr>
                    <w:rFonts w:ascii="Cambria Math" w:hAnsi="Cambria Math"/>
                  </w:rPr>
                  <m:t>IDF</m:t>
                </w:del>
              </m:r>
            </m:e>
            <m:sub>
              <m:r>
                <w:del w:id="3104" w:author="John Tran" w:date="2015-12-28T11:00:00Z">
                  <m:rPr>
                    <m:sty m:val="bi"/>
                  </m:rPr>
                  <w:rPr>
                    <w:rFonts w:ascii="Cambria Math" w:hAnsi="Cambria Math"/>
                  </w:rPr>
                  <m:t>(t,D)</m:t>
                </w:del>
              </m:r>
            </m:sub>
          </m:sSub>
          <m:r>
            <w:del w:id="3105" w:author="John Tran" w:date="2015-12-28T11:00:00Z">
              <m:rPr>
                <m:sty m:val="bi"/>
              </m:rPr>
              <w:rPr>
                <w:rFonts w:ascii="Cambria Math" w:eastAsiaTheme="minorEastAsia" w:hAnsi="Cambria Math"/>
              </w:rPr>
              <m:t>=log</m:t>
            </w:del>
          </m:r>
          <m:f>
            <m:fPr>
              <m:ctrlPr>
                <w:del w:id="3106" w:author="John Tran" w:date="2015-12-28T11:00:00Z">
                  <w:rPr>
                    <w:rFonts w:ascii="Cambria Math" w:eastAsiaTheme="minorEastAsia" w:hAnsi="Cambria Math"/>
                    <w:b/>
                    <w:i/>
                  </w:rPr>
                </w:del>
              </m:ctrlPr>
            </m:fPr>
            <m:num>
              <m:d>
                <m:dPr>
                  <m:begChr m:val="|"/>
                  <m:endChr m:val="|"/>
                  <m:ctrlPr>
                    <w:del w:id="3107" w:author="John Tran" w:date="2015-12-28T11:00:00Z">
                      <w:rPr>
                        <w:rFonts w:ascii="Cambria Math" w:eastAsiaTheme="minorEastAsia" w:hAnsi="Cambria Math"/>
                        <w:b/>
                        <w:i/>
                      </w:rPr>
                    </w:del>
                  </m:ctrlPr>
                </m:dPr>
                <m:e>
                  <m:r>
                    <w:del w:id="3108" w:author="John Tran" w:date="2015-12-28T11:00:00Z">
                      <m:rPr>
                        <m:sty m:val="bi"/>
                      </m:rPr>
                      <w:rPr>
                        <w:rFonts w:ascii="Cambria Math" w:eastAsiaTheme="minorEastAsia" w:hAnsi="Cambria Math"/>
                      </w:rPr>
                      <m:t>D</m:t>
                    </w:del>
                  </m:r>
                </m:e>
              </m:d>
              <m:r>
                <w:del w:id="3109" w:author="John Tran" w:date="2015-12-28T11:00:00Z">
                  <m:rPr>
                    <m:sty m:val="bi"/>
                  </m:rPr>
                  <w:rPr>
                    <w:rFonts w:ascii="Cambria Math" w:eastAsiaTheme="minorEastAsia" w:hAnsi="Cambria Math"/>
                  </w:rPr>
                  <m:t>+1</m:t>
                </w:del>
              </m:r>
            </m:num>
            <m:den>
              <m:sSub>
                <m:sSubPr>
                  <m:ctrlPr>
                    <w:del w:id="3110" w:author="John Tran" w:date="2015-12-28T11:00:00Z">
                      <w:rPr>
                        <w:rFonts w:ascii="Cambria Math" w:eastAsiaTheme="minorEastAsia" w:hAnsi="Cambria Math"/>
                        <w:b/>
                        <w:i/>
                      </w:rPr>
                    </w:del>
                  </m:ctrlPr>
                </m:sSubPr>
                <m:e>
                  <m:r>
                    <w:del w:id="3111" w:author="John Tran" w:date="2015-12-28T11:00:00Z">
                      <m:rPr>
                        <m:sty m:val="bi"/>
                      </m:rPr>
                      <w:rPr>
                        <w:rFonts w:ascii="Cambria Math" w:eastAsiaTheme="minorEastAsia" w:hAnsi="Cambria Math"/>
                      </w:rPr>
                      <m:t>DF</m:t>
                    </w:del>
                  </m:r>
                </m:e>
                <m:sub>
                  <m:r>
                    <w:del w:id="3112" w:author="John Tran" w:date="2015-12-28T11:00:00Z">
                      <m:rPr>
                        <m:sty m:val="bi"/>
                      </m:rPr>
                      <w:rPr>
                        <w:rFonts w:ascii="Cambria Math" w:eastAsiaTheme="minorEastAsia" w:hAnsi="Cambria Math"/>
                      </w:rPr>
                      <m:t>(t,D)</m:t>
                    </w:del>
                  </m:r>
                </m:sub>
              </m:sSub>
              <m:r>
                <w:del w:id="3113" w:author="John Tran" w:date="2015-12-28T11:00:00Z">
                  <m:rPr>
                    <m:sty m:val="bi"/>
                  </m:rPr>
                  <w:rPr>
                    <w:rFonts w:ascii="Cambria Math" w:eastAsiaTheme="minorEastAsia" w:hAnsi="Cambria Math"/>
                  </w:rPr>
                  <m:t>+1</m:t>
                </w:del>
              </m:r>
            </m:den>
          </m:f>
        </m:oMath>
      </m:oMathPara>
    </w:p>
    <w:p w14:paraId="45233CDD" w14:textId="3964B120" w:rsidR="00E54F7F" w:rsidRPr="00AB3483" w:rsidDel="004646A8" w:rsidRDefault="00E54F7F">
      <w:pPr>
        <w:ind w:left="630"/>
        <w:rPr>
          <w:del w:id="3114" w:author="John Tran" w:date="2015-12-28T11:00:00Z"/>
          <w:moveFrom w:id="3115" w:author="John Tran" w:date="2015-12-27T22:35:00Z"/>
          <w:rFonts w:eastAsiaTheme="minorEastAsia"/>
        </w:rPr>
        <w:pPrChange w:id="3116" w:author="John Tran" w:date="2015-12-28T20:12:00Z">
          <w:pPr>
            <w:ind w:left="360" w:firstLine="576"/>
          </w:pPr>
        </w:pPrChange>
      </w:pPr>
      <w:moveFrom w:id="3117" w:author="John Tran" w:date="2015-12-27T22:35:00Z">
        <w:del w:id="3118" w:author="John Tran" w:date="2015-12-28T11:00:00Z">
          <w:r w:rsidRPr="00E54F7F" w:rsidDel="004646A8">
            <w:rPr>
              <w:rFonts w:eastAsiaTheme="minorEastAsia"/>
            </w:rPr>
            <w:delText>Trong đó,</w:delText>
          </w:r>
          <m:oMath>
            <m:r>
              <w:rPr>
                <w:rFonts w:ascii="Cambria Math" w:eastAsiaTheme="minorEastAsia" w:hAnsi="Cambria Math"/>
              </w:rPr>
              <m:t xml:space="preserve"> </m:t>
            </m:r>
            <m:d>
              <m:dPr>
                <m:begChr m:val="|"/>
                <m:endChr m:val="|"/>
                <m:ctrlPr>
                  <w:rPr>
                    <w:rFonts w:ascii="Cambria Math" w:eastAsiaTheme="minorEastAsia" w:hAnsi="Cambria Math"/>
                    <w:b/>
                    <w:i/>
                    <w:lang w:val="en-US"/>
                  </w:rPr>
                </m:ctrlPr>
              </m:dPr>
              <m:e>
                <m:r>
                  <m:rPr>
                    <m:sty m:val="bi"/>
                  </m:rPr>
                  <w:rPr>
                    <w:rFonts w:ascii="Cambria Math" w:eastAsiaTheme="minorEastAsia" w:hAnsi="Cambria Math"/>
                  </w:rPr>
                  <m:t>D</m:t>
                </m:r>
              </m:e>
            </m:d>
            <m:r>
              <m:rPr>
                <m:sty m:val="bi"/>
              </m:rPr>
              <w:rPr>
                <w:rFonts w:ascii="Cambria Math" w:eastAsiaTheme="minorEastAsia" w:hAnsi="Cambria Math"/>
              </w:rPr>
              <m:t xml:space="preserve"> </m:t>
            </m:r>
          </m:oMath>
          <w:r w:rsidRPr="00E54F7F" w:rsidDel="004646A8">
            <w:rPr>
              <w:rFonts w:eastAsiaTheme="minorEastAsia"/>
            </w:rPr>
            <w:delText>là số lượng của tập dữ liệ</w:delText>
          </w:r>
          <w:r w:rsidDel="004646A8">
            <w:rPr>
              <w:rFonts w:eastAsiaTheme="minorEastAsia"/>
            </w:rPr>
            <w:delText xml:space="preserve">u </w:delText>
          </w:r>
          <w:r w:rsidRPr="00E54F7F" w:rsidDel="004646A8">
            <w:rPr>
              <w:rFonts w:eastAsiaTheme="minorEastAsia"/>
            </w:rPr>
            <w:delText>(số lượng document) của tập dữ liệ</w:delText>
          </w:r>
          <w:r w:rsidR="003B0265" w:rsidDel="004646A8">
            <w:rPr>
              <w:rFonts w:eastAsiaTheme="minorEastAsia"/>
            </w:rPr>
            <w:delText>u corpus</w:delText>
          </w:r>
          <w:r w:rsidR="003B0265" w:rsidRPr="003B0265" w:rsidDel="004646A8">
            <w:rPr>
              <w:rFonts w:eastAsiaTheme="minorEastAsia"/>
            </w:rPr>
            <w:delText>. Như vậy theo công thức trên, nếu một từ</w:delText>
          </w:r>
          <m:oMath>
            <m:r>
              <w:rPr>
                <w:rFonts w:ascii="Cambria Math" w:hAnsi="Cambria Math"/>
              </w:rPr>
              <m:t xml:space="preserve"> </m:t>
            </m:r>
            <m:r>
              <m:rPr>
                <m:sty m:val="bi"/>
              </m:rPr>
              <w:rPr>
                <w:rFonts w:ascii="Cambria Math" w:hAnsi="Cambria Math"/>
              </w:rPr>
              <m:t xml:space="preserve">t </m:t>
            </m:r>
          </m:oMath>
          <w:r w:rsidR="003B0265" w:rsidRPr="003B0265" w:rsidDel="004646A8">
            <w:rPr>
              <w:rFonts w:eastAsiaTheme="minorEastAsia"/>
            </w:rPr>
            <w:delText xml:space="preserve">xuất hiện </w:delText>
          </w:r>
          <w:r w:rsidR="00824700" w:rsidRPr="00824700" w:rsidDel="004646A8">
            <w:rPr>
              <w:rFonts w:eastAsiaTheme="minorEastAsia"/>
            </w:rPr>
            <w:delText>trên tất các cả document đầ</w:delText>
          </w:r>
          <w:r w:rsidR="00824700" w:rsidDel="004646A8">
            <w:rPr>
              <w:rFonts w:eastAsiaTheme="minorEastAsia"/>
            </w:rPr>
            <w:delText>u vào</w:delText>
          </w:r>
          <w:r w:rsidR="00824700" w:rsidRPr="00824700" w:rsidDel="004646A8">
            <w:rPr>
              <w:rFonts w:eastAsiaTheme="minorEastAsia"/>
            </w:rPr>
            <w:delText>, thì giá trị</w:delText>
          </w:r>
          <m:oMath>
            <m:sSub>
              <m:sSubPr>
                <m:ctrlPr>
                  <w:rPr>
                    <w:rFonts w:ascii="Cambria Math" w:hAnsi="Cambria Math"/>
                    <w:b/>
                    <w:i/>
                  </w:rPr>
                </m:ctrlPr>
              </m:sSubPr>
              <m:e>
                <m:r>
                  <m:rPr>
                    <m:sty m:val="bi"/>
                  </m:rPr>
                  <w:rPr>
                    <w:rFonts w:ascii="Cambria Math" w:hAnsi="Cambria Math"/>
                  </w:rPr>
                  <m:t xml:space="preserve"> IDF</m:t>
                </m:r>
              </m:e>
              <m:sub>
                <m:d>
                  <m:dPr>
                    <m:ctrlPr>
                      <w:rPr>
                        <w:rFonts w:ascii="Cambria Math" w:hAnsi="Cambria Math"/>
                        <w:b/>
                        <w:i/>
                      </w:rPr>
                    </m:ctrlPr>
                  </m:dPr>
                  <m:e>
                    <m:r>
                      <m:rPr>
                        <m:sty m:val="bi"/>
                      </m:rPr>
                      <w:rPr>
                        <w:rFonts w:ascii="Cambria Math" w:hAnsi="Cambria Math"/>
                      </w:rPr>
                      <m:t>t,D</m:t>
                    </m:r>
                  </m:e>
                </m:d>
              </m:sub>
            </m:sSub>
            <m:r>
              <w:rPr>
                <w:rFonts w:ascii="Cambria Math" w:eastAsiaTheme="minorEastAsia" w:hAnsi="Cambria Math"/>
              </w:rPr>
              <m:t xml:space="preserve"> </m:t>
            </m:r>
          </m:oMath>
          <w:r w:rsidR="00824700" w:rsidRPr="00824700" w:rsidDel="004646A8">
            <w:rPr>
              <w:rFonts w:eastAsiaTheme="minorEastAsia"/>
            </w:rPr>
            <w:delText xml:space="preserve">của nó sẽ bằng 0. </w:delText>
          </w:r>
          <w:r w:rsidR="00E33A29" w:rsidRPr="000421AB" w:rsidDel="004646A8">
            <w:rPr>
              <w:rFonts w:eastAsiaTheme="minorEastAsia"/>
            </w:rPr>
            <w:delText>Giá trị của</w:delText>
          </w:r>
          <m:oMath>
            <m:r>
              <w:rPr>
                <w:rFonts w:ascii="Cambria Math" w:eastAsiaTheme="minorEastAsia" w:hAnsi="Cambria Math"/>
              </w:rPr>
              <m:t xml:space="preserve"> </m:t>
            </m:r>
            <m:r>
              <m:rPr>
                <m:sty m:val="bi"/>
              </m:rPr>
              <w:rPr>
                <w:rFonts w:ascii="Cambria Math" w:eastAsiaTheme="minorEastAsia" w:hAnsi="Cambria Math"/>
              </w:rPr>
              <m:t xml:space="preserve">TF-IDF </m:t>
            </m:r>
          </m:oMath>
          <w:r w:rsidR="000421AB" w:rsidRPr="000421AB" w:rsidDel="004646A8">
            <w:rPr>
              <w:rFonts w:eastAsiaTheme="minorEastAsia"/>
            </w:rPr>
            <w:delText>lúc này, sẽ là kết quả của hai giá trị của</w:delText>
          </w:r>
          <m:oMath>
            <m:sSub>
              <m:sSubPr>
                <m:ctrlPr>
                  <w:rPr>
                    <w:rFonts w:ascii="Cambria Math" w:hAnsi="Cambria Math"/>
                    <w:b/>
                    <w:i/>
                  </w:rPr>
                </m:ctrlPr>
              </m:sSubPr>
              <m:e>
                <m:r>
                  <m:rPr>
                    <m:sty m:val="bi"/>
                  </m:rPr>
                  <w:rPr>
                    <w:rFonts w:ascii="Cambria Math" w:hAnsi="Cambria Math"/>
                  </w:rPr>
                  <m:t xml:space="preserve"> TF</m:t>
                </m:r>
              </m:e>
              <m:sub>
                <m:d>
                  <m:dPr>
                    <m:ctrlPr>
                      <w:rPr>
                        <w:rFonts w:ascii="Cambria Math" w:hAnsi="Cambria Math"/>
                        <w:b/>
                        <w:i/>
                      </w:rPr>
                    </m:ctrlPr>
                  </m:dPr>
                  <m:e>
                    <m:r>
                      <m:rPr>
                        <m:sty m:val="bi"/>
                      </m:rPr>
                      <w:rPr>
                        <w:rFonts w:ascii="Cambria Math" w:hAnsi="Cambria Math"/>
                      </w:rPr>
                      <m:t>t,d</m:t>
                    </m:r>
                  </m:e>
                </m:d>
              </m:sub>
            </m:sSub>
            <m:r>
              <m:rPr>
                <m:sty m:val="bi"/>
              </m:rPr>
              <w:rPr>
                <w:rFonts w:ascii="Cambria Math" w:hAnsi="Cambria Math"/>
              </w:rPr>
              <m:t xml:space="preserve"> </m:t>
            </m:r>
          </m:oMath>
          <w:r w:rsidR="000421AB" w:rsidRPr="000421AB" w:rsidDel="004646A8">
            <w:rPr>
              <w:rFonts w:eastAsiaTheme="minorEastAsia"/>
            </w:rPr>
            <w:delText>và</w:delText>
          </w:r>
          <m:oMath>
            <m:sSub>
              <m:sSubPr>
                <m:ctrlPr>
                  <w:rPr>
                    <w:rFonts w:ascii="Cambria Math" w:hAnsi="Cambria Math"/>
                    <w:b/>
                    <w:i/>
                  </w:rPr>
                </m:ctrlPr>
              </m:sSubPr>
              <m:e>
                <m:r>
                  <m:rPr>
                    <m:sty m:val="bi"/>
                  </m:rPr>
                  <w:rPr>
                    <w:rFonts w:ascii="Cambria Math" w:hAnsi="Cambria Math"/>
                  </w:rPr>
                  <m:t xml:space="preserve"> IDF</m:t>
                </m:r>
              </m:e>
              <m:sub>
                <m:d>
                  <m:dPr>
                    <m:ctrlPr>
                      <w:rPr>
                        <w:rFonts w:ascii="Cambria Math" w:hAnsi="Cambria Math"/>
                        <w:b/>
                        <w:i/>
                      </w:rPr>
                    </m:ctrlPr>
                  </m:dPr>
                  <m:e>
                    <m:r>
                      <m:rPr>
                        <m:sty m:val="bi"/>
                      </m:rPr>
                      <w:rPr>
                        <w:rFonts w:ascii="Cambria Math" w:hAnsi="Cambria Math"/>
                      </w:rPr>
                      <m:t>t,D</m:t>
                    </m:r>
                  </m:e>
                </m:d>
              </m:sub>
            </m:sSub>
            <m:r>
              <w:rPr>
                <w:rFonts w:ascii="Cambria Math" w:eastAsiaTheme="minorEastAsia" w:hAnsi="Cambria Math"/>
              </w:rPr>
              <m:t>:</m:t>
            </m:r>
          </m:oMath>
        </w:del>
      </w:moveFrom>
    </w:p>
    <w:p w14:paraId="6499AB14" w14:textId="72B7A9FF" w:rsidR="000421AB" w:rsidDel="004646A8" w:rsidRDefault="00832440">
      <w:pPr>
        <w:ind w:left="630"/>
        <w:rPr>
          <w:del w:id="3119" w:author="John Tran" w:date="2015-12-28T11:00:00Z"/>
          <w:moveFrom w:id="3120" w:author="John Tran" w:date="2015-12-27T22:35:00Z"/>
          <w:rFonts w:eastAsiaTheme="minorEastAsia"/>
          <w:lang w:val="en-US"/>
        </w:rPr>
        <w:pPrChange w:id="3121" w:author="John Tran" w:date="2015-12-28T20:12:00Z">
          <w:pPr>
            <w:ind w:left="360" w:firstLine="576"/>
          </w:pPr>
        </w:pPrChange>
      </w:pPr>
      <m:oMathPara>
        <m:oMath>
          <m:sSub>
            <m:sSubPr>
              <m:ctrlPr>
                <w:del w:id="3122" w:author="John Tran" w:date="2015-12-28T11:00:00Z">
                  <w:rPr>
                    <w:rFonts w:ascii="Cambria Math" w:hAnsi="Cambria Math"/>
                    <w:b/>
                    <w:i/>
                  </w:rPr>
                </w:del>
              </m:ctrlPr>
            </m:sSubPr>
            <m:e>
              <m:r>
                <w:del w:id="3123" w:author="John Tran" w:date="2015-12-28T11:00:00Z">
                  <m:rPr>
                    <m:sty m:val="bi"/>
                  </m:rPr>
                  <w:rPr>
                    <w:rFonts w:ascii="Cambria Math" w:hAnsi="Cambria Math"/>
                  </w:rPr>
                  <m:t>TF-IDF</m:t>
                </w:del>
              </m:r>
            </m:e>
            <m:sub>
              <m:r>
                <w:del w:id="3124" w:author="John Tran" w:date="2015-12-28T11:00:00Z">
                  <m:rPr>
                    <m:sty m:val="bi"/>
                  </m:rPr>
                  <w:rPr>
                    <w:rFonts w:ascii="Cambria Math" w:hAnsi="Cambria Math"/>
                  </w:rPr>
                  <m:t>(t,d,D)</m:t>
                </w:del>
              </m:r>
            </m:sub>
          </m:sSub>
          <m:r>
            <w:del w:id="3125" w:author="John Tran" w:date="2015-12-28T11:00:00Z">
              <w:rPr>
                <w:rFonts w:ascii="Cambria Math" w:eastAsiaTheme="minorEastAsia" w:hAnsi="Cambria Math"/>
                <w:lang w:val="en-US"/>
              </w:rPr>
              <m:t>=</m:t>
            </w:del>
          </m:r>
          <m:sSub>
            <m:sSubPr>
              <m:ctrlPr>
                <w:del w:id="3126" w:author="John Tran" w:date="2015-12-28T11:00:00Z">
                  <w:rPr>
                    <w:rFonts w:ascii="Cambria Math" w:eastAsiaTheme="minorEastAsia" w:hAnsi="Cambria Math"/>
                    <w:b/>
                    <w:i/>
                    <w:lang w:val="en-US"/>
                  </w:rPr>
                </w:del>
              </m:ctrlPr>
            </m:sSubPr>
            <m:e>
              <m:r>
                <w:del w:id="3127" w:author="John Tran" w:date="2015-12-28T11:00:00Z">
                  <m:rPr>
                    <m:sty m:val="bi"/>
                  </m:rPr>
                  <w:rPr>
                    <w:rFonts w:ascii="Cambria Math" w:eastAsiaTheme="minorEastAsia" w:hAnsi="Cambria Math"/>
                    <w:lang w:val="en-US"/>
                  </w:rPr>
                  <m:t>TF</m:t>
                </w:del>
              </m:r>
            </m:e>
            <m:sub>
              <m:r>
                <w:del w:id="3128" w:author="John Tran" w:date="2015-12-28T11:00:00Z">
                  <m:rPr>
                    <m:sty m:val="bi"/>
                  </m:rPr>
                  <w:rPr>
                    <w:rFonts w:ascii="Cambria Math" w:eastAsiaTheme="minorEastAsia" w:hAnsi="Cambria Math"/>
                    <w:lang w:val="en-US"/>
                  </w:rPr>
                  <m:t>(t,d)</m:t>
                </w:del>
              </m:r>
            </m:sub>
          </m:sSub>
          <m:r>
            <w:del w:id="3129" w:author="John Tran" w:date="2015-12-28T11:00:00Z">
              <w:rPr>
                <w:rFonts w:ascii="Cambria Math" w:eastAsiaTheme="minorEastAsia" w:hAnsi="Cambria Math"/>
                <w:lang w:val="en-US"/>
              </w:rPr>
              <m:t>×</m:t>
            </w:del>
          </m:r>
          <m:sSub>
            <m:sSubPr>
              <m:ctrlPr>
                <w:del w:id="3130" w:author="John Tran" w:date="2015-12-28T11:00:00Z">
                  <w:rPr>
                    <w:rFonts w:ascii="Cambria Math" w:eastAsiaTheme="minorEastAsia" w:hAnsi="Cambria Math"/>
                    <w:b/>
                    <w:i/>
                    <w:lang w:val="en-US"/>
                  </w:rPr>
                </w:del>
              </m:ctrlPr>
            </m:sSubPr>
            <m:e>
              <m:r>
                <w:del w:id="3131" w:author="John Tran" w:date="2015-12-28T11:00:00Z">
                  <m:rPr>
                    <m:sty m:val="bi"/>
                  </m:rPr>
                  <w:rPr>
                    <w:rFonts w:ascii="Cambria Math" w:eastAsiaTheme="minorEastAsia" w:hAnsi="Cambria Math"/>
                    <w:lang w:val="en-US"/>
                  </w:rPr>
                  <m:t>IDF</m:t>
                </w:del>
              </m:r>
            </m:e>
            <m:sub>
              <m:r>
                <w:del w:id="3132" w:author="John Tran" w:date="2015-12-28T11:00:00Z">
                  <m:rPr>
                    <m:sty m:val="bi"/>
                  </m:rPr>
                  <w:rPr>
                    <w:rFonts w:ascii="Cambria Math" w:eastAsiaTheme="minorEastAsia" w:hAnsi="Cambria Math"/>
                    <w:lang w:val="en-US"/>
                  </w:rPr>
                  <m:t>(t,D)</m:t>
                </w:del>
              </m:r>
            </m:sub>
          </m:sSub>
        </m:oMath>
      </m:oMathPara>
    </w:p>
    <w:p w14:paraId="565ED440" w14:textId="3393DC68" w:rsidR="00A3114F" w:rsidRPr="00824700" w:rsidRDefault="00A3114F">
      <w:pPr>
        <w:ind w:left="630"/>
        <w:rPr>
          <w:b/>
        </w:rPr>
        <w:pPrChange w:id="3133" w:author="John Tran" w:date="2015-12-28T20:12:00Z">
          <w:pPr>
            <w:ind w:left="360" w:firstLine="576"/>
          </w:pPr>
        </w:pPrChange>
      </w:pPr>
      <w:moveFrom w:id="3134" w:author="John Tran" w:date="2015-12-27T22:35:00Z">
        <w:r w:rsidDel="004E0386">
          <w:rPr>
            <w:rFonts w:eastAsiaTheme="minorEastAsia"/>
            <w:lang w:val="en-US"/>
          </w:rPr>
          <w:t>Những từ</w:t>
        </w:r>
        <m:oMath>
          <m:r>
            <w:rPr>
              <w:rFonts w:ascii="Cambria Math" w:hAnsi="Cambria Math"/>
            </w:rPr>
            <m:t xml:space="preserve"> </m:t>
          </m:r>
          <m:r>
            <m:rPr>
              <m:sty m:val="bi"/>
            </m:rPr>
            <w:rPr>
              <w:rFonts w:ascii="Cambria Math" w:hAnsi="Cambria Math"/>
            </w:rPr>
            <m:t xml:space="preserve">t </m:t>
          </m:r>
        </m:oMath>
        <w:r w:rsidDel="004E0386">
          <w:rPr>
            <w:rFonts w:eastAsiaTheme="minorEastAsia"/>
            <w:lang w:val="en-US"/>
          </w:rPr>
          <w:t>có giá trị</w:t>
        </w:r>
        <m:oMath>
          <m:r>
            <w:rPr>
              <w:rFonts w:ascii="Cambria Math" w:eastAsiaTheme="minorEastAsia" w:hAnsi="Cambria Math"/>
            </w:rPr>
            <m:t xml:space="preserve"> </m:t>
          </m:r>
          <m:r>
            <m:rPr>
              <m:sty m:val="bi"/>
            </m:rPr>
            <w:rPr>
              <w:rFonts w:ascii="Cambria Math" w:eastAsiaTheme="minorEastAsia" w:hAnsi="Cambria Math"/>
            </w:rPr>
            <m:t xml:space="preserve">TF-IDF </m:t>
          </m:r>
        </m:oMath>
        <w:r w:rsidDel="004E0386">
          <w:rPr>
            <w:rFonts w:eastAsiaTheme="minorEastAsia"/>
            <w:lang w:val="en-US"/>
          </w:rPr>
          <w:t>cao là những từ xuất hiện nhiều trong văn bản này, nhưng lại ít trong văn bản khác. Việc này giúp lọc ra những từ phổ biến và giữ lại những từ có giá trị cao (từ khóa của văn bản). Trong giới hạn của đề tài này, nhóm sử dụ</w:t>
        </w:r>
        <w:r w:rsidR="00D8612D" w:rsidDel="004E0386">
          <w:rPr>
            <w:rFonts w:eastAsiaTheme="minorEastAsia"/>
            <w:lang w:val="en-US"/>
          </w:rPr>
          <w:t>ng</w:t>
        </w:r>
        <m:oMath>
          <m:r>
            <w:rPr>
              <w:rFonts w:ascii="Cambria Math" w:eastAsiaTheme="minorEastAsia" w:hAnsi="Cambria Math"/>
            </w:rPr>
            <m:t xml:space="preserve"> </m:t>
          </m:r>
          <m:r>
            <m:rPr>
              <m:sty m:val="bi"/>
            </m:rPr>
            <w:rPr>
              <w:rFonts w:ascii="Cambria Math" w:eastAsiaTheme="minorEastAsia" w:hAnsi="Cambria Math"/>
            </w:rPr>
            <m:t xml:space="preserve">TF-IDF </m:t>
          </m:r>
        </m:oMath>
        <w:r w:rsidR="00D8612D" w:rsidDel="004E0386">
          <w:rPr>
            <w:rFonts w:eastAsiaTheme="minorEastAsia"/>
            <w:lang w:val="en-US"/>
          </w:rPr>
          <w:t>để xác định đặc trưng của một câu, sau khi đã tính trọng số bằng thư viện VietSentiWordNet, và dùng vector đặc trưng này, làm dữ liệu học cho phương pháp phân lớp SVM.</w:t>
        </w:r>
      </w:moveFrom>
      <w:moveFromRangeEnd w:id="3091"/>
    </w:p>
    <w:p w14:paraId="219963FB" w14:textId="0CC136F7" w:rsidR="009F49B8" w:rsidRPr="009F49B8" w:rsidDel="007D50DD" w:rsidRDefault="009F49B8" w:rsidP="00A34CCB">
      <w:pPr>
        <w:pStyle w:val="Heading2"/>
        <w:rPr>
          <w:moveFrom w:id="3135" w:author="John Tran" w:date="2015-12-27T22:29:00Z"/>
        </w:rPr>
      </w:pPr>
      <w:moveFromRangeStart w:id="3136" w:author="John Tran" w:date="2015-12-27T22:29:00Z" w:name="move439018692"/>
      <w:moveFrom w:id="3137" w:author="John Tran" w:date="2015-12-27T22:29:00Z">
        <w:r w:rsidRPr="009F49B8" w:rsidDel="007D50DD">
          <w:t>Giới thiệ</w:t>
        </w:r>
        <w:r w:rsidR="00955A32" w:rsidDel="007D50DD">
          <w:t xml:space="preserve">u </w:t>
        </w:r>
        <w:r w:rsidR="00955A32" w:rsidRPr="00955A32" w:rsidDel="007D50DD">
          <w:t>công cụ</w:t>
        </w:r>
        <w:r w:rsidRPr="009F49B8" w:rsidDel="007D50DD">
          <w:t xml:space="preserve"> tách từ Tiếng Việt –</w:t>
        </w:r>
        <w:r w:rsidDel="007D50DD">
          <w:t xml:space="preserve"> </w:t>
        </w:r>
        <w:r w:rsidRPr="009F49B8" w:rsidDel="007D50DD">
          <w:t>vnTokenizer</w:t>
        </w:r>
        <w:bookmarkStart w:id="3138" w:name="_Toc439137539"/>
        <w:bookmarkStart w:id="3139" w:name="_Toc439286630"/>
        <w:bookmarkStart w:id="3140" w:name="_Toc440482248"/>
        <w:bookmarkEnd w:id="3138"/>
        <w:bookmarkEnd w:id="3139"/>
        <w:bookmarkEnd w:id="3140"/>
      </w:moveFrom>
    </w:p>
    <w:p w14:paraId="49E1EDD8" w14:textId="58EC13E7" w:rsidR="009F49B8" w:rsidRPr="009F49B8" w:rsidDel="007D50DD" w:rsidRDefault="009F49B8" w:rsidP="00176033">
      <w:pPr>
        <w:ind w:left="360" w:firstLine="720"/>
        <w:rPr>
          <w:moveFrom w:id="3141" w:author="John Tran" w:date="2015-12-27T22:29:00Z"/>
        </w:rPr>
      </w:pPr>
      <w:moveFrom w:id="3142" w:author="John Tran" w:date="2015-12-27T22:29:00Z">
        <w:r w:rsidRPr="009F49B8" w:rsidDel="007D50DD">
          <w:t>Tách từ là một quá trình xử lý nhằm mục đích xác định ranh giới của các từ trong câu văn, cũng có thể hiểu đơn giản rằng tách từ là quá trình xác định các từ đơn, từ ghép… có trong câu. Đối với xử lý ngôn ngữ, để có thể xác định cấu trúc ngữ pháp của câu, xác định từ loại của một từ trong câu, yêu cầu nhất thiết đặt ra là phải xác định được đâu là từ trong câu. Vấn đề này tưởng chừng đơn giản với con người nhưng đối với máy tính, đây là bài toán rất khó giải quyết.</w:t>
        </w:r>
        <w:bookmarkStart w:id="3143" w:name="_Toc439137540"/>
        <w:bookmarkStart w:id="3144" w:name="_Toc439286631"/>
        <w:bookmarkStart w:id="3145" w:name="_Toc440482249"/>
        <w:bookmarkEnd w:id="3143"/>
        <w:bookmarkEnd w:id="3144"/>
        <w:bookmarkEnd w:id="3145"/>
      </w:moveFrom>
    </w:p>
    <w:p w14:paraId="45C9BF34" w14:textId="135CE96A" w:rsidR="009F49B8" w:rsidDel="007D50DD" w:rsidRDefault="009F49B8" w:rsidP="00176033">
      <w:pPr>
        <w:ind w:left="360" w:firstLine="720"/>
        <w:rPr>
          <w:moveFrom w:id="3146" w:author="John Tran" w:date="2015-12-27T22:29:00Z"/>
        </w:rPr>
      </w:pPr>
      <w:moveFrom w:id="3147" w:author="John Tran" w:date="2015-12-27T22:29:00Z">
        <w:r w:rsidRPr="009F49B8" w:rsidDel="007D50DD">
          <w:t>Chính vì lý do đó tách từ được xem là bước xử lý quan trọng đối với các hệ thống Xử Lý Ngôn Ngữ Tự Nhiên, đặc biệt là đối với các ngôn ngữ thuộc vùng Đông Á theo loại hình ngôn ngữ đơn lập, ví dụ: tiếng Trung Quốc, tiếng Nhật, tiếng Thái, và tiếng Việt. Với các ngôn ngữ thuộc loại hình này, ranh giới từ không chỉ đơn giản là những khoảng trắng như trong các ngôn ngữ thuộc loại hình hòa kết như tiếng Anh…, mà có sự liên hệ chặt chẽ giữa các tiếng với nhau, một từ có thể cấu tạo bởi một hoặc nhiều tiếng. Vì vậy đối với các ngôn ngữ thuộc vùng Đông Á, vấn đề của bài toán tách từ là khử được sự nhập nhằng trong ranh giới từ.</w:t>
        </w:r>
        <w:r w:rsidR="00955A32" w:rsidRPr="00955A32" w:rsidDel="007D50DD">
          <w:t xml:space="preserve"> [trích]</w:t>
        </w:r>
        <w:bookmarkStart w:id="3148" w:name="_Toc439137541"/>
        <w:bookmarkStart w:id="3149" w:name="_Toc439286632"/>
        <w:bookmarkStart w:id="3150" w:name="_Toc440482250"/>
        <w:bookmarkEnd w:id="3148"/>
        <w:bookmarkEnd w:id="3149"/>
        <w:bookmarkEnd w:id="3150"/>
      </w:moveFrom>
    </w:p>
    <w:p w14:paraId="37E4B711" w14:textId="1D54076C" w:rsidR="00955A32" w:rsidRPr="009F49B8" w:rsidDel="007D50DD" w:rsidRDefault="00955A32" w:rsidP="00176033">
      <w:pPr>
        <w:ind w:left="360" w:firstLine="720"/>
        <w:rPr>
          <w:moveFrom w:id="3151" w:author="John Tran" w:date="2015-12-27T22:29:00Z"/>
        </w:rPr>
      </w:pPr>
      <w:moveFrom w:id="3152" w:author="John Tran" w:date="2015-12-27T22:29:00Z">
        <w:r w:rsidRPr="00955A32" w:rsidDel="007D50DD">
          <w:t>Trong khuôn khổ khóa luận, chúng tôi sử dụng công cụ tách từ dành cho Tiếng Việt – vnTokenizer. Công cụ này tách từ đúng ở độ chính xác và hồi quy trong khoảng 96% đến 98%.</w:t>
        </w:r>
        <w:bookmarkStart w:id="3153" w:name="_Toc439137542"/>
        <w:bookmarkStart w:id="3154" w:name="_Toc439286633"/>
        <w:bookmarkStart w:id="3155" w:name="_Toc440482251"/>
        <w:bookmarkEnd w:id="3153"/>
        <w:bookmarkEnd w:id="3154"/>
        <w:bookmarkEnd w:id="3155"/>
      </w:moveFrom>
    </w:p>
    <w:p w14:paraId="50B08C7A" w14:textId="2344A06D" w:rsidR="00A34CCB" w:rsidRDefault="00A34CCB" w:rsidP="00A34CCB">
      <w:pPr>
        <w:pStyle w:val="Heading2"/>
      </w:pPr>
      <w:bookmarkStart w:id="3156" w:name="_Toc440482252"/>
      <w:moveFromRangeEnd w:id="3136"/>
      <w:r w:rsidRPr="00A34CCB">
        <w:t>Giới thiệu về phương pháp phân lớp SVM</w:t>
      </w:r>
      <w:bookmarkEnd w:id="3156"/>
    </w:p>
    <w:p w14:paraId="0727F73D" w14:textId="3EB8A49C" w:rsidR="00A34CCB" w:rsidRDefault="00B060E6" w:rsidP="00176033">
      <w:pPr>
        <w:ind w:left="360" w:firstLine="720"/>
      </w:pPr>
      <w:r w:rsidRPr="00B060E6">
        <w:t>Support Vector Machines (SVM) là một phương pháp phân loại xuất phát từ lý thuyết học thống kê, dựa trên nguyên tắc tối thiểu rủi ro cấu trúc (Structual Risk Minimisation). SVM cố gắng tìm cách phân loại dữ liệu sao cho lỗi xảy ra trên tập kiểm tra là nhỏ nhất (Test Error Minimisation). Đây là một phương pháp mới trong lĩnh vực trí tuệ nhân tạo. Vào thời kỳ đầu khi SVM xuất hiện, khả năng tính toán của máy tính còn hạn chế nên phương pháp SVM chưa được quan tâm. Từ năm 1995 trở lại đây, cùng với khả năng tính toán mạnh mẽ máy tính, các thuật toán sử dụng cho SVM phát triển rấ</w:t>
      </w:r>
      <w:r>
        <w:t xml:space="preserve">t nhanh và </w:t>
      </w:r>
      <w:r w:rsidRPr="00B060E6">
        <w:t>có nhiều ứng dụng to lớn.</w:t>
      </w:r>
    </w:p>
    <w:p w14:paraId="225C01AA" w14:textId="2B5A2C12" w:rsidR="007B75E5" w:rsidRDefault="007B75E5">
      <w:pPr>
        <w:pStyle w:val="Heading3"/>
        <w:rPr>
          <w:lang w:val="en-US"/>
        </w:rPr>
      </w:pPr>
      <w:bookmarkStart w:id="3157" w:name="_Toc440482253"/>
      <w:r>
        <w:rPr>
          <w:lang w:val="en-US"/>
        </w:rPr>
        <w:t>Ý tưởng của phương pháp</w:t>
      </w:r>
      <w:bookmarkEnd w:id="3157"/>
    </w:p>
    <w:p w14:paraId="03EB9598" w14:textId="77777777" w:rsidR="00954D83" w:rsidRDefault="007B75E5" w:rsidP="00DF40A4">
      <w:pPr>
        <w:ind w:left="630" w:firstLine="720"/>
      </w:pPr>
      <w:r>
        <w:t xml:space="preserve">Cho trước một tập huấn luyện được biểu diễn trong không gian vector, trong đó mỗi tài liệu là một điểm, phương pháp này tìm ra một siêu phẳng </w:t>
      </w:r>
      <w:r w:rsidRPr="00DF40A4">
        <w:rPr>
          <w:i/>
        </w:rPr>
        <w:t>f</w:t>
      </w:r>
      <w:r>
        <w:t xml:space="preserve"> quyết định tốt nhất có thể chia các điểm trên không gian này thành hai lớp riêng biệt tương ứng là lớp “+” và lớp “–”. Chất lượng của siêu phẳng này được quyết định bởi khoảng cách của điểm dữ liệu gần nhất của mỗi lớp đến mặt phẳng này. Khi đó khoảng cách biên càng lớn thì việc phân loại càng chính xác.</w:t>
      </w:r>
    </w:p>
    <w:p w14:paraId="63437030" w14:textId="77777777" w:rsidR="00C05E53" w:rsidRDefault="00954D83" w:rsidP="00DF40A4">
      <w:pPr>
        <w:ind w:left="630"/>
      </w:pPr>
      <w:r>
        <w:t>Mục đích của phương pháp SVM là tìm được một khoảng cách biên lớn nhất.</w:t>
      </w:r>
    </w:p>
    <w:p w14:paraId="4F33C850" w14:textId="27D0230A" w:rsidR="006417E2" w:rsidRDefault="006417E2">
      <w:pPr>
        <w:pStyle w:val="Heading3"/>
        <w:rPr>
          <w:lang w:val="en-US"/>
        </w:rPr>
      </w:pPr>
      <w:bookmarkStart w:id="3158" w:name="_Toc440482254"/>
      <w:r>
        <w:rPr>
          <w:lang w:val="en-US"/>
        </w:rPr>
        <w:t>Không gian đặc trưng</w:t>
      </w:r>
      <w:bookmarkEnd w:id="3158"/>
    </w:p>
    <w:p w14:paraId="5A680A14" w14:textId="02F8A24A" w:rsidR="00BC63B3" w:rsidRDefault="00BC63B3" w:rsidP="00E40773">
      <w:pPr>
        <w:ind w:left="630"/>
        <w:rPr>
          <w:lang w:val="en-US"/>
        </w:rPr>
      </w:pPr>
      <w:r>
        <w:rPr>
          <w:lang w:val="en-US"/>
        </w:rPr>
        <w:t>Sự hiệu quả của việc huấn luyện phụ thuộc nhiều vào cách dữ liệu được diễn tả. Khi dữ liệu được diễn tả phù hợp, việc huấn luyện sẽ dễ dàng và hiệu quả hơn. Vì vậy, việc chuyển đổi dữ liệu từ không gian đầu vào sang một không gian đặc trưng là rất cần thiết và là một bước quan trọng giúp dữ liệu được phân cụm tốt hơn. Ánh xạ vector:</w:t>
      </w:r>
    </w:p>
    <w:p w14:paraId="0F2E6C2D" w14:textId="4160E98E" w:rsidR="00BC63B3" w:rsidRDefault="00BC63B3" w:rsidP="00E40773">
      <w:pPr>
        <w:ind w:left="630"/>
        <w:jc w:val="center"/>
        <w:rPr>
          <w:lang w:val="en-US"/>
        </w:rPr>
      </w:pPr>
      <m:oMathPara>
        <m:oMath>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r>
            <w:rPr>
              <w:rFonts w:ascii="Cambria Math" w:hAnsi="Cambria Math"/>
              <w:lang w:val="en-US"/>
            </w:rPr>
            <m:t>↦ 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ins w:id="3159" w:author="John Tran" w:date="2016-01-17T17:05:00Z">
                  <w:rPr>
                    <w:rFonts w:ascii="Cambria Math" w:hAnsi="Cambria Math"/>
                    <w:i/>
                    <w:lang w:val="en-US"/>
                  </w:rPr>
                </w:ins>
              </m:ctrlPr>
            </m:sSubPr>
            <m:e>
              <m:r>
                <w:ins w:id="3160" w:author="John Tran" w:date="2016-01-17T17:05:00Z">
                  <w:rPr>
                    <w:rFonts w:ascii="Cambria Math" w:hAnsi="Cambria Math"/>
                    <w:lang w:val="en-US"/>
                  </w:rPr>
                  <m:t>φ</m:t>
                </w:ins>
              </m:r>
            </m:e>
            <m:sub>
              <m:r>
                <w:ins w:id="3161" w:author="John Tran" w:date="2016-01-17T17:05:00Z">
                  <w:rPr>
                    <w:rFonts w:ascii="Cambria Math" w:hAnsi="Cambria Math"/>
                    <w:lang w:val="en-US"/>
                  </w:rPr>
                  <m:t>N</m:t>
                </w:ins>
              </m:r>
            </m:sub>
          </m:sSub>
          <m:sSub>
            <m:sSubPr>
              <m:ctrlPr>
                <w:del w:id="3162" w:author="John Tran" w:date="2016-01-17T17:05:00Z">
                  <w:rPr>
                    <w:rFonts w:ascii="Cambria Math" w:hAnsi="Cambria Math"/>
                    <w:i/>
                    <w:lang w:val="en-US"/>
                  </w:rPr>
                </w:del>
              </m:ctrlPr>
            </m:sSubPr>
            <m:e>
              <m:r>
                <w:del w:id="3163" w:author="John Tran" w:date="2016-01-17T17:05:00Z">
                  <w:rPr>
                    <w:rFonts w:ascii="Cambria Math" w:hAnsi="Cambria Math"/>
                    <w:lang w:val="en-US"/>
                  </w:rPr>
                  <m:t>φ</m:t>
                </w:del>
              </m:r>
            </m:e>
            <m:sub>
              <m:r>
                <w:del w:id="3164" w:author="John Tran" w:date="2016-01-17T17:04:00Z">
                  <w:rPr>
                    <w:rFonts w:ascii="Cambria Math" w:hAnsi="Cambria Math"/>
                    <w:lang w:val="en-US"/>
                  </w:rPr>
                  <m:t>n</m:t>
                </w:del>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oMath>
      </m:oMathPara>
    </w:p>
    <w:p w14:paraId="5FFF0850" w14:textId="7511B218" w:rsidR="00BC63B3" w:rsidRDefault="00BC63B3" w:rsidP="00E40773">
      <w:pPr>
        <w:ind w:left="630"/>
        <w:rPr>
          <w:lang w:val="en-US"/>
        </w:rPr>
      </w:pPr>
      <w:r>
        <w:rPr>
          <w:lang w:val="en-US"/>
        </w:rPr>
        <w:t>Trong đó n là số chiều của đầu vào (hay còn gọi là số thuộc tính) và N là số chiều của không gian đặc trưng. Dữ liệu sẽ được chuyển vào không gian đặc trưng với N &gt; n.</w:t>
      </w:r>
    </w:p>
    <w:p w14:paraId="0F52C30E" w14:textId="0E037D32" w:rsidR="00BC63B3" w:rsidRDefault="00BC63B3" w:rsidP="00E40773">
      <w:pPr>
        <w:ind w:left="630"/>
        <w:rPr>
          <w:lang w:val="en-US"/>
        </w:rPr>
      </w:pPr>
      <w:r>
        <w:rPr>
          <w:lang w:val="en-US"/>
        </w:rPr>
        <w:t>Không gian đặc trưng kí hiệu là F:</w:t>
      </w:r>
    </w:p>
    <w:p w14:paraId="6EFD7F24" w14:textId="3CD41C4A" w:rsidR="00BC63B3" w:rsidRDefault="00BC63B3" w:rsidP="00E40773">
      <w:pPr>
        <w:ind w:left="630"/>
        <w:jc w:val="center"/>
        <w:rPr>
          <w:rFonts w:eastAsiaTheme="minorEastAsia"/>
        </w:rPr>
      </w:pPr>
      <m:oMathPara>
        <m:oMath>
          <m:r>
            <w:rPr>
              <w:rFonts w:ascii="Cambria Math" w:hAnsi="Cambria Math"/>
              <w:lang w:val="en-US"/>
            </w:rPr>
            <m:t xml:space="preserve">F= </m:t>
          </m:r>
          <m:d>
            <m:dPr>
              <m:begChr m:val="{"/>
              <m:endChr m:val="}"/>
              <m:ctrlPr>
                <w:rPr>
                  <w:rFonts w:ascii="Cambria Math" w:hAnsi="Cambria Math"/>
                  <w:i/>
                  <w:lang w:val="en-US"/>
                </w:rPr>
              </m:ctrlPr>
            </m:dPr>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|x∈X</m:t>
              </m:r>
            </m:e>
          </m:d>
        </m:oMath>
      </m:oMathPara>
    </w:p>
    <w:p w14:paraId="515B763E" w14:textId="178E9F2B" w:rsidR="001219A8" w:rsidRDefault="001219A8" w:rsidP="00BC63B3">
      <w:pPr>
        <w:jc w:val="center"/>
        <w:rPr>
          <w:lang w:val="en-US"/>
        </w:rPr>
      </w:pPr>
      <w:r>
        <w:rPr>
          <w:rFonts w:eastAsiaTheme="minorEastAsia"/>
          <w:noProof/>
          <w:lang w:val="en-US" w:eastAsia="ja-JP"/>
        </w:rPr>
        <w:drawing>
          <wp:inline distT="0" distB="0" distL="0" distR="0" wp14:anchorId="557CE7F2" wp14:editId="57BDE837">
            <wp:extent cx="3734832" cy="2009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xavect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63859" cy="2079206"/>
                    </a:xfrm>
                    <a:prstGeom prst="rect">
                      <a:avLst/>
                    </a:prstGeom>
                  </pic:spPr>
                </pic:pic>
              </a:graphicData>
            </a:graphic>
          </wp:inline>
        </w:drawing>
      </w:r>
    </w:p>
    <w:p w14:paraId="23F74473" w14:textId="1129DFC0" w:rsidR="00947F6B" w:rsidRPr="00BC63B3" w:rsidRDefault="00947F6B" w:rsidP="00BC63B3">
      <w:pPr>
        <w:jc w:val="center"/>
        <w:rPr>
          <w:lang w:val="en-US"/>
        </w:rPr>
      </w:pPr>
      <w:r>
        <w:rPr>
          <w:lang w:val="en-US"/>
        </w:rPr>
        <w:t>Hình</w:t>
      </w:r>
      <w:ins w:id="3165" w:author="John Tran" w:date="2015-12-29T07:55:00Z">
        <w:r w:rsidR="00694E39">
          <w:rPr>
            <w:lang w:val="en-US"/>
          </w:rPr>
          <w:t xml:space="preserve"> 2.</w:t>
        </w:r>
      </w:ins>
      <w:ins w:id="3166" w:author="John Tran" w:date="2015-12-30T22:57:00Z">
        <w:r w:rsidR="00694E39">
          <w:rPr>
            <w:lang w:val="en-US"/>
          </w:rPr>
          <w:t>8</w:t>
        </w:r>
      </w:ins>
      <w:ins w:id="3167" w:author="John Tran" w:date="2015-12-29T07:55:00Z">
        <w:r w:rsidR="0057630B">
          <w:rPr>
            <w:lang w:val="en-US"/>
          </w:rPr>
          <w:t>: Ánh xạ</w:t>
        </w:r>
      </w:ins>
      <w:ins w:id="3168" w:author="John Tran" w:date="2015-12-29T07:56:00Z">
        <w:r w:rsidR="0057630B">
          <w:rPr>
            <w:lang w:val="en-US"/>
          </w:rPr>
          <w:t xml:space="preserve"> vào</w:t>
        </w:r>
      </w:ins>
      <w:ins w:id="3169" w:author="John Tran" w:date="2015-12-29T07:55:00Z">
        <w:r w:rsidR="0057630B">
          <w:rPr>
            <w:lang w:val="en-US"/>
          </w:rPr>
          <w:t xml:space="preserve"> không gian </w:t>
        </w:r>
      </w:ins>
      <w:ins w:id="3170" w:author="John Tran" w:date="2015-12-29T07:56:00Z">
        <w:r w:rsidR="0057630B">
          <w:rPr>
            <w:lang w:val="en-US"/>
          </w:rPr>
          <w:t>đặc trưng</w:t>
        </w:r>
      </w:ins>
      <w:del w:id="3171" w:author="John Tran" w:date="2015-12-29T07:55:00Z">
        <w:r w:rsidDel="0057630B">
          <w:rPr>
            <w:lang w:val="en-US"/>
          </w:rPr>
          <w:delText>: todo</w:delText>
        </w:r>
      </w:del>
    </w:p>
    <w:p w14:paraId="605ED71C" w14:textId="38C11624" w:rsidR="00C05E53" w:rsidRDefault="00C05E53">
      <w:pPr>
        <w:pStyle w:val="Heading3"/>
        <w:rPr>
          <w:lang w:val="en-US"/>
        </w:rPr>
      </w:pPr>
      <w:bookmarkStart w:id="3172" w:name="_Toc440482255"/>
      <w:r>
        <w:rPr>
          <w:lang w:val="en-US"/>
        </w:rPr>
        <w:t>Cơ sở lý thuyết</w:t>
      </w:r>
      <w:ins w:id="3173" w:author="John Tran" w:date="2015-12-27T22:39:00Z">
        <w:r w:rsidR="00265B8F">
          <w:rPr>
            <w:lang w:val="en-US"/>
          </w:rPr>
          <w:t xml:space="preserve"> của phương pháp</w:t>
        </w:r>
        <w:r w:rsidR="00E62CFF">
          <w:rPr>
            <w:lang w:val="en-US"/>
          </w:rPr>
          <w:t xml:space="preserve"> SVM</w:t>
        </w:r>
      </w:ins>
      <w:bookmarkEnd w:id="3172"/>
    </w:p>
    <w:p w14:paraId="078476B0" w14:textId="63D1F32D" w:rsidR="00C05E53" w:rsidRDefault="00C05E53" w:rsidP="00E40773">
      <w:pPr>
        <w:ind w:left="630" w:firstLine="720"/>
        <w:rPr>
          <w:lang w:val="en-US"/>
        </w:rPr>
      </w:pPr>
      <w:r>
        <w:rPr>
          <w:lang w:val="en-US"/>
        </w:rPr>
        <w:t>SVM thực chất là một bài toán tối ưu, mục tiêu của thuật toán này là tìm được một không gian F và siêu phẳng quyết định f trên F sao cho sai số phân loại là thấp nhất.</w:t>
      </w:r>
    </w:p>
    <w:p w14:paraId="23019C10" w14:textId="292AB5D3" w:rsidR="00C05E53" w:rsidRDefault="00C05E53" w:rsidP="00E40773">
      <w:pPr>
        <w:ind w:left="630" w:firstLine="720"/>
        <w:rPr>
          <w:lang w:val="en-US"/>
        </w:rPr>
      </w:pPr>
      <w:r>
        <w:rPr>
          <w:lang w:val="en-US"/>
        </w:rPr>
        <w:t xml:space="preserve">Cho tập mẫu </w:t>
      </w:r>
      <m:oMath>
        <m:r>
          <w:rPr>
            <w:rFonts w:ascii="Cambria Math" w:hAnsi="Cambria Math"/>
            <w:lang w:val="en-US"/>
          </w:rPr>
          <m:t xml:space="preserve">D= </m:t>
        </m:r>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e>
            </m:d>
          </m:e>
        </m:d>
      </m:oMath>
      <w:r w:rsidR="00E40773">
        <w:rPr>
          <w:lang w:val="en-US"/>
        </w:rPr>
        <w:t xml:space="preserve"> </w:t>
      </w:r>
      <w:r w:rsidR="00C9546C">
        <w:rPr>
          <w:lang w:val="en-US"/>
        </w:rPr>
        <w:t xml:space="preserve">với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t>
            </m:r>
          </m:sup>
        </m:sSup>
      </m:oMath>
      <w:r w:rsidR="00C9546C">
        <w:rPr>
          <w:lang w:val="en-US"/>
        </w:rPr>
        <w:t xml:space="preserve">, </w:t>
      </w:r>
      <w:r>
        <w:rPr>
          <w:lang w:val="en-US"/>
        </w:rPr>
        <w:t xml:space="preserve">thuộc vào hai lớp nhãn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-1,  1</m:t>
            </m:r>
          </m:e>
        </m:d>
      </m:oMath>
      <w:r w:rsidR="00C9546C">
        <w:rPr>
          <w:lang w:val="en-US"/>
        </w:rPr>
        <w:t xml:space="preserve"> </w:t>
      </w:r>
      <w:r>
        <w:rPr>
          <w:lang w:val="en-US"/>
        </w:rPr>
        <w:t xml:space="preserve">là nhãn lớp tương ứng của các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76FFC6F8" w14:textId="4198EA9A" w:rsidR="00C05E53" w:rsidRDefault="00C05E53" w:rsidP="00E40773">
      <w:pPr>
        <w:ind w:left="630" w:firstLine="720"/>
        <w:rPr>
          <w:lang w:val="en-US"/>
        </w:rPr>
      </w:pPr>
      <w:r>
        <w:rPr>
          <w:lang w:val="en-US"/>
        </w:rPr>
        <w:t xml:space="preserve">Phương trình siêu phẳng chứa vector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acc>
      </m:oMath>
      <w:r>
        <w:rPr>
          <w:lang w:val="en-US"/>
        </w:rPr>
        <w:t xml:space="preserve"> trong không gian:</w:t>
      </w:r>
    </w:p>
    <w:p w14:paraId="0A0073A9" w14:textId="290759C3" w:rsidR="00C05E53" w:rsidRDefault="00832440" w:rsidP="00E40773">
      <w:pPr>
        <w:ind w:left="630" w:firstLine="720"/>
        <w:jc w:val="center"/>
        <w:rPr>
          <w:lang w:val="en-US"/>
        </w:rPr>
      </w:pPr>
      <m:oMathPara>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acc>
          <m:acc>
            <m:accPr>
              <m:chr m:val="⃗"/>
              <m:ctrlPr>
                <w:rPr>
                  <w:rFonts w:ascii="Cambria Math" w:hAnsi="Cambria Math"/>
                  <w:i/>
                  <w:lang w:val="en-US"/>
                </w:rPr>
              </m:ctrlPr>
            </m:accPr>
            <m:e>
              <m:r>
                <w:rPr>
                  <w:rFonts w:ascii="Cambria Math" w:hAnsi="Cambria Math"/>
                  <w:lang w:val="en-US"/>
                </w:rPr>
                <m:t>w</m:t>
              </m:r>
            </m:e>
          </m:acc>
          <m:r>
            <w:rPr>
              <w:rFonts w:ascii="Cambria Math" w:hAnsi="Cambria Math"/>
              <w:lang w:val="en-US"/>
            </w:rPr>
            <m:t>+b=0</m:t>
          </m:r>
        </m:oMath>
      </m:oMathPara>
    </w:p>
    <w:p w14:paraId="1ABEC331" w14:textId="72F94B17" w:rsidR="00C05E53" w:rsidRDefault="00C05E53" w:rsidP="00E40773">
      <w:pPr>
        <w:ind w:left="630" w:firstLine="720"/>
        <w:rPr>
          <w:lang w:val="en-US"/>
        </w:rPr>
      </w:pPr>
      <w:r>
        <w:rPr>
          <w:lang w:val="en-US"/>
        </w:rPr>
        <w:t xml:space="preserve">Đặt </w:t>
      </w:r>
      <m:oMath>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acc>
          </m:e>
        </m:d>
        <m:r>
          <w:rPr>
            <w:rFonts w:ascii="Cambria Math" w:hAnsi="Cambria Math"/>
            <w:lang w:val="en-US"/>
          </w:rPr>
          <m:t>=sign</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acc>
            <m:acc>
              <m:accPr>
                <m:chr m:val="⃗"/>
                <m:ctrlPr>
                  <w:rPr>
                    <w:rFonts w:ascii="Cambria Math" w:hAnsi="Cambria Math"/>
                    <w:i/>
                    <w:lang w:val="en-US"/>
                  </w:rPr>
                </m:ctrlPr>
              </m:accPr>
              <m:e>
                <m:r>
                  <w:rPr>
                    <w:rFonts w:ascii="Cambria Math" w:hAnsi="Cambria Math"/>
                    <w:lang w:val="en-US"/>
                  </w:rPr>
                  <m:t>w</m:t>
                </m:r>
              </m:e>
            </m:acc>
            <m:r>
              <w:rPr>
                <w:rFonts w:ascii="Cambria Math" w:hAnsi="Cambria Math"/>
                <w:lang w:val="en-US"/>
              </w:rPr>
              <m:t>+b</m:t>
            </m:r>
          </m:e>
        </m:d>
        <m:r>
          <w:rPr>
            <w:rFonts w:ascii="Cambria Math" w:hAnsi="Cambria Math"/>
            <w:lang w:val="en-US"/>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+1,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acc>
                <m:acc>
                  <m:accPr>
                    <m:chr m:val="⃗"/>
                    <m:ctrlPr>
                      <w:rPr>
                        <w:rFonts w:ascii="Cambria Math" w:hAnsi="Cambria Math"/>
                        <w:i/>
                        <w:lang w:val="en-US"/>
                      </w:rPr>
                    </m:ctrlPr>
                  </m:accPr>
                  <m:e>
                    <m:r>
                      <w:rPr>
                        <w:rFonts w:ascii="Cambria Math" w:hAnsi="Cambria Math"/>
                        <w:lang w:val="en-US"/>
                      </w:rPr>
                      <m:t>w</m:t>
                    </m:r>
                  </m:e>
                </m:acc>
                <m:r>
                  <w:rPr>
                    <w:rFonts w:ascii="Cambria Math" w:hAnsi="Cambria Math"/>
                    <w:lang w:val="en-US"/>
                  </w:rPr>
                  <m:t xml:space="preserve">+b&gt;0  </m:t>
                </m:r>
              </m:e>
              <m:e>
                <m:r>
                  <w:rPr>
                    <w:rFonts w:ascii="Cambria Math" w:hAnsi="Cambria Math"/>
                    <w:lang w:val="en-US"/>
                  </w:rPr>
                  <m:t xml:space="preserve">-1,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acc>
                <m:acc>
                  <m:accPr>
                    <m:chr m:val="⃗"/>
                    <m:ctrlPr>
                      <w:rPr>
                        <w:rFonts w:ascii="Cambria Math" w:hAnsi="Cambria Math"/>
                        <w:i/>
                        <w:lang w:val="en-US"/>
                      </w:rPr>
                    </m:ctrlPr>
                  </m:accPr>
                  <m:e>
                    <m:r>
                      <w:rPr>
                        <w:rFonts w:ascii="Cambria Math" w:hAnsi="Cambria Math"/>
                        <w:lang w:val="en-US"/>
                      </w:rPr>
                      <m:t>w</m:t>
                    </m:r>
                  </m:e>
                </m:acc>
                <m:r>
                  <w:rPr>
                    <w:rFonts w:ascii="Cambria Math" w:hAnsi="Cambria Math"/>
                    <w:lang w:val="en-US"/>
                  </w:rPr>
                  <m:t>+b&lt;0</m:t>
                </m:r>
              </m:e>
            </m:eqArr>
          </m:e>
        </m:d>
      </m:oMath>
    </w:p>
    <w:p w14:paraId="784301B3" w14:textId="580B86FA" w:rsidR="006827C2" w:rsidRPr="00C05E53" w:rsidRDefault="00C05E53" w:rsidP="00E40773">
      <w:pPr>
        <w:ind w:left="630" w:firstLine="720"/>
        <w:rPr>
          <w:lang w:val="en-US"/>
        </w:rPr>
      </w:pPr>
      <w:r>
        <w:rPr>
          <w:lang w:val="en-US"/>
        </w:rPr>
        <w:t xml:space="preserve">Như vậy, </w:t>
      </w:r>
      <m:oMath>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acc>
          </m:e>
        </m:d>
      </m:oMath>
      <w:r>
        <w:rPr>
          <w:lang w:val="en-US"/>
        </w:rPr>
        <w:t xml:space="preserve"> biểu diễn sự phân lớp của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acc>
      </m:oMath>
      <w:r w:rsidR="006827C2">
        <w:rPr>
          <w:lang w:val="en-US"/>
        </w:rPr>
        <w:t xml:space="preserve"> </w:t>
      </w:r>
      <w:r>
        <w:rPr>
          <w:lang w:val="en-US"/>
        </w:rPr>
        <w:t>vào hai lớp đã nêu.</w:t>
      </w:r>
    </w:p>
    <w:p w14:paraId="5D0BDE40" w14:textId="2E64F934" w:rsidR="007B75E5" w:rsidRDefault="00C05E53">
      <w:pPr>
        <w:pStyle w:val="Heading3"/>
      </w:pPr>
      <w:bookmarkStart w:id="3174" w:name="_Toc440482256"/>
      <w:r w:rsidRPr="00C05E53">
        <w:t>Các bước chính của phương pháp SVM</w:t>
      </w:r>
      <w:bookmarkEnd w:id="3174"/>
      <w:r w:rsidR="00954D83">
        <w:t xml:space="preserve"> </w:t>
      </w:r>
      <w:r w:rsidR="007B75E5">
        <w:t xml:space="preserve">  </w:t>
      </w:r>
    </w:p>
    <w:p w14:paraId="00DCB6FF" w14:textId="25266BD6" w:rsidR="00C05E53" w:rsidRPr="00C05E53" w:rsidRDefault="00C05E53" w:rsidP="001B0593">
      <w:pPr>
        <w:pStyle w:val="ListParagraph"/>
        <w:numPr>
          <w:ilvl w:val="0"/>
          <w:numId w:val="3"/>
        </w:numPr>
        <w:spacing w:line="360" w:lineRule="auto"/>
        <w:ind w:left="990"/>
        <w:rPr>
          <w:lang w:val="vi-VN"/>
        </w:rPr>
      </w:pPr>
      <w:r w:rsidRPr="00C05E53">
        <w:rPr>
          <w:lang w:val="vi-VN"/>
        </w:rPr>
        <w:t xml:space="preserve">Tiền xử lý dữ liệu: Xử lý các dữ liệu đầu vào nếu chúng chưa phải là số thực, đưa chúng về dạng số của SVM. </w:t>
      </w:r>
    </w:p>
    <w:p w14:paraId="3634DD9C" w14:textId="07537B35" w:rsidR="00C05E53" w:rsidRPr="00C05E53" w:rsidRDefault="00C05E53" w:rsidP="001B0593">
      <w:pPr>
        <w:pStyle w:val="ListParagraph"/>
        <w:numPr>
          <w:ilvl w:val="0"/>
          <w:numId w:val="3"/>
        </w:numPr>
        <w:spacing w:line="360" w:lineRule="auto"/>
        <w:ind w:left="990"/>
        <w:rPr>
          <w:lang w:val="vi-VN"/>
        </w:rPr>
      </w:pPr>
      <w:r w:rsidRPr="00C05E53">
        <w:rPr>
          <w:lang w:val="vi-VN"/>
        </w:rPr>
        <w:t>Chọn hàm hạt nhân: Cần chọn hàm hạt nhân phù hợp tương ứng cho từng bài toán cụ thể để đạt được độ chính xác phân lớp cao nhất.</w:t>
      </w:r>
    </w:p>
    <w:p w14:paraId="001A2D96" w14:textId="6A4BCB7B" w:rsidR="00C05E53" w:rsidRPr="00C05E53" w:rsidRDefault="00C05E53" w:rsidP="001B0593">
      <w:pPr>
        <w:pStyle w:val="ListParagraph"/>
        <w:numPr>
          <w:ilvl w:val="0"/>
          <w:numId w:val="3"/>
        </w:numPr>
        <w:spacing w:line="360" w:lineRule="auto"/>
        <w:ind w:left="990"/>
        <w:rPr>
          <w:lang w:val="vi-VN"/>
        </w:rPr>
      </w:pPr>
      <w:r w:rsidRPr="00C05E53">
        <w:rPr>
          <w:lang w:val="vi-VN"/>
        </w:rPr>
        <w:t>Thực hiện việc kiểm tra chéo để xác định các tham số phù hợp nhất</w:t>
      </w:r>
    </w:p>
    <w:p w14:paraId="6BF9D420" w14:textId="775097C8" w:rsidR="00C05E53" w:rsidRPr="00C05E53" w:rsidRDefault="00C05E53" w:rsidP="001B0593">
      <w:pPr>
        <w:pStyle w:val="ListParagraph"/>
        <w:numPr>
          <w:ilvl w:val="0"/>
          <w:numId w:val="3"/>
        </w:numPr>
        <w:spacing w:line="360" w:lineRule="auto"/>
        <w:ind w:left="990"/>
        <w:rPr>
          <w:lang w:val="vi-VN"/>
        </w:rPr>
      </w:pPr>
      <w:r w:rsidRPr="00C05E53">
        <w:rPr>
          <w:lang w:val="vi-VN"/>
        </w:rPr>
        <w:t>Sử dụng các tham số cho việc huấn luyện tập mẫu</w:t>
      </w:r>
    </w:p>
    <w:p w14:paraId="0109FD8C" w14:textId="54969F44" w:rsidR="00C05E53" w:rsidRPr="00C05E53" w:rsidRDefault="00C05E53" w:rsidP="001B0593">
      <w:pPr>
        <w:pStyle w:val="ListParagraph"/>
        <w:numPr>
          <w:ilvl w:val="0"/>
          <w:numId w:val="3"/>
        </w:numPr>
        <w:spacing w:line="360" w:lineRule="auto"/>
        <w:ind w:left="990"/>
        <w:rPr>
          <w:lang w:val="vi-VN"/>
        </w:rPr>
      </w:pPr>
      <w:r w:rsidRPr="00C9546C">
        <w:rPr>
          <w:lang w:val="vi-VN"/>
        </w:rPr>
        <w:t>Kiểm thử kết quả phân lớp với tập dữ liệu Test.</w:t>
      </w:r>
    </w:p>
    <w:p w14:paraId="77154E08" w14:textId="728D0CB0" w:rsidR="000A552C" w:rsidRPr="000A552C" w:rsidRDefault="000A552C" w:rsidP="00287488">
      <w:pPr>
        <w:pStyle w:val="Heading2"/>
      </w:pPr>
      <w:bookmarkStart w:id="3175" w:name="_Toc440482257"/>
      <w:r w:rsidRPr="000A552C">
        <w:t>Đánh giá độ chính xác của hệ thống</w:t>
      </w:r>
      <w:bookmarkEnd w:id="3175"/>
    </w:p>
    <w:p w14:paraId="2CE544CC" w14:textId="23418706" w:rsidR="000A552C" w:rsidRPr="002F5B93" w:rsidDel="00B84B16" w:rsidRDefault="000A552C" w:rsidP="001B0593">
      <w:pPr>
        <w:ind w:left="360" w:firstLine="709"/>
        <w:rPr>
          <w:del w:id="3176" w:author="John Tran" w:date="2015-12-28T23:39:00Z"/>
        </w:rPr>
      </w:pPr>
      <w:r w:rsidRPr="005C4888">
        <w:t xml:space="preserve">Đánh giá kết quả </w:t>
      </w:r>
      <w:r w:rsidR="005C4888" w:rsidRPr="005C4888">
        <w:t xml:space="preserve">phương pháp phân lớp văn bản có thể được tính toán theo nhiều cách khác nhau. </w:t>
      </w:r>
      <w:r w:rsidR="005C4888" w:rsidRPr="002F5B93">
        <w:t>Theo khảo sát của Sebastiani [</w:t>
      </w:r>
      <w:del w:id="3177" w:author="John Tran" w:date="2016-01-04T21:24:00Z">
        <w:r w:rsidR="00374C27" w:rsidRPr="002F5B93" w:rsidDel="00DC685A">
          <w:delText>Fabrizio Sebastiani</w:delText>
        </w:r>
      </w:del>
      <w:ins w:id="3178" w:author="John Tran" w:date="2016-01-04T21:24:00Z">
        <w:r w:rsidR="00DC685A" w:rsidRPr="00DC685A">
          <w:rPr>
            <w:rPrChange w:id="3179" w:author="John Tran" w:date="2016-01-04T21:28:00Z">
              <w:rPr>
                <w:lang w:val="en-US"/>
              </w:rPr>
            </w:rPrChange>
          </w:rPr>
          <w:t>9</w:t>
        </w:r>
      </w:ins>
      <w:r w:rsidR="005C4888" w:rsidRPr="002F5B93">
        <w:t>]</w:t>
      </w:r>
      <w:r w:rsidR="002F5B93" w:rsidRPr="002F5B93">
        <w:t>, độ đo phổ biế</w:t>
      </w:r>
      <w:r w:rsidR="002F5B93">
        <w:t>n nh</w:t>
      </w:r>
      <w:r w:rsidR="002F5B93" w:rsidRPr="002F5B93">
        <w:t>ất được sử dụng để đánh giá kết quả phân lớp là độ hồi tưởng và độ</w:t>
      </w:r>
      <w:r w:rsidR="002F5B93">
        <w:t xml:space="preserve"> chính x</w:t>
      </w:r>
      <w:r w:rsidR="002F5B93" w:rsidRPr="002F5B93">
        <w:t>ác:</w:t>
      </w:r>
    </w:p>
    <w:p w14:paraId="503687F0" w14:textId="4024E6D7" w:rsidR="002F5B93" w:rsidRPr="009A09A9" w:rsidRDefault="002F5B93" w:rsidP="001B0593">
      <w:pPr>
        <w:ind w:left="360" w:firstLine="709"/>
        <w:rPr>
          <w:rPrChange w:id="3180" w:author="John Tran" w:date="2015-12-29T07:29:00Z">
            <w:rPr>
              <w:lang w:val="en-US"/>
            </w:rPr>
          </w:rPrChange>
        </w:rPr>
      </w:pPr>
      <w:del w:id="3181" w:author="John Tran" w:date="2015-12-28T23:39:00Z">
        <w:r w:rsidRPr="009A09A9" w:rsidDel="00B84B16">
          <w:rPr>
            <w:rPrChange w:id="3182" w:author="John Tran" w:date="2015-12-29T07:29:00Z">
              <w:rPr>
                <w:lang w:val="en-US"/>
              </w:rPr>
            </w:rPrChange>
          </w:rPr>
          <w:delText>Kí hiệu:</w:delText>
        </w:r>
      </w:del>
    </w:p>
    <w:tbl>
      <w:tblPr>
        <w:tblStyle w:val="TableGrid"/>
        <w:tblW w:w="8190" w:type="dxa"/>
        <w:tblInd w:w="445" w:type="dxa"/>
        <w:tblLook w:val="04A0" w:firstRow="1" w:lastRow="0" w:firstColumn="1" w:lastColumn="0" w:noHBand="0" w:noVBand="1"/>
        <w:tblPrChange w:id="3183" w:author="John Tran" w:date="2015-12-28T23:37:00Z">
          <w:tblPr>
            <w:tblStyle w:val="TableGrid"/>
            <w:tblW w:w="8190" w:type="dxa"/>
            <w:tblInd w:w="445" w:type="dxa"/>
            <w:tblLook w:val="04A0" w:firstRow="1" w:lastRow="0" w:firstColumn="1" w:lastColumn="0" w:noHBand="0" w:noVBand="1"/>
          </w:tblPr>
        </w:tblPrChange>
      </w:tblPr>
      <w:tblGrid>
        <w:gridCol w:w="1413"/>
        <w:gridCol w:w="2410"/>
        <w:gridCol w:w="1937"/>
        <w:gridCol w:w="2430"/>
        <w:tblGridChange w:id="3184">
          <w:tblGrid>
            <w:gridCol w:w="1413"/>
            <w:gridCol w:w="2410"/>
            <w:gridCol w:w="1937"/>
            <w:gridCol w:w="2430"/>
          </w:tblGrid>
        </w:tblGridChange>
      </w:tblGrid>
      <w:tr w:rsidR="002F5B93" w14:paraId="3E5B06A8" w14:textId="77777777" w:rsidTr="00B84B16">
        <w:trPr>
          <w:trHeight w:val="20"/>
          <w:trPrChange w:id="3185" w:author="John Tran" w:date="2015-12-28T23:37:00Z">
            <w:trPr>
              <w:trHeight w:val="20"/>
            </w:trPr>
          </w:trPrChange>
        </w:trPr>
        <w:tc>
          <w:tcPr>
            <w:tcW w:w="3823" w:type="dxa"/>
            <w:gridSpan w:val="2"/>
            <w:vMerge w:val="restart"/>
            <w:shd w:val="clear" w:color="auto" w:fill="C6D9F1" w:themeFill="text2" w:themeFillTint="33"/>
            <w:vAlign w:val="center"/>
            <w:tcPrChange w:id="3186" w:author="John Tran" w:date="2015-12-28T23:37:00Z">
              <w:tcPr>
                <w:tcW w:w="3823" w:type="dxa"/>
                <w:gridSpan w:val="2"/>
                <w:vMerge w:val="restart"/>
                <w:shd w:val="clear" w:color="auto" w:fill="FFFF00"/>
                <w:vAlign w:val="center"/>
              </w:tcPr>
            </w:tcPrChange>
          </w:tcPr>
          <w:p w14:paraId="4215CE37" w14:textId="3D6EF2C7" w:rsidR="002F5B93" w:rsidRPr="007F35B0" w:rsidRDefault="007F35B0" w:rsidP="00CB323A">
            <w:pPr>
              <w:ind w:left="72"/>
              <w:jc w:val="center"/>
              <w:rPr>
                <w:b/>
                <w:vertAlign w:val="subscript"/>
                <w:lang w:val="en-US"/>
              </w:rPr>
            </w:pPr>
            <w:r>
              <w:rPr>
                <w:b/>
                <w:lang w:val="en-US"/>
              </w:rPr>
              <w:t>Lớp C</w:t>
            </w:r>
            <w:r>
              <w:rPr>
                <w:b/>
                <w:vertAlign w:val="subscript"/>
                <w:lang w:val="en-US"/>
              </w:rPr>
              <w:t>i</w:t>
            </w:r>
          </w:p>
        </w:tc>
        <w:tc>
          <w:tcPr>
            <w:tcW w:w="4367" w:type="dxa"/>
            <w:gridSpan w:val="2"/>
            <w:shd w:val="clear" w:color="auto" w:fill="C6D9F1" w:themeFill="text2" w:themeFillTint="33"/>
            <w:vAlign w:val="bottom"/>
            <w:tcPrChange w:id="3187" w:author="John Tran" w:date="2015-12-28T23:37:00Z">
              <w:tcPr>
                <w:tcW w:w="4367" w:type="dxa"/>
                <w:gridSpan w:val="2"/>
                <w:shd w:val="clear" w:color="auto" w:fill="FFFF00"/>
                <w:vAlign w:val="bottom"/>
              </w:tcPr>
            </w:tcPrChange>
          </w:tcPr>
          <w:p w14:paraId="5994D923" w14:textId="641BCC0A" w:rsidR="002F5B93" w:rsidRPr="007F35B0" w:rsidRDefault="007F35B0" w:rsidP="001B0593">
            <w:pPr>
              <w:ind w:left="360"/>
              <w:jc w:val="center"/>
              <w:rPr>
                <w:b/>
                <w:lang w:val="en-US"/>
              </w:rPr>
            </w:pPr>
            <w:r>
              <w:rPr>
                <w:b/>
                <w:lang w:val="en-US"/>
              </w:rPr>
              <w:t>Dữ liệu thực</w:t>
            </w:r>
          </w:p>
        </w:tc>
      </w:tr>
      <w:tr w:rsidR="002F5B93" w14:paraId="2BA8A52A" w14:textId="77777777" w:rsidTr="00B84B16">
        <w:trPr>
          <w:trHeight w:val="20"/>
          <w:trPrChange w:id="3188" w:author="John Tran" w:date="2015-12-28T23:37:00Z">
            <w:trPr>
              <w:trHeight w:val="20"/>
            </w:trPr>
          </w:trPrChange>
        </w:trPr>
        <w:tc>
          <w:tcPr>
            <w:tcW w:w="3823" w:type="dxa"/>
            <w:gridSpan w:val="2"/>
            <w:vMerge/>
            <w:shd w:val="clear" w:color="auto" w:fill="C6D9F1" w:themeFill="text2" w:themeFillTint="33"/>
            <w:tcPrChange w:id="3189" w:author="John Tran" w:date="2015-12-28T23:37:00Z">
              <w:tcPr>
                <w:tcW w:w="3823" w:type="dxa"/>
                <w:gridSpan w:val="2"/>
                <w:vMerge/>
                <w:shd w:val="clear" w:color="auto" w:fill="FFFF00"/>
              </w:tcPr>
            </w:tcPrChange>
          </w:tcPr>
          <w:p w14:paraId="5DFD25F6" w14:textId="77777777" w:rsidR="002F5B93" w:rsidRDefault="002F5B93" w:rsidP="001B0593">
            <w:pPr>
              <w:ind w:left="360"/>
            </w:pPr>
          </w:p>
        </w:tc>
        <w:tc>
          <w:tcPr>
            <w:tcW w:w="1937" w:type="dxa"/>
            <w:shd w:val="clear" w:color="auto" w:fill="auto"/>
            <w:vAlign w:val="center"/>
            <w:tcPrChange w:id="3190" w:author="John Tran" w:date="2015-12-28T23:37:00Z">
              <w:tcPr>
                <w:tcW w:w="1937" w:type="dxa"/>
                <w:shd w:val="clear" w:color="auto" w:fill="FFFF00"/>
                <w:vAlign w:val="center"/>
              </w:tcPr>
            </w:tcPrChange>
          </w:tcPr>
          <w:p w14:paraId="5F880BEF" w14:textId="6A2702F7" w:rsidR="002F5B93" w:rsidRPr="007F35B0" w:rsidRDefault="007F35B0" w:rsidP="00CB323A">
            <w:pPr>
              <w:ind w:left="-151"/>
              <w:jc w:val="center"/>
              <w:rPr>
                <w:vertAlign w:val="subscript"/>
                <w:lang w:val="en-US"/>
              </w:rPr>
            </w:pPr>
            <w:r>
              <w:rPr>
                <w:lang w:val="en-US"/>
              </w:rPr>
              <w:t>Thuộc lớp C</w:t>
            </w:r>
            <w:r>
              <w:rPr>
                <w:vertAlign w:val="subscript"/>
                <w:lang w:val="en-US"/>
              </w:rPr>
              <w:t>i</w:t>
            </w:r>
          </w:p>
        </w:tc>
        <w:tc>
          <w:tcPr>
            <w:tcW w:w="2430" w:type="dxa"/>
            <w:shd w:val="clear" w:color="auto" w:fill="auto"/>
            <w:vAlign w:val="center"/>
            <w:tcPrChange w:id="3191" w:author="John Tran" w:date="2015-12-28T23:37:00Z">
              <w:tcPr>
                <w:tcW w:w="2430" w:type="dxa"/>
                <w:shd w:val="clear" w:color="auto" w:fill="FFFF00"/>
                <w:vAlign w:val="center"/>
              </w:tcPr>
            </w:tcPrChange>
          </w:tcPr>
          <w:p w14:paraId="53A63E16" w14:textId="09A9655D" w:rsidR="002F5B93" w:rsidRPr="007F35B0" w:rsidRDefault="007F35B0" w:rsidP="00CB323A">
            <w:pPr>
              <w:ind w:left="-108"/>
              <w:jc w:val="center"/>
              <w:rPr>
                <w:vertAlign w:val="subscript"/>
                <w:lang w:val="en-US"/>
              </w:rPr>
            </w:pPr>
            <w:r>
              <w:rPr>
                <w:lang w:val="en-US"/>
              </w:rPr>
              <w:t>Không thuộc lớp C</w:t>
            </w:r>
            <w:r>
              <w:rPr>
                <w:vertAlign w:val="subscript"/>
                <w:lang w:val="en-US"/>
              </w:rPr>
              <w:t>i</w:t>
            </w:r>
          </w:p>
        </w:tc>
      </w:tr>
      <w:tr w:rsidR="007F35B0" w14:paraId="5C71C34D" w14:textId="77777777" w:rsidTr="00B84B16">
        <w:trPr>
          <w:trHeight w:val="20"/>
          <w:trPrChange w:id="3192" w:author="John Tran" w:date="2015-12-28T23:37:00Z">
            <w:trPr>
              <w:trHeight w:val="20"/>
            </w:trPr>
          </w:trPrChange>
        </w:trPr>
        <w:tc>
          <w:tcPr>
            <w:tcW w:w="1413" w:type="dxa"/>
            <w:vMerge w:val="restart"/>
            <w:shd w:val="clear" w:color="auto" w:fill="C6D9F1" w:themeFill="text2" w:themeFillTint="33"/>
            <w:vAlign w:val="center"/>
            <w:tcPrChange w:id="3193" w:author="John Tran" w:date="2015-12-28T23:37:00Z">
              <w:tcPr>
                <w:tcW w:w="1413" w:type="dxa"/>
                <w:vMerge w:val="restart"/>
                <w:shd w:val="clear" w:color="auto" w:fill="FFFF00"/>
                <w:vAlign w:val="center"/>
              </w:tcPr>
            </w:tcPrChange>
          </w:tcPr>
          <w:p w14:paraId="5AAAB953" w14:textId="35E9C3D1" w:rsidR="007F35B0" w:rsidRPr="007F35B0" w:rsidRDefault="007F35B0" w:rsidP="00CB323A">
            <w:pPr>
              <w:jc w:val="center"/>
              <w:rPr>
                <w:b/>
                <w:lang w:val="en-US"/>
              </w:rPr>
            </w:pPr>
            <w:r>
              <w:rPr>
                <w:b/>
                <w:lang w:val="en-US"/>
              </w:rPr>
              <w:t>Dự đoán</w:t>
            </w:r>
          </w:p>
        </w:tc>
        <w:tc>
          <w:tcPr>
            <w:tcW w:w="2410" w:type="dxa"/>
            <w:shd w:val="clear" w:color="auto" w:fill="auto"/>
            <w:tcPrChange w:id="3194" w:author="John Tran" w:date="2015-12-28T23:37:00Z">
              <w:tcPr>
                <w:tcW w:w="2410" w:type="dxa"/>
                <w:shd w:val="clear" w:color="auto" w:fill="FFFF00"/>
              </w:tcPr>
            </w:tcPrChange>
          </w:tcPr>
          <w:p w14:paraId="451B26EF" w14:textId="0259211A" w:rsidR="007F35B0" w:rsidRDefault="007F35B0" w:rsidP="00CB323A">
            <w:pPr>
              <w:ind w:left="99"/>
            </w:pPr>
            <w:r>
              <w:rPr>
                <w:lang w:val="en-US"/>
              </w:rPr>
              <w:t>Thuộc lớp C</w:t>
            </w:r>
            <w:r>
              <w:rPr>
                <w:vertAlign w:val="subscript"/>
                <w:lang w:val="en-US"/>
              </w:rPr>
              <w:t>i</w:t>
            </w:r>
          </w:p>
        </w:tc>
        <w:tc>
          <w:tcPr>
            <w:tcW w:w="1937" w:type="dxa"/>
            <w:tcPrChange w:id="3195" w:author="John Tran" w:date="2015-12-28T23:37:00Z">
              <w:tcPr>
                <w:tcW w:w="1937" w:type="dxa"/>
              </w:tcPr>
            </w:tcPrChange>
          </w:tcPr>
          <w:p w14:paraId="64BE0996" w14:textId="23607853" w:rsidR="007F35B0" w:rsidRPr="007F35B0" w:rsidRDefault="007F35B0" w:rsidP="001B0593">
            <w:pPr>
              <w:ind w:left="360"/>
              <w:rPr>
                <w:b/>
                <w:vertAlign w:val="subscript"/>
                <w:lang w:val="en-US"/>
              </w:rPr>
            </w:pPr>
            <w:r>
              <w:rPr>
                <w:b/>
                <w:lang w:val="en-US"/>
              </w:rPr>
              <w:t>TP</w:t>
            </w:r>
            <w:r>
              <w:rPr>
                <w:b/>
                <w:vertAlign w:val="subscript"/>
                <w:lang w:val="en-US"/>
              </w:rPr>
              <w:t>i</w:t>
            </w:r>
          </w:p>
        </w:tc>
        <w:tc>
          <w:tcPr>
            <w:tcW w:w="2430" w:type="dxa"/>
            <w:tcPrChange w:id="3196" w:author="John Tran" w:date="2015-12-28T23:37:00Z">
              <w:tcPr>
                <w:tcW w:w="2430" w:type="dxa"/>
              </w:tcPr>
            </w:tcPrChange>
          </w:tcPr>
          <w:p w14:paraId="3DB178BD" w14:textId="584FD2AF" w:rsidR="007F35B0" w:rsidRDefault="007F35B0" w:rsidP="001B0593">
            <w:pPr>
              <w:ind w:left="360"/>
            </w:pPr>
            <w:r>
              <w:rPr>
                <w:b/>
                <w:lang w:val="en-US"/>
              </w:rPr>
              <w:t>TN</w:t>
            </w:r>
            <w:r>
              <w:rPr>
                <w:b/>
                <w:vertAlign w:val="subscript"/>
                <w:lang w:val="en-US"/>
              </w:rPr>
              <w:t>i</w:t>
            </w:r>
          </w:p>
        </w:tc>
      </w:tr>
      <w:tr w:rsidR="007F35B0" w14:paraId="6C1C5F2E" w14:textId="77777777" w:rsidTr="00B84B16">
        <w:trPr>
          <w:trHeight w:val="20"/>
          <w:trPrChange w:id="3197" w:author="John Tran" w:date="2015-12-28T23:37:00Z">
            <w:trPr>
              <w:trHeight w:val="20"/>
            </w:trPr>
          </w:trPrChange>
        </w:trPr>
        <w:tc>
          <w:tcPr>
            <w:tcW w:w="1413" w:type="dxa"/>
            <w:vMerge/>
            <w:shd w:val="clear" w:color="auto" w:fill="C6D9F1" w:themeFill="text2" w:themeFillTint="33"/>
            <w:tcPrChange w:id="3198" w:author="John Tran" w:date="2015-12-28T23:37:00Z">
              <w:tcPr>
                <w:tcW w:w="1413" w:type="dxa"/>
                <w:vMerge/>
                <w:shd w:val="clear" w:color="auto" w:fill="FFFF00"/>
              </w:tcPr>
            </w:tcPrChange>
          </w:tcPr>
          <w:p w14:paraId="54C0F55D" w14:textId="77777777" w:rsidR="007F35B0" w:rsidRDefault="007F35B0" w:rsidP="001B0593">
            <w:pPr>
              <w:ind w:left="360"/>
            </w:pPr>
          </w:p>
        </w:tc>
        <w:tc>
          <w:tcPr>
            <w:tcW w:w="2410" w:type="dxa"/>
            <w:shd w:val="clear" w:color="auto" w:fill="auto"/>
            <w:tcPrChange w:id="3199" w:author="John Tran" w:date="2015-12-28T23:37:00Z">
              <w:tcPr>
                <w:tcW w:w="2410" w:type="dxa"/>
                <w:shd w:val="clear" w:color="auto" w:fill="FFFF00"/>
              </w:tcPr>
            </w:tcPrChange>
          </w:tcPr>
          <w:p w14:paraId="0991E2D4" w14:textId="305C0A8C" w:rsidR="007F35B0" w:rsidRDefault="007F35B0" w:rsidP="00CB323A">
            <w:pPr>
              <w:ind w:left="99"/>
            </w:pPr>
            <w:r>
              <w:rPr>
                <w:lang w:val="en-US"/>
              </w:rPr>
              <w:t>Không thuộc lớp C</w:t>
            </w:r>
            <w:r>
              <w:rPr>
                <w:vertAlign w:val="subscript"/>
                <w:lang w:val="en-US"/>
              </w:rPr>
              <w:t>i</w:t>
            </w:r>
          </w:p>
        </w:tc>
        <w:tc>
          <w:tcPr>
            <w:tcW w:w="1937" w:type="dxa"/>
            <w:tcPrChange w:id="3200" w:author="John Tran" w:date="2015-12-28T23:37:00Z">
              <w:tcPr>
                <w:tcW w:w="1937" w:type="dxa"/>
              </w:tcPr>
            </w:tcPrChange>
          </w:tcPr>
          <w:p w14:paraId="62A324EC" w14:textId="0879CAA7" w:rsidR="007F35B0" w:rsidRDefault="007F35B0" w:rsidP="001B0593">
            <w:pPr>
              <w:ind w:left="360"/>
            </w:pPr>
            <w:r>
              <w:rPr>
                <w:b/>
                <w:lang w:val="en-US"/>
              </w:rPr>
              <w:t>FP</w:t>
            </w:r>
            <w:r>
              <w:rPr>
                <w:b/>
                <w:vertAlign w:val="subscript"/>
                <w:lang w:val="en-US"/>
              </w:rPr>
              <w:t>i</w:t>
            </w:r>
          </w:p>
        </w:tc>
        <w:tc>
          <w:tcPr>
            <w:tcW w:w="2430" w:type="dxa"/>
            <w:tcPrChange w:id="3201" w:author="John Tran" w:date="2015-12-28T23:37:00Z">
              <w:tcPr>
                <w:tcW w:w="2430" w:type="dxa"/>
              </w:tcPr>
            </w:tcPrChange>
          </w:tcPr>
          <w:p w14:paraId="3CB7A406" w14:textId="71BFEA99" w:rsidR="007F35B0" w:rsidRDefault="007F35B0" w:rsidP="001B0593">
            <w:pPr>
              <w:ind w:left="360"/>
            </w:pPr>
            <w:r>
              <w:rPr>
                <w:b/>
                <w:lang w:val="en-US"/>
              </w:rPr>
              <w:t>FN</w:t>
            </w:r>
            <w:r>
              <w:rPr>
                <w:b/>
                <w:vertAlign w:val="subscript"/>
                <w:lang w:val="en-US"/>
              </w:rPr>
              <w:t>i</w:t>
            </w:r>
          </w:p>
        </w:tc>
      </w:tr>
    </w:tbl>
    <w:p w14:paraId="5B017940" w14:textId="1F62C1B8" w:rsidR="007F35B0" w:rsidDel="00694E39" w:rsidRDefault="007F35B0" w:rsidP="001B0593">
      <w:pPr>
        <w:ind w:left="360" w:firstLine="709"/>
        <w:jc w:val="center"/>
        <w:rPr>
          <w:del w:id="3202" w:author="John Tran" w:date="2015-12-30T22:58:00Z"/>
          <w:lang w:val="en-US"/>
        </w:rPr>
      </w:pPr>
    </w:p>
    <w:p w14:paraId="13A41C23" w14:textId="0F9881A4" w:rsidR="002F5B93" w:rsidRDefault="0057630B">
      <w:pPr>
        <w:spacing w:before="240"/>
        <w:ind w:left="360"/>
        <w:jc w:val="center"/>
        <w:rPr>
          <w:lang w:val="en-US"/>
        </w:rPr>
        <w:pPrChange w:id="3203" w:author="John Tran" w:date="2015-12-30T22:58:00Z">
          <w:pPr>
            <w:ind w:left="360"/>
            <w:jc w:val="center"/>
          </w:pPr>
        </w:pPrChange>
      </w:pPr>
      <w:ins w:id="3204" w:author="John Tran" w:date="2015-12-29T07:56:00Z">
        <w:r>
          <w:rPr>
            <w:lang w:val="en-US"/>
          </w:rPr>
          <w:t>Bả</w:t>
        </w:r>
        <w:r w:rsidR="00694E39">
          <w:rPr>
            <w:lang w:val="en-US"/>
          </w:rPr>
          <w:t>ng 2.</w:t>
        </w:r>
      </w:ins>
      <w:ins w:id="3205" w:author="John Tran" w:date="2015-12-30T22:58:00Z">
        <w:r w:rsidR="00694E39">
          <w:rPr>
            <w:lang w:val="en-US"/>
          </w:rPr>
          <w:t>3</w:t>
        </w:r>
      </w:ins>
      <w:del w:id="3206" w:author="John Tran" w:date="2015-12-29T07:56:00Z">
        <w:r w:rsidR="007F35B0" w:rsidDel="0057630B">
          <w:rPr>
            <w:lang w:val="en-US"/>
          </w:rPr>
          <w:delText>Hình TODO</w:delText>
        </w:r>
      </w:del>
      <w:r w:rsidR="007F35B0">
        <w:rPr>
          <w:lang w:val="en-US"/>
        </w:rPr>
        <w:t>:</w:t>
      </w:r>
      <w:ins w:id="3207" w:author="John Tran" w:date="2015-12-29T07:56:00Z">
        <w:r>
          <w:rPr>
            <w:lang w:val="en-US"/>
          </w:rPr>
          <w:t xml:space="preserve"> Các</w:t>
        </w:r>
      </w:ins>
      <w:del w:id="3208" w:author="John Tran" w:date="2015-12-29T07:56:00Z">
        <w:r w:rsidR="007F35B0" w:rsidDel="0057630B">
          <w:rPr>
            <w:lang w:val="en-US"/>
          </w:rPr>
          <w:delText xml:space="preserve"> Bảng</w:delText>
        </w:r>
      </w:del>
      <w:r w:rsidR="007F35B0">
        <w:rPr>
          <w:lang w:val="en-US"/>
        </w:rPr>
        <w:t xml:space="preserve"> kí hiệu</w:t>
      </w:r>
      <w:ins w:id="3209" w:author="John Tran" w:date="2015-12-29T07:57:00Z">
        <w:r w:rsidR="00F53408">
          <w:rPr>
            <w:lang w:val="en-US"/>
          </w:rPr>
          <w:t xml:space="preserve"> sử dụng trong đánh giá độ chính xác</w:t>
        </w:r>
      </w:ins>
    </w:p>
    <w:p w14:paraId="1B2C32FE" w14:textId="6589D108" w:rsidR="007F35B0" w:rsidRDefault="007F35B0" w:rsidP="00120096">
      <w:pPr>
        <w:tabs>
          <w:tab w:val="left" w:pos="720"/>
        </w:tabs>
        <w:ind w:left="90"/>
        <w:jc w:val="left"/>
        <w:rPr>
          <w:lang w:val="en-US"/>
        </w:rPr>
      </w:pPr>
      <w:r>
        <w:rPr>
          <w:lang w:val="en-US"/>
        </w:rPr>
        <w:t>Trong đó:</w:t>
      </w:r>
    </w:p>
    <w:p w14:paraId="4B5A62B7" w14:textId="1CCF2CE2" w:rsidR="007F35B0" w:rsidRDefault="007F35B0" w:rsidP="00120096">
      <w:pPr>
        <w:ind w:firstLine="450"/>
        <w:jc w:val="left"/>
        <w:rPr>
          <w:vertAlign w:val="subscript"/>
          <w:lang w:val="en-US"/>
        </w:rPr>
      </w:pPr>
      <w:r>
        <w:rPr>
          <w:b/>
          <w:lang w:val="en-US"/>
        </w:rPr>
        <w:t>TP</w:t>
      </w:r>
      <w:r>
        <w:rPr>
          <w:b/>
          <w:vertAlign w:val="subscript"/>
          <w:lang w:val="en-US"/>
        </w:rPr>
        <w:t xml:space="preserve">i </w:t>
      </w:r>
      <w:r>
        <w:rPr>
          <w:lang w:val="en-US"/>
        </w:rPr>
        <w:t xml:space="preserve">(true positives): số lượng ví dụ </w:t>
      </w:r>
      <w:del w:id="3210" w:author="John Tran" w:date="2016-01-22T13:30:00Z">
        <w:r w:rsidDel="00120096">
          <w:rPr>
            <w:lang w:val="en-US"/>
          </w:rPr>
          <w:delText xml:space="preserve">dương </w:delText>
        </w:r>
      </w:del>
      <w:ins w:id="3211" w:author="John Tran" w:date="2016-01-22T13:30:00Z">
        <w:r w:rsidR="00120096">
          <w:rPr>
            <w:lang w:val="en-US"/>
          </w:rPr>
          <w:t xml:space="preserve">positive </w:t>
        </w:r>
      </w:ins>
      <w:r>
        <w:rPr>
          <w:lang w:val="en-US"/>
        </w:rPr>
        <w:t xml:space="preserve">được </w:t>
      </w:r>
      <w:r w:rsidR="00007EF5">
        <w:rPr>
          <w:lang w:val="en-US"/>
        </w:rPr>
        <w:t>thuật toán phân đúng vào C</w:t>
      </w:r>
      <w:r w:rsidR="00007EF5">
        <w:rPr>
          <w:vertAlign w:val="subscript"/>
          <w:lang w:val="en-US"/>
        </w:rPr>
        <w:t>i</w:t>
      </w:r>
    </w:p>
    <w:p w14:paraId="2A134029" w14:textId="7EF10071" w:rsidR="00007EF5" w:rsidRPr="007C54FC" w:rsidRDefault="007C54FC" w:rsidP="00120096">
      <w:pPr>
        <w:ind w:firstLine="450"/>
        <w:jc w:val="left"/>
        <w:rPr>
          <w:vertAlign w:val="subscript"/>
          <w:lang w:val="en-US"/>
        </w:rPr>
      </w:pPr>
      <w:r>
        <w:rPr>
          <w:b/>
          <w:lang w:val="en-US"/>
        </w:rPr>
        <w:t>TN</w:t>
      </w:r>
      <w:r>
        <w:rPr>
          <w:b/>
          <w:vertAlign w:val="subscript"/>
          <w:lang w:val="en-US"/>
        </w:rPr>
        <w:t>i</w:t>
      </w:r>
      <w:r>
        <w:rPr>
          <w:lang w:val="en-US"/>
        </w:rPr>
        <w:t xml:space="preserve"> (true negative</w:t>
      </w:r>
      <w:r w:rsidR="00812F08">
        <w:rPr>
          <w:lang w:val="en-US"/>
        </w:rPr>
        <w:t>s</w:t>
      </w:r>
      <w:r>
        <w:rPr>
          <w:lang w:val="en-US"/>
        </w:rPr>
        <w:t xml:space="preserve">): số lượng ví dụ </w:t>
      </w:r>
      <w:ins w:id="3212" w:author="John Tran" w:date="2016-01-22T13:30:00Z">
        <w:r w:rsidR="00120096">
          <w:rPr>
            <w:lang w:val="en-US"/>
          </w:rPr>
          <w:t xml:space="preserve">negative </w:t>
        </w:r>
      </w:ins>
      <w:del w:id="3213" w:author="John Tran" w:date="2016-01-22T13:30:00Z">
        <w:r w:rsidDel="00120096">
          <w:rPr>
            <w:lang w:val="en-US"/>
          </w:rPr>
          <w:delText xml:space="preserve">âm </w:delText>
        </w:r>
      </w:del>
      <w:r>
        <w:rPr>
          <w:lang w:val="en-US"/>
        </w:rPr>
        <w:t>được thuật toán phân đúng vào C</w:t>
      </w:r>
      <w:r>
        <w:rPr>
          <w:vertAlign w:val="subscript"/>
          <w:lang w:val="en-US"/>
        </w:rPr>
        <w:t>i</w:t>
      </w:r>
    </w:p>
    <w:p w14:paraId="558FEF90" w14:textId="6779F518" w:rsidR="007F35B0" w:rsidRDefault="007C54FC" w:rsidP="00120096">
      <w:pPr>
        <w:ind w:firstLine="450"/>
        <w:rPr>
          <w:vertAlign w:val="subscript"/>
          <w:lang w:val="en-US"/>
        </w:rPr>
      </w:pPr>
      <w:r>
        <w:rPr>
          <w:b/>
          <w:lang w:val="en-US"/>
        </w:rPr>
        <w:t>FP</w:t>
      </w:r>
      <w:r>
        <w:rPr>
          <w:b/>
          <w:vertAlign w:val="subscript"/>
          <w:lang w:val="en-US"/>
        </w:rPr>
        <w:t>i</w:t>
      </w:r>
      <w:r>
        <w:rPr>
          <w:lang w:val="en-US"/>
        </w:rPr>
        <w:t xml:space="preserve"> (false positives): </w:t>
      </w:r>
      <w:r w:rsidR="00812F08">
        <w:rPr>
          <w:lang w:val="en-US"/>
        </w:rPr>
        <w:t xml:space="preserve">số lượng ví dụ </w:t>
      </w:r>
      <w:ins w:id="3214" w:author="John Tran" w:date="2016-01-22T13:31:00Z">
        <w:r w:rsidR="00120096">
          <w:rPr>
            <w:lang w:val="en-US"/>
          </w:rPr>
          <w:t xml:space="preserve">positive </w:t>
        </w:r>
      </w:ins>
      <w:del w:id="3215" w:author="John Tran" w:date="2016-01-22T13:31:00Z">
        <w:r w:rsidR="00812F08" w:rsidDel="00120096">
          <w:rPr>
            <w:lang w:val="en-US"/>
          </w:rPr>
          <w:delText xml:space="preserve">dương </w:delText>
        </w:r>
      </w:del>
      <w:r w:rsidR="00812F08">
        <w:rPr>
          <w:lang w:val="en-US"/>
        </w:rPr>
        <w:t>được thuật toán phân sai vào C</w:t>
      </w:r>
      <w:r w:rsidR="00812F08">
        <w:rPr>
          <w:vertAlign w:val="subscript"/>
          <w:lang w:val="en-US"/>
        </w:rPr>
        <w:t>i</w:t>
      </w:r>
    </w:p>
    <w:p w14:paraId="0D4E5C3B" w14:textId="1170C793" w:rsidR="00812F08" w:rsidRDefault="00812F08" w:rsidP="00120096">
      <w:pPr>
        <w:ind w:firstLine="450"/>
        <w:rPr>
          <w:vertAlign w:val="subscript"/>
          <w:lang w:val="en-US"/>
        </w:rPr>
      </w:pPr>
      <w:r>
        <w:rPr>
          <w:b/>
          <w:lang w:val="en-US"/>
        </w:rPr>
        <w:t>FN</w:t>
      </w:r>
      <w:r>
        <w:rPr>
          <w:b/>
          <w:vertAlign w:val="subscript"/>
          <w:lang w:val="en-US"/>
        </w:rPr>
        <w:t>i</w:t>
      </w:r>
      <w:r>
        <w:rPr>
          <w:lang w:val="en-US"/>
        </w:rPr>
        <w:t xml:space="preserve"> (false negatives)</w:t>
      </w:r>
      <w:r w:rsidR="007B0E08">
        <w:rPr>
          <w:lang w:val="en-US"/>
        </w:rPr>
        <w:t xml:space="preserve">: số lượng ví dụ </w:t>
      </w:r>
      <w:ins w:id="3216" w:author="John Tran" w:date="2016-01-22T13:31:00Z">
        <w:r w:rsidR="00120096">
          <w:rPr>
            <w:lang w:val="en-US"/>
          </w:rPr>
          <w:t xml:space="preserve">negative </w:t>
        </w:r>
      </w:ins>
      <w:del w:id="3217" w:author="John Tran" w:date="2016-01-22T13:31:00Z">
        <w:r w:rsidR="007B0E08" w:rsidDel="00120096">
          <w:rPr>
            <w:lang w:val="en-US"/>
          </w:rPr>
          <w:delText xml:space="preserve">âm </w:delText>
        </w:r>
      </w:del>
      <w:r w:rsidR="007B0E08">
        <w:rPr>
          <w:lang w:val="en-US"/>
        </w:rPr>
        <w:t>được thuật toán phân sai vào C</w:t>
      </w:r>
      <w:r w:rsidR="007B0E08">
        <w:rPr>
          <w:vertAlign w:val="subscript"/>
          <w:lang w:val="en-US"/>
        </w:rPr>
        <w:t>i</w:t>
      </w:r>
    </w:p>
    <w:p w14:paraId="7F449AF7" w14:textId="72CAF01C" w:rsidR="005C669D" w:rsidRDefault="005C669D" w:rsidP="004646A8">
      <w:pPr>
        <w:ind w:left="360" w:firstLine="720"/>
        <w:rPr>
          <w:lang w:val="en-US"/>
        </w:rPr>
      </w:pPr>
      <w:r>
        <w:rPr>
          <w:lang w:val="en-US"/>
        </w:rPr>
        <w:t>Độ</w:t>
      </w:r>
      <w:r w:rsidR="00F23588">
        <w:rPr>
          <w:lang w:val="en-US"/>
        </w:rPr>
        <w:t xml:space="preserve"> chính xác</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Pr</m:t>
            </m:r>
          </m:e>
          <m:sub>
            <m:r>
              <w:rPr>
                <w:rFonts w:ascii="Cambria Math" w:hAnsi="Cambria Math"/>
                <w:lang w:val="en-US"/>
              </w:rPr>
              <m:t>i</m:t>
            </m:r>
          </m:sub>
        </m:sSub>
        <m:r>
          <w:rPr>
            <w:rFonts w:ascii="Cambria Math" w:hAnsi="Cambria Math"/>
            <w:lang w:val="en-US"/>
          </w:rPr>
          <m:t xml:space="preserve"> </m:t>
        </m:r>
      </m:oMath>
      <w:r>
        <w:rPr>
          <w:lang w:val="en-US"/>
        </w:rPr>
        <w:t>của lớ</w:t>
      </w:r>
      <w:r w:rsidR="00F23588">
        <w:rPr>
          <w:lang w:val="en-US"/>
        </w:rPr>
        <w:t>p</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 xml:space="preserve"> </m:t>
        </m:r>
      </m:oMath>
      <w:r>
        <w:rPr>
          <w:lang w:val="en-US"/>
        </w:rPr>
        <w:t>là tỷ số ví dụ dương được thuật toán phân lớp</w:t>
      </w:r>
      <w:r w:rsidR="00DE48DC">
        <w:rPr>
          <w:lang w:val="en-US"/>
        </w:rPr>
        <w:t>,</w:t>
      </w:r>
      <w:r>
        <w:rPr>
          <w:lang w:val="en-US"/>
        </w:rPr>
        <w:t xml:space="preserve"> cho giá trị đúng trên tổng số ví dụ được thuật toán phân vào lớ</w:t>
      </w:r>
      <w:r w:rsidR="00F23588">
        <w:rPr>
          <w:lang w:val="en-US"/>
        </w:rPr>
        <w:t>p</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 xml:space="preserve"> </m:t>
        </m:r>
      </m:oMath>
      <w:r>
        <w:rPr>
          <w:lang w:val="en-US"/>
        </w:rPr>
        <w:t>là:</w:t>
      </w:r>
    </w:p>
    <w:p w14:paraId="51723A08" w14:textId="6190E231" w:rsidR="005C669D" w:rsidRDefault="00832440" w:rsidP="001B0593">
      <w:pPr>
        <w:ind w:left="360" w:firstLine="709"/>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Pr</m:t>
              </m:r>
            </m:e>
            <m:sub>
              <m:r>
                <w:rPr>
                  <w:rFonts w:ascii="Cambria Math"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TP</m:t>
                  </m:r>
                </m:e>
                <m:sub>
                  <m:r>
                    <w:rPr>
                      <w:rFonts w:ascii="Cambria Math" w:eastAsiaTheme="minorEastAsia" w:hAnsi="Cambria Math"/>
                      <w:lang w:val="en-US"/>
                    </w:rPr>
                    <m:t>i</m:t>
                  </m:r>
                </m:sub>
              </m:sSub>
            </m:num>
            <m:den>
              <m:sSub>
                <m:sSubPr>
                  <m:ctrlPr>
                    <w:rPr>
                      <w:rFonts w:ascii="Cambria Math" w:eastAsiaTheme="minorEastAsia" w:hAnsi="Cambria Math"/>
                      <w:i/>
                      <w:lang w:val="en-US"/>
                    </w:rPr>
                  </m:ctrlPr>
                </m:sSubPr>
                <m:e>
                  <m:r>
                    <w:rPr>
                      <w:rFonts w:ascii="Cambria Math" w:eastAsiaTheme="minorEastAsia" w:hAnsi="Cambria Math"/>
                      <w:lang w:val="en-US"/>
                    </w:rPr>
                    <m:t>TP</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TN</m:t>
                  </m:r>
                </m:e>
                <m:sub>
                  <m:r>
                    <w:rPr>
                      <w:rFonts w:ascii="Cambria Math" w:eastAsiaTheme="minorEastAsia" w:hAnsi="Cambria Math"/>
                      <w:lang w:val="en-US"/>
                    </w:rPr>
                    <m:t>i</m:t>
                  </m:r>
                </m:sub>
              </m:sSub>
            </m:den>
          </m:f>
        </m:oMath>
      </m:oMathPara>
    </w:p>
    <w:p w14:paraId="3A0B60E4" w14:textId="1A99542D" w:rsidR="005C669D" w:rsidRDefault="005C669D" w:rsidP="001B0593">
      <w:pPr>
        <w:ind w:left="360" w:firstLine="709"/>
        <w:jc w:val="left"/>
        <w:rPr>
          <w:rFonts w:eastAsiaTheme="minorEastAsia"/>
          <w:lang w:val="en-US"/>
        </w:rPr>
      </w:pPr>
      <w:r>
        <w:rPr>
          <w:rFonts w:eastAsiaTheme="minorEastAsia"/>
          <w:lang w:val="en-US"/>
        </w:rPr>
        <w:t>Độ hồi tưởng</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Re</m:t>
            </m:r>
          </m:e>
          <m:sub>
            <m:r>
              <w:rPr>
                <w:rFonts w:ascii="Cambria Math" w:eastAsiaTheme="minorEastAsia" w:hAnsi="Cambria Math"/>
                <w:lang w:val="en-US"/>
              </w:rPr>
              <m:t>i</m:t>
            </m:r>
          </m:sub>
        </m:sSub>
        <m:r>
          <w:rPr>
            <w:rFonts w:ascii="Cambria Math" w:eastAsiaTheme="minorEastAsia" w:hAnsi="Cambria Math"/>
            <w:lang w:val="en-US"/>
          </w:rPr>
          <m:t xml:space="preserve"> </m:t>
        </m:r>
      </m:oMath>
      <w:r>
        <w:rPr>
          <w:rFonts w:eastAsiaTheme="minorEastAsia"/>
          <w:lang w:val="en-US"/>
        </w:rPr>
        <w:t>của lớ</w:t>
      </w:r>
      <w:r w:rsidR="00F23588">
        <w:rPr>
          <w:rFonts w:eastAsiaTheme="minorEastAsia"/>
          <w:lang w:val="en-US"/>
        </w:rPr>
        <w:t>p</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 xml:space="preserve"> </m:t>
        </m:r>
      </m:oMath>
      <w:r>
        <w:rPr>
          <w:rFonts w:eastAsiaTheme="minorEastAsia"/>
          <w:lang w:val="en-US"/>
        </w:rPr>
        <w:t xml:space="preserve">là tỷ lệ số lượng ví dụ </w:t>
      </w:r>
      <w:r w:rsidR="009831EA">
        <w:rPr>
          <w:rFonts w:eastAsiaTheme="minorEastAsia"/>
          <w:lang w:val="en-US"/>
        </w:rPr>
        <w:t xml:space="preserve">dương được thuật </w:t>
      </w:r>
      <w:r w:rsidR="00DE48DC">
        <w:rPr>
          <w:rFonts w:eastAsiaTheme="minorEastAsia"/>
          <w:lang w:val="en-US"/>
        </w:rPr>
        <w:t>toán phân lớp, cho giá trị đúng trên tổng số ví dụ dương thực sự thuộc lớp</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 xml:space="preserve"> </m:t>
        </m:r>
      </m:oMath>
      <w:r w:rsidR="00DE48DC">
        <w:rPr>
          <w:rFonts w:eastAsiaTheme="minorEastAsia"/>
          <w:lang w:val="en-US"/>
        </w:rPr>
        <w:t>là:</w:t>
      </w:r>
    </w:p>
    <w:p w14:paraId="7B94F010" w14:textId="7E00642D" w:rsidR="00DE48DC" w:rsidRDefault="00832440" w:rsidP="001B0593">
      <w:pPr>
        <w:ind w:left="360" w:firstLine="709"/>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Re</m:t>
              </m:r>
            </m:e>
            <m:sub>
              <m:r>
                <w:rPr>
                  <w:rFonts w:ascii="Cambria Math"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TP</m:t>
                  </m:r>
                </m:e>
                <m:sub>
                  <m:r>
                    <w:rPr>
                      <w:rFonts w:ascii="Cambria Math" w:eastAsiaTheme="minorEastAsia" w:hAnsi="Cambria Math"/>
                      <w:lang w:val="en-US"/>
                    </w:rPr>
                    <m:t>i</m:t>
                  </m:r>
                </m:sub>
              </m:sSub>
            </m:num>
            <m:den>
              <m:sSub>
                <m:sSubPr>
                  <m:ctrlPr>
                    <w:rPr>
                      <w:rFonts w:ascii="Cambria Math" w:eastAsiaTheme="minorEastAsia" w:hAnsi="Cambria Math"/>
                      <w:i/>
                      <w:lang w:val="en-US"/>
                    </w:rPr>
                  </m:ctrlPr>
                </m:sSubPr>
                <m:e>
                  <m:r>
                    <w:rPr>
                      <w:rFonts w:ascii="Cambria Math" w:eastAsiaTheme="minorEastAsia" w:hAnsi="Cambria Math"/>
                      <w:lang w:val="en-US"/>
                    </w:rPr>
                    <m:t>TP</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FP</m:t>
                  </m:r>
                </m:e>
                <m:sub>
                  <m:r>
                    <w:rPr>
                      <w:rFonts w:ascii="Cambria Math" w:eastAsiaTheme="minorEastAsia" w:hAnsi="Cambria Math"/>
                      <w:lang w:val="en-US"/>
                    </w:rPr>
                    <m:t>i</m:t>
                  </m:r>
                </m:sub>
              </m:sSub>
            </m:den>
          </m:f>
        </m:oMath>
      </m:oMathPara>
    </w:p>
    <w:p w14:paraId="7D435E46" w14:textId="203D51AC" w:rsidR="007E1833" w:rsidRDefault="007E1833" w:rsidP="001B0593">
      <w:pPr>
        <w:ind w:left="360" w:firstLine="709"/>
        <w:jc w:val="left"/>
        <w:rPr>
          <w:rFonts w:eastAsiaTheme="minorEastAsia"/>
          <w:lang w:val="en-US"/>
        </w:rPr>
      </w:pPr>
      <w:r>
        <w:rPr>
          <w:rFonts w:eastAsiaTheme="minorEastAsia"/>
          <w:lang w:val="en-US"/>
        </w:rPr>
        <w:t xml:space="preserve">Do nhóm thực hiện phân lớp tập dữ liệu thành 2 lớp, nên độ chính xác và độ hồi tưởng cần được tính cho toàn bộ tập 2 lớp. Nhóm sử dụng 3 độ đo là </w:t>
      </w:r>
      <w:r w:rsidR="00AD5966">
        <w:rPr>
          <w:rFonts w:eastAsiaTheme="minorEastAsia"/>
          <w:lang w:val="en-US"/>
        </w:rPr>
        <w:t>F1-Score</w:t>
      </w:r>
      <w:r>
        <w:rPr>
          <w:rFonts w:eastAsiaTheme="minorEastAsia"/>
          <w:lang w:val="en-US"/>
        </w:rPr>
        <w:t xml:space="preserve">, Precision và Recall để đánh giá độ chính xác của hệ thống với </w:t>
      </w:r>
      <w:r>
        <w:rPr>
          <w:rFonts w:eastAsiaTheme="minorEastAsia"/>
          <w:i/>
          <w:lang w:val="en-US"/>
        </w:rPr>
        <w:t xml:space="preserve">D </w:t>
      </w:r>
      <w:r>
        <w:rPr>
          <w:rFonts w:eastAsiaTheme="minorEastAsia"/>
          <w:lang w:val="en-US"/>
        </w:rPr>
        <w:t>là tập nhãn sẽ được phân lớp:</w:t>
      </w:r>
    </w:p>
    <w:p w14:paraId="06F910C0" w14:textId="17F53E4C" w:rsidR="00713886" w:rsidRDefault="00713886" w:rsidP="001B0593">
      <w:pPr>
        <w:ind w:left="360" w:firstLine="709"/>
        <w:jc w:val="left"/>
        <w:rPr>
          <w:rFonts w:eastAsiaTheme="minorEastAsia"/>
          <w:lang w:val="en-US"/>
        </w:rPr>
      </w:pPr>
      <w:r>
        <w:rPr>
          <w:rFonts w:eastAsiaTheme="minorEastAsia"/>
          <w:lang w:val="en-US"/>
        </w:rPr>
        <w:t>Precision:</w:t>
      </w:r>
    </w:p>
    <w:p w14:paraId="771FBF27" w14:textId="172E39F5" w:rsidR="00713886" w:rsidRPr="002F01E9" w:rsidRDefault="00832440" w:rsidP="001B0593">
      <w:pPr>
        <w:ind w:left="360" w:firstLine="709"/>
        <w:jc w:val="center"/>
        <w:rPr>
          <w:rFonts w:eastAsiaTheme="minorEastAsia"/>
          <w:lang w:val="en-US"/>
        </w:rPr>
      </w:pPr>
      <m:oMathPara>
        <m:oMath>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D</m:t>
                  </m:r>
                </m:e>
              </m:d>
            </m:e>
          </m:fun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D</m:t>
                  </m:r>
                </m:e>
              </m:d>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D</m:t>
              </m:r>
            </m:sup>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TP</m:t>
                      </m:r>
                    </m:e>
                    <m:sub>
                      <m:r>
                        <w:rPr>
                          <w:rFonts w:ascii="Cambria Math" w:eastAsiaTheme="minorEastAsia" w:hAnsi="Cambria Math"/>
                          <w:lang w:val="en-US"/>
                        </w:rPr>
                        <m:t>i</m:t>
                      </m:r>
                    </m:sub>
                  </m:sSub>
                </m:num>
                <m:den>
                  <m:sSub>
                    <m:sSubPr>
                      <m:ctrlPr>
                        <w:rPr>
                          <w:rFonts w:ascii="Cambria Math" w:eastAsiaTheme="minorEastAsia" w:hAnsi="Cambria Math"/>
                          <w:i/>
                          <w:lang w:val="en-US"/>
                        </w:rPr>
                      </m:ctrlPr>
                    </m:sSubPr>
                    <m:e>
                      <m:r>
                        <w:rPr>
                          <w:rFonts w:ascii="Cambria Math" w:eastAsiaTheme="minorEastAsia" w:hAnsi="Cambria Math"/>
                          <w:lang w:val="en-US"/>
                        </w:rPr>
                        <m:t>TP</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TN</m:t>
                      </m:r>
                    </m:e>
                    <m:sub>
                      <m:r>
                        <w:rPr>
                          <w:rFonts w:ascii="Cambria Math" w:eastAsiaTheme="minorEastAsia" w:hAnsi="Cambria Math"/>
                          <w:lang w:val="en-US"/>
                        </w:rPr>
                        <m:t>i</m:t>
                      </m:r>
                    </m:sub>
                  </m:sSub>
                </m:den>
              </m:f>
            </m:e>
          </m:nary>
        </m:oMath>
      </m:oMathPara>
    </w:p>
    <w:p w14:paraId="637231AF" w14:textId="4F2570CA" w:rsidR="002F01E9" w:rsidRDefault="002F01E9" w:rsidP="001B0593">
      <w:pPr>
        <w:ind w:left="360" w:firstLine="709"/>
        <w:rPr>
          <w:rFonts w:eastAsiaTheme="minorEastAsia"/>
          <w:lang w:val="en-US"/>
        </w:rPr>
      </w:pPr>
      <w:r>
        <w:rPr>
          <w:rFonts w:eastAsiaTheme="minorEastAsia"/>
          <w:lang w:val="en-US"/>
        </w:rPr>
        <w:t>Recall:</w:t>
      </w:r>
    </w:p>
    <w:p w14:paraId="16CCF025" w14:textId="26C52BE8" w:rsidR="002F01E9" w:rsidRPr="008F750A" w:rsidRDefault="002F01E9" w:rsidP="001B0593">
      <w:pPr>
        <w:ind w:left="360" w:firstLine="709"/>
        <w:jc w:val="center"/>
        <w:rPr>
          <w:rFonts w:eastAsiaTheme="minorEastAsia"/>
          <w:lang w:val="en-US"/>
        </w:rPr>
      </w:pPr>
      <m:oMathPara>
        <m:oMath>
          <m:r>
            <w:rPr>
              <w:rFonts w:ascii="Cambria Math" w:eastAsiaTheme="minorEastAsia" w:hAnsi="Cambria Math"/>
              <w:lang w:val="en-US"/>
            </w:rPr>
            <m:t>Re</m:t>
          </m:r>
          <m:d>
            <m:dPr>
              <m:ctrlPr>
                <w:rPr>
                  <w:rFonts w:ascii="Cambria Math" w:eastAsiaTheme="minorEastAsia" w:hAnsi="Cambria Math"/>
                  <w:i/>
                  <w:lang w:val="en-US"/>
                </w:rPr>
              </m:ctrlPr>
            </m:dPr>
            <m:e>
              <m:r>
                <w:rPr>
                  <w:rFonts w:ascii="Cambria Math" w:eastAsiaTheme="minorEastAsia" w:hAnsi="Cambria Math"/>
                  <w:lang w:val="en-US"/>
                </w:rPr>
                <m:t>D</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D</m:t>
                  </m:r>
                </m:e>
              </m:d>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D</m:t>
              </m:r>
            </m:sup>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TP</m:t>
                      </m:r>
                    </m:e>
                    <m:sub>
                      <m:r>
                        <w:rPr>
                          <w:rFonts w:ascii="Cambria Math" w:eastAsiaTheme="minorEastAsia" w:hAnsi="Cambria Math"/>
                          <w:lang w:val="en-US"/>
                        </w:rPr>
                        <m:t>i</m:t>
                      </m:r>
                    </m:sub>
                  </m:sSub>
                </m:num>
                <m:den>
                  <m:sSub>
                    <m:sSubPr>
                      <m:ctrlPr>
                        <w:rPr>
                          <w:rFonts w:ascii="Cambria Math" w:eastAsiaTheme="minorEastAsia" w:hAnsi="Cambria Math"/>
                          <w:i/>
                          <w:lang w:val="en-US"/>
                        </w:rPr>
                      </m:ctrlPr>
                    </m:sSubPr>
                    <m:e>
                      <m:r>
                        <w:rPr>
                          <w:rFonts w:ascii="Cambria Math" w:eastAsiaTheme="minorEastAsia" w:hAnsi="Cambria Math"/>
                          <w:lang w:val="en-US"/>
                        </w:rPr>
                        <m:t>TP</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FP</m:t>
                      </m:r>
                    </m:e>
                    <m:sub>
                      <m:r>
                        <w:rPr>
                          <w:rFonts w:ascii="Cambria Math" w:eastAsiaTheme="minorEastAsia" w:hAnsi="Cambria Math"/>
                          <w:lang w:val="en-US"/>
                        </w:rPr>
                        <m:t>i</m:t>
                      </m:r>
                    </m:sub>
                  </m:sSub>
                </m:den>
              </m:f>
            </m:e>
          </m:nary>
        </m:oMath>
      </m:oMathPara>
    </w:p>
    <w:p w14:paraId="6A6E3B17" w14:textId="77777777" w:rsidR="008F750A" w:rsidRDefault="008F750A" w:rsidP="001B0593">
      <w:pPr>
        <w:ind w:left="360" w:firstLine="709"/>
        <w:jc w:val="left"/>
        <w:rPr>
          <w:rFonts w:eastAsiaTheme="minorEastAsia"/>
          <w:lang w:val="en-US"/>
        </w:rPr>
      </w:pPr>
      <w:r>
        <w:rPr>
          <w:rFonts w:eastAsiaTheme="minorEastAsia"/>
          <w:lang w:val="en-US"/>
        </w:rPr>
        <w:t>F1-Score:</w:t>
      </w:r>
    </w:p>
    <w:p w14:paraId="05ACDC48" w14:textId="30234B1C" w:rsidR="008F750A" w:rsidRPr="007E1833" w:rsidRDefault="008F750A" w:rsidP="001B0593">
      <w:pPr>
        <w:ind w:left="360" w:firstLine="709"/>
        <w:jc w:val="center"/>
        <w:rPr>
          <w:rFonts w:eastAsiaTheme="minorEastAsia"/>
          <w:lang w:val="en-US"/>
        </w:rPr>
      </w:pPr>
      <m:oMathPara>
        <m:oMath>
          <m:r>
            <w:rPr>
              <w:rFonts w:ascii="Cambria Math" w:eastAsiaTheme="minorEastAsia" w:hAnsi="Cambria Math"/>
              <w:lang w:val="en-US"/>
            </w:rPr>
            <m:t>F1-Score</m:t>
          </m:r>
          <m:d>
            <m:dPr>
              <m:ctrlPr>
                <w:rPr>
                  <w:rFonts w:ascii="Cambria Math" w:eastAsiaTheme="minorEastAsia" w:hAnsi="Cambria Math"/>
                  <w:i/>
                  <w:lang w:val="en-US"/>
                </w:rPr>
              </m:ctrlPr>
            </m:dPr>
            <m:e>
              <m:r>
                <w:rPr>
                  <w:rFonts w:ascii="Cambria Math" w:eastAsiaTheme="minorEastAsia" w:hAnsi="Cambria Math"/>
                  <w:lang w:val="en-US"/>
                </w:rPr>
                <m:t>D</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r>
                <m:rPr>
                  <m:sty m:val="p"/>
                </m:rPr>
                <w:rPr>
                  <w:rFonts w:ascii="Cambria Math" w:eastAsiaTheme="minorEastAsia" w:hAnsi="Cambria Math"/>
                  <w:lang w:val="en-US"/>
                </w:rPr>
                <m:t>Pr⁡</m:t>
              </m:r>
              <m:r>
                <w:rPr>
                  <w:rFonts w:ascii="Cambria Math" w:eastAsiaTheme="minorEastAsia" w:hAnsi="Cambria Math"/>
                  <w:lang w:val="en-US"/>
                </w:rPr>
                <m:t>(D)×Re(D)</m:t>
              </m:r>
            </m:num>
            <m:den>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D</m:t>
                      </m:r>
                    </m:e>
                  </m:d>
                </m:e>
              </m:func>
              <m:r>
                <w:rPr>
                  <w:rFonts w:ascii="Cambria Math" w:eastAsiaTheme="minorEastAsia" w:hAnsi="Cambria Math"/>
                  <w:lang w:val="en-US"/>
                </w:rPr>
                <m:t>+Re(D)</m:t>
              </m:r>
            </m:den>
          </m:f>
        </m:oMath>
      </m:oMathPara>
    </w:p>
    <w:p w14:paraId="5E9A90CE" w14:textId="6AF78D16" w:rsidR="007E1833" w:rsidRPr="005C669D" w:rsidDel="00EA6E1E" w:rsidRDefault="007E1833">
      <w:pPr>
        <w:jc w:val="left"/>
        <w:rPr>
          <w:del w:id="3218" w:author="John Tran" w:date="2015-12-28T20:13:00Z"/>
          <w:lang w:val="en-US"/>
        </w:rPr>
        <w:pPrChange w:id="3219" w:author="John Tran" w:date="2015-12-28T20:13:00Z">
          <w:pPr>
            <w:ind w:left="360" w:firstLine="709"/>
            <w:jc w:val="left"/>
          </w:pPr>
        </w:pPrChange>
      </w:pPr>
      <w:bookmarkStart w:id="3220" w:name="_Toc439137549"/>
      <w:bookmarkStart w:id="3221" w:name="_Toc439286640"/>
      <w:bookmarkStart w:id="3222" w:name="_Toc440482258"/>
      <w:bookmarkEnd w:id="3220"/>
      <w:bookmarkEnd w:id="3221"/>
      <w:bookmarkEnd w:id="3222"/>
    </w:p>
    <w:p w14:paraId="4E46918C" w14:textId="77777777" w:rsidR="00287488" w:rsidRDefault="00287488" w:rsidP="00287488">
      <w:pPr>
        <w:pStyle w:val="Heading2"/>
      </w:pPr>
      <w:bookmarkStart w:id="3223" w:name="_Toc440482259"/>
      <w:r w:rsidRPr="00287488">
        <w:t>Giới thiệu về Apache Spark</w:t>
      </w:r>
      <w:bookmarkEnd w:id="3223"/>
    </w:p>
    <w:p w14:paraId="347217D5" w14:textId="376ADB14" w:rsidR="00287488" w:rsidRPr="00287488" w:rsidRDefault="00287488">
      <w:pPr>
        <w:pStyle w:val="Heading3"/>
      </w:pPr>
      <w:bookmarkStart w:id="3224" w:name="_Toc440482260"/>
      <w:r>
        <w:t>Tổng quan</w:t>
      </w:r>
      <w:bookmarkEnd w:id="3224"/>
    </w:p>
    <w:p w14:paraId="19635214" w14:textId="77777777" w:rsidR="00287488" w:rsidRDefault="00287488" w:rsidP="001B0593">
      <w:pPr>
        <w:ind w:left="630" w:firstLine="720"/>
      </w:pPr>
      <w:r w:rsidRPr="005F2413">
        <w:t>Apache Spark là một open source cluster computing framework được phát triể</w:t>
      </w:r>
      <w:r>
        <w:t xml:space="preserve">n </w:t>
      </w:r>
      <w:r w:rsidRPr="005F2413">
        <w:t>sơ khởi vào năm 2009 bởi AMPLab tại đại học California, Berkeley. Sau này, Spark đã được trao cho Apache Software Foundation vào năm 2013 và được phát triển cho đến nay.</w:t>
      </w:r>
      <w:r>
        <w:t xml:space="preserve"> Spark được xây dựng dựa trên tiêu chí đề cao tốc độ xử lý, dễ dàng sử dụng và có khả năng thực hiện các phân tích cực kì phức tạp.</w:t>
      </w:r>
    </w:p>
    <w:p w14:paraId="12508B81" w14:textId="77777777" w:rsidR="00287488" w:rsidRDefault="00287488" w:rsidP="001B0593">
      <w:pPr>
        <w:ind w:left="630" w:firstLine="720"/>
      </w:pPr>
      <w:r>
        <w:t xml:space="preserve">Spark cho phép xây dựng và phân tích nhanh các mô hình dự đoán. Hơn nữa, nó còn cung cấp khả năng truy xuất toàn bộ dữ liệu cùng lúc. Thêm vào đó, Spark còn cung cấp tính năng </w:t>
      </w:r>
      <w:r>
        <w:rPr>
          <w:i/>
        </w:rPr>
        <w:t xml:space="preserve">streaming, </w:t>
      </w:r>
      <w:r>
        <w:t>được dùng để xây dựng các mô hình real-time bằng cách nạp toàn bộ dữ liệu vào bộ nhớ.</w:t>
      </w:r>
    </w:p>
    <w:p w14:paraId="37049D38" w14:textId="77777777" w:rsidR="00287488" w:rsidRDefault="00287488" w:rsidP="001B0593">
      <w:pPr>
        <w:ind w:left="630" w:firstLine="720"/>
      </w:pPr>
      <w:r>
        <w:t>Khi ta có một tác vụ nào đó quá lớn mà không thể xử lý trên một laptop hoặc một server, Spark cho phép chúng ta phân chia tác vụ này thành những phần dễ quản lý hơn. Sau đó, Spark sẽ chạy các tác vụ này trong bộ nhớ, trên các cluser của nhiều server khác nhau để khai thác tốc độ truy xuất bộ nhớ của RAM. Spark sử dụng API Resilient Distributed Dataset (RDD) để xử lý dữ liệu.</w:t>
      </w:r>
    </w:p>
    <w:p w14:paraId="4156BBAE" w14:textId="6551CA8D" w:rsidR="00287488" w:rsidRPr="00287488" w:rsidRDefault="00287488" w:rsidP="001B0593">
      <w:pPr>
        <w:ind w:left="630" w:firstLine="720"/>
      </w:pPr>
      <w:r>
        <w:t>Spark nhận được nhiều sự hưởng ứng từ cộng đồng Big Data trên thế giới do cung cấp khả năng tính toán nhanh và nhiều thư viện đi kèm hữu ích như Spark SQL (với kiểu dữ liệu DataFrame), Spark Streaming,</w:t>
      </w:r>
      <w:r w:rsidRPr="00287488">
        <w:t xml:space="preserve"> thư viện máy học (</w:t>
      </w:r>
      <w:r>
        <w:t>Mllib</w:t>
      </w:r>
      <w:r w:rsidRPr="00287488">
        <w:t>) hỗ trợ các chức năng chính: Phân lớp dữ liệu</w:t>
      </w:r>
      <w:r>
        <w:t xml:space="preserve"> </w:t>
      </w:r>
      <w:r w:rsidRPr="00287488">
        <w:t>(</w:t>
      </w:r>
      <w:r>
        <w:t>Classification</w:t>
      </w:r>
      <w:r w:rsidRPr="00287488">
        <w:t>)</w:t>
      </w:r>
      <w:r>
        <w:t>,</w:t>
      </w:r>
      <w:r w:rsidRPr="00287488">
        <w:t xml:space="preserve"> hồi quy</w:t>
      </w:r>
      <w:r>
        <w:t xml:space="preserve"> </w:t>
      </w:r>
      <w:r w:rsidRPr="00287488">
        <w:t>(</w:t>
      </w:r>
      <w:r>
        <w:t>Regression</w:t>
      </w:r>
      <w:r w:rsidRPr="00287488">
        <w:t>)</w:t>
      </w:r>
      <w:r>
        <w:t xml:space="preserve">, </w:t>
      </w:r>
      <w:r w:rsidRPr="00287488">
        <w:t>gom nhóm (</w:t>
      </w:r>
      <w:r>
        <w:t>Clustering</w:t>
      </w:r>
      <w:r w:rsidRPr="00287488">
        <w:t>)</w:t>
      </w:r>
      <w:r>
        <w:t>,</w:t>
      </w:r>
      <w:r w:rsidRPr="00287488">
        <w:t xml:space="preserve"> </w:t>
      </w:r>
      <w:r>
        <w:t>các phương pháp lọc</w:t>
      </w:r>
      <w:r w:rsidRPr="00287488">
        <w:t xml:space="preserve"> (</w:t>
      </w:r>
      <w:r>
        <w:t xml:space="preserve">Collaborative Filtering), giảm số chiều </w:t>
      </w:r>
      <w:r w:rsidRPr="00287488">
        <w:t>(</w:t>
      </w:r>
      <w:r w:rsidRPr="00C9575C">
        <w:t>Dimensionality Reduction</w:t>
      </w:r>
      <w:r w:rsidRPr="00287488">
        <w:t>)</w:t>
      </w:r>
      <w:r>
        <w:t>,</w:t>
      </w:r>
      <w:r w:rsidRPr="00287488">
        <w:t xml:space="preserve"> </w:t>
      </w:r>
      <w:r>
        <w:t>lựa chọn đặc trưng</w:t>
      </w:r>
      <w:r w:rsidRPr="00287488">
        <w:t xml:space="preserve"> (</w:t>
      </w:r>
      <w:r>
        <w:t>Feature Extraction and Tranformations</w:t>
      </w:r>
      <w:r w:rsidRPr="00287488">
        <w:t>)</w:t>
      </w:r>
      <w:r>
        <w:t>.</w:t>
      </w:r>
    </w:p>
    <w:p w14:paraId="482CFE15" w14:textId="6F1EB992" w:rsidR="00287488" w:rsidRDefault="00287488">
      <w:pPr>
        <w:pStyle w:val="Heading3"/>
      </w:pPr>
      <w:bookmarkStart w:id="3225" w:name="_Toc440482261"/>
      <w:r>
        <w:t>Hadoop và Spark</w:t>
      </w:r>
      <w:bookmarkEnd w:id="3225"/>
    </w:p>
    <w:p w14:paraId="33264994" w14:textId="77777777" w:rsidR="00287488" w:rsidRPr="00287488" w:rsidRDefault="00287488" w:rsidP="001B0593">
      <w:pPr>
        <w:ind w:left="630" w:firstLine="720"/>
      </w:pPr>
      <w:r w:rsidRPr="00287488">
        <w:t>Hadoop – một công nghệ xử lý dữ liệu BigData đã được khoảng 10 năm và được chứng minh là giải pháp lựa chọn để xử lý dữ liệu lớn. MapReduce là một giải pháp tuyệt vời cho việc tính toán theo một chiều, nhưng lại tỏ ra không hiệu quả cho tính toán cùng lúc và sử dụng các thuật toán. Mỗi bước trong một quá trính tính toán bao gồm một pha Map và một pha Reduce và bạn bắt buộc phải chuyển đổi sang mô hình này để tận dụng khả năng của MapReduce với tất cả các mục đích sử dụng.</w:t>
      </w:r>
    </w:p>
    <w:p w14:paraId="5EE171B4" w14:textId="77777777" w:rsidR="00287488" w:rsidRPr="00287488" w:rsidRDefault="00287488" w:rsidP="001B0593">
      <w:pPr>
        <w:ind w:left="630" w:firstLine="720"/>
      </w:pPr>
      <w:r w:rsidRPr="00287488">
        <w:t xml:space="preserve">Mỗi dữ liệu đầu ra giữa các bước của mỗi Job cần phải được lưu trữ trong hệ thống phân tán trước khi các bước tiếp theo có thể bắt đầu được. Do đó, phương pháp này có xu hướng chậm lại vì phải sao chép và lưu trữ dữ liệu trên ổ cứng. Ngoài ra, các giải pháp sử dụng Hadoop thường bao gồm các clusters, rất khó để thiết lập và quản lý. Nó cũng đòi hỏi người dùng phải tích hợp một số công cụ khác để có thể xử lý với các loại dữ liệu lớn khác nhau (như Mahout cho Machine Learning và Storm cho xử lý dữ liệu Streaming). Nếu người dùng muốn thực hiện những công việc phức tạp hơn, người dùng cần phải kết nối một loạt các thao tác MapReduce lại với nhau và thực hiện chúng theo tuần tự. Mỗi thành phần công việc lại có độ trễ cao, và các công việc không thể bắt đầu nếu như công việc ngay trước đó chưa kết thúc. </w:t>
      </w:r>
    </w:p>
    <w:p w14:paraId="09D3F669" w14:textId="77777777" w:rsidR="00287488" w:rsidRPr="00287488" w:rsidRDefault="00287488" w:rsidP="001B0593">
      <w:pPr>
        <w:ind w:left="630" w:firstLine="720"/>
      </w:pPr>
      <w:r w:rsidRPr="00287488">
        <w:t>Với Spark các lập trình viên có thể thực hiện các công việc phức tạp cùng lúc với nhiều kiểu dữ liệu sử dụng mô hình đồ thị acyclic (DAG). Nó cũng hỗ trợ khả năng chia sẻ dữ liệu thông qua DAG, vì vậy các công việc khác nhau có thể thao tác với cùng một bộ dữ liệu chung. Spark hoạt động trên nên tảng của hệ thống file phân tán Hadoop Distributed File System (HDFS) cung cấp khả năng tăng cường và bổ sung các chức năng. Spark cũng hỗ trợ việc cài đặt trên một hệ thống Hadoop sẵn có (với SIMR – Spark – Inside – MapReduce) hoặc là phân cụm với Hadoop v2 YARN thậm chí là với Apache Mesos.</w:t>
      </w:r>
    </w:p>
    <w:p w14:paraId="23A0E2D4" w14:textId="77777777" w:rsidR="00287488" w:rsidRDefault="00287488" w:rsidP="00CB323A">
      <w:pPr>
        <w:ind w:left="630"/>
        <w:jc w:val="center"/>
      </w:pPr>
      <w:r>
        <w:rPr>
          <w:noProof/>
          <w:lang w:val="en-US" w:eastAsia="ja-JP"/>
        </w:rPr>
        <w:drawing>
          <wp:inline distT="0" distB="0" distL="0" distR="0" wp14:anchorId="3C5F2117" wp14:editId="487A26F2">
            <wp:extent cx="4371975" cy="22863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doop-cluster.png"/>
                    <pic:cNvPicPr/>
                  </pic:nvPicPr>
                  <pic:blipFill>
                    <a:blip r:embed="rId24">
                      <a:extLst>
                        <a:ext uri="{28A0092B-C50C-407E-A947-70E740481C1C}">
                          <a14:useLocalDpi xmlns:a14="http://schemas.microsoft.com/office/drawing/2010/main" val="0"/>
                        </a:ext>
                      </a:extLst>
                    </a:blip>
                    <a:stretch>
                      <a:fillRect/>
                    </a:stretch>
                  </pic:blipFill>
                  <pic:spPr>
                    <a:xfrm>
                      <a:off x="0" y="0"/>
                      <a:ext cx="4387954" cy="2294698"/>
                    </a:xfrm>
                    <a:prstGeom prst="rect">
                      <a:avLst/>
                    </a:prstGeom>
                  </pic:spPr>
                </pic:pic>
              </a:graphicData>
            </a:graphic>
          </wp:inline>
        </w:drawing>
      </w:r>
    </w:p>
    <w:p w14:paraId="6E2A99D5" w14:textId="4856CB6B" w:rsidR="00287488" w:rsidRDefault="00287488">
      <w:pPr>
        <w:ind w:left="630"/>
        <w:jc w:val="center"/>
        <w:pPrChange w:id="3226" w:author="John Tran" w:date="2015-12-29T07:58:00Z">
          <w:pPr>
            <w:ind w:left="630" w:firstLine="720"/>
            <w:jc w:val="center"/>
          </w:pPr>
        </w:pPrChange>
      </w:pPr>
      <w:r>
        <w:t xml:space="preserve">Hình </w:t>
      </w:r>
      <w:del w:id="3227" w:author="John Tran" w:date="2015-12-29T07:58:00Z">
        <w:r w:rsidR="00CB323A" w:rsidDel="00F53408">
          <w:delText>todo</w:delText>
        </w:r>
      </w:del>
      <w:ins w:id="3228" w:author="John Tran" w:date="2015-12-29T07:58:00Z">
        <w:r w:rsidR="00F53408" w:rsidRPr="00F53408">
          <w:rPr>
            <w:rPrChange w:id="3229" w:author="John Tran" w:date="2015-12-29T07:58:00Z">
              <w:rPr>
                <w:lang w:val="en-US"/>
              </w:rPr>
            </w:rPrChange>
          </w:rPr>
          <w:t>2.9</w:t>
        </w:r>
      </w:ins>
      <w:r>
        <w:t>: Ba cách để cài đặt Spark trên nền tảng Hadoop</w:t>
      </w:r>
    </w:p>
    <w:p w14:paraId="1995549E" w14:textId="2A5A2430" w:rsidR="00287488" w:rsidRDefault="00287488" w:rsidP="001B0593">
      <w:pPr>
        <w:ind w:left="630" w:firstLine="720"/>
      </w:pPr>
      <w:r>
        <w:t>Chúng ta nên nhìn nhận rằng Spark được thiết kế để thay thế cho Hadoop MapReduce hơn là một sự thay thế cho Hadoop. Nó hoàn toàn không có ý định thay thế Hadoop nhưng lại mang đến một giải pháp toàn diện và thống nhất để quản lý những yêu cầu và các trường hợp sử dụng BigData khác nhau.</w:t>
      </w:r>
    </w:p>
    <w:p w14:paraId="08C1FA86" w14:textId="0A6C99AF" w:rsidR="00287488" w:rsidRDefault="00287488">
      <w:pPr>
        <w:pStyle w:val="Heading3"/>
      </w:pPr>
      <w:bookmarkStart w:id="3230" w:name="_Toc440482262"/>
      <w:r>
        <w:t>Những tính năng nổi bật của Spark</w:t>
      </w:r>
      <w:bookmarkEnd w:id="3230"/>
    </w:p>
    <w:p w14:paraId="5D68D8D9" w14:textId="77777777" w:rsidR="00287488" w:rsidRPr="00287488" w:rsidRDefault="00287488" w:rsidP="001B0593">
      <w:pPr>
        <w:pStyle w:val="ListParagraph"/>
        <w:numPr>
          <w:ilvl w:val="0"/>
          <w:numId w:val="13"/>
        </w:numPr>
        <w:spacing w:line="360" w:lineRule="auto"/>
        <w:ind w:left="990"/>
        <w:rPr>
          <w:b/>
        </w:rPr>
      </w:pPr>
      <w:r w:rsidRPr="006A46DE">
        <w:rPr>
          <w:b/>
          <w:lang w:val="vi-VN"/>
        </w:rPr>
        <w:t xml:space="preserve">Tốc độ: </w:t>
      </w:r>
      <w:r w:rsidRPr="006A46DE">
        <w:rPr>
          <w:lang w:val="vi-VN"/>
        </w:rPr>
        <w:t xml:space="preserve">Spark cho phép chương trình chạy trên một Hadoop cluster nhanh gấp 100 lần nếu chạy trên in-memory và hơn khoảng 10 lần nhanh khi chạy trên disk. Điều này có thể đạt được bằng cách giảm số lượng đọc/ghi vào đĩa. </w:t>
      </w:r>
      <w:r>
        <w:t xml:space="preserve">Nó lưu trữ dữ liệu vào các biến trung gian trong bộ nhớ. </w:t>
      </w:r>
    </w:p>
    <w:p w14:paraId="1A53F1B9" w14:textId="77777777" w:rsidR="00287488" w:rsidRPr="00287488" w:rsidRDefault="00287488" w:rsidP="001B0593">
      <w:pPr>
        <w:pStyle w:val="ListParagraph"/>
        <w:numPr>
          <w:ilvl w:val="0"/>
          <w:numId w:val="13"/>
        </w:numPr>
        <w:spacing w:line="360" w:lineRule="auto"/>
        <w:ind w:left="990"/>
        <w:rPr>
          <w:b/>
        </w:rPr>
      </w:pPr>
      <w:r w:rsidRPr="00287488">
        <w:rPr>
          <w:b/>
        </w:rPr>
        <w:t xml:space="preserve">Hỗ trợ cùng lúc nhiều ngôn ngữ lập trình: </w:t>
      </w:r>
      <w:r>
        <w:t>Spark cung cấp các API được xây dựng sẵn cho Java, Scala và Python. Vì thế, bạn có thể tạo ra những ứng dụng bằng các ngôn ngữ lập trình khác nhau. Spark còn cung cấp hơn 80 function sẵn có cho các truy vấn tương tác.</w:t>
      </w:r>
    </w:p>
    <w:p w14:paraId="5F2B00DB" w14:textId="666F1AEC" w:rsidR="00287488" w:rsidRPr="00287488" w:rsidDel="00070595" w:rsidRDefault="00287488" w:rsidP="001B0593">
      <w:pPr>
        <w:pStyle w:val="ListParagraph"/>
        <w:numPr>
          <w:ilvl w:val="0"/>
          <w:numId w:val="13"/>
        </w:numPr>
        <w:spacing w:line="360" w:lineRule="auto"/>
        <w:ind w:left="990"/>
        <w:rPr>
          <w:del w:id="3231" w:author="John Tran" w:date="2015-12-30T09:49:00Z"/>
          <w:b/>
        </w:rPr>
      </w:pPr>
      <w:r w:rsidRPr="00287488">
        <w:rPr>
          <w:b/>
        </w:rPr>
        <w:t xml:space="preserve">Nâng cao khả năng phân tích: </w:t>
      </w:r>
      <w:r>
        <w:t>Spark không chỉ cung cấp “Map” và “reduce”. Nó còn cung cấp những cơ chế hỗ trợ truy vấn SQL, Streaming data, Machine learning (ML), và các thuật toán Graph.</w:t>
      </w:r>
    </w:p>
    <w:p w14:paraId="7EFE14AF" w14:textId="77777777" w:rsidR="00287488" w:rsidRPr="00070595" w:rsidRDefault="00287488">
      <w:pPr>
        <w:pStyle w:val="ListParagraph"/>
        <w:numPr>
          <w:ilvl w:val="0"/>
          <w:numId w:val="13"/>
        </w:numPr>
        <w:spacing w:line="360" w:lineRule="auto"/>
        <w:ind w:left="990"/>
        <w:rPr>
          <w:b/>
          <w:rPrChange w:id="3232" w:author="John Tran" w:date="2015-12-30T09:49:00Z">
            <w:rPr/>
          </w:rPrChange>
        </w:rPr>
        <w:pPrChange w:id="3233" w:author="John Tran" w:date="2015-12-30T09:49:00Z">
          <w:pPr>
            <w:pStyle w:val="ListParagraph"/>
          </w:pPr>
        </w:pPrChange>
      </w:pPr>
    </w:p>
    <w:p w14:paraId="01BE87F4" w14:textId="05725C4F" w:rsidR="00287488" w:rsidRDefault="00287488">
      <w:pPr>
        <w:pStyle w:val="Heading3"/>
      </w:pPr>
      <w:bookmarkStart w:id="3234" w:name="_Toc440482263"/>
      <w:r>
        <w:t>Hệ sinh thái của Apache Spark</w:t>
      </w:r>
      <w:bookmarkEnd w:id="3234"/>
    </w:p>
    <w:p w14:paraId="77B47114" w14:textId="77777777" w:rsidR="00287488" w:rsidRPr="00287488" w:rsidRDefault="00287488" w:rsidP="001B0593">
      <w:pPr>
        <w:pStyle w:val="ListParagraph"/>
        <w:spacing w:line="360" w:lineRule="auto"/>
        <w:ind w:left="630" w:firstLine="709"/>
        <w:rPr>
          <w:lang w:val="vi-VN"/>
        </w:rPr>
      </w:pPr>
      <w:r w:rsidRPr="00287488">
        <w:rPr>
          <w:lang w:val="vi-VN"/>
        </w:rPr>
        <w:t xml:space="preserve">Bên cạnh các API của Spark Core, chúng ta sẽ có thêm rất nhiều các thư viện được tích hợp sẵn như là một phần của hệ sinh thái Spark và nâng cao khả năng trong việc phân tích dữ liệu BigData cũng như trong Machine Learnig. </w:t>
      </w:r>
    </w:p>
    <w:p w14:paraId="60630B44" w14:textId="77777777" w:rsidR="00287488" w:rsidRPr="00287488" w:rsidRDefault="00287488" w:rsidP="001B0593">
      <w:pPr>
        <w:pStyle w:val="ListParagraph"/>
        <w:spacing w:line="360" w:lineRule="auto"/>
        <w:ind w:left="630"/>
        <w:rPr>
          <w:lang w:val="vi-VN"/>
        </w:rPr>
      </w:pPr>
      <w:r w:rsidRPr="00287488">
        <w:rPr>
          <w:lang w:val="vi-VN"/>
        </w:rPr>
        <w:t>Các thư viện đó bao gồm:</w:t>
      </w:r>
    </w:p>
    <w:p w14:paraId="52B42B69" w14:textId="77777777" w:rsidR="00287488" w:rsidRDefault="00287488" w:rsidP="001B0593">
      <w:pPr>
        <w:pStyle w:val="ListParagraph"/>
        <w:spacing w:line="360" w:lineRule="auto"/>
        <w:ind w:left="630"/>
        <w:jc w:val="center"/>
      </w:pPr>
      <w:r>
        <w:rPr>
          <w:noProof/>
          <w:lang w:eastAsia="ja-JP"/>
        </w:rPr>
        <w:drawing>
          <wp:inline distT="0" distB="0" distL="0" distR="0" wp14:anchorId="6BBB4C9F" wp14:editId="2E4E5EC2">
            <wp:extent cx="4038600" cy="2845665"/>
            <wp:effectExtent l="19050" t="19050" r="190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ark_ecosystem.jpg"/>
                    <pic:cNvPicPr/>
                  </pic:nvPicPr>
                  <pic:blipFill>
                    <a:blip r:embed="rId25">
                      <a:extLst>
                        <a:ext uri="{28A0092B-C50C-407E-A947-70E740481C1C}">
                          <a14:useLocalDpi xmlns:a14="http://schemas.microsoft.com/office/drawing/2010/main" val="0"/>
                        </a:ext>
                      </a:extLst>
                    </a:blip>
                    <a:stretch>
                      <a:fillRect/>
                    </a:stretch>
                  </pic:blipFill>
                  <pic:spPr>
                    <a:xfrm>
                      <a:off x="0" y="0"/>
                      <a:ext cx="4070135" cy="2867885"/>
                    </a:xfrm>
                    <a:prstGeom prst="rect">
                      <a:avLst/>
                    </a:prstGeom>
                    <a:ln>
                      <a:solidFill>
                        <a:schemeClr val="tx1"/>
                      </a:solidFill>
                    </a:ln>
                  </pic:spPr>
                </pic:pic>
              </a:graphicData>
            </a:graphic>
          </wp:inline>
        </w:drawing>
      </w:r>
    </w:p>
    <w:p w14:paraId="1313156D" w14:textId="68845637" w:rsidR="00A61BE7" w:rsidRDefault="00A61BE7" w:rsidP="001B0593">
      <w:pPr>
        <w:pStyle w:val="ListParagraph"/>
        <w:spacing w:line="360" w:lineRule="auto"/>
        <w:ind w:left="630"/>
        <w:jc w:val="center"/>
      </w:pPr>
      <w:r>
        <w:t>Hình 2.</w:t>
      </w:r>
      <w:ins w:id="3235" w:author="John Tran" w:date="2015-12-30T23:00:00Z">
        <w:r w:rsidR="00694E39">
          <w:t>10</w:t>
        </w:r>
      </w:ins>
      <w:del w:id="3236" w:author="John Tran" w:date="2015-12-30T23:00:00Z">
        <w:r w:rsidDel="00694E39">
          <w:delText>4</w:delText>
        </w:r>
      </w:del>
      <w:r>
        <w:t xml:space="preserve">: Hệ sinh thái Spark </w:t>
      </w:r>
    </w:p>
    <w:p w14:paraId="64F230B6" w14:textId="77777777" w:rsidR="00287488" w:rsidRDefault="00287488">
      <w:pPr>
        <w:pStyle w:val="ListParagraph"/>
        <w:numPr>
          <w:ilvl w:val="0"/>
          <w:numId w:val="14"/>
        </w:numPr>
        <w:spacing w:after="160" w:line="360" w:lineRule="auto"/>
        <w:ind w:left="630"/>
        <w:pPrChange w:id="3237" w:author="John Tran" w:date="2015-12-28T20:14:00Z">
          <w:pPr>
            <w:pStyle w:val="ListParagraph"/>
            <w:numPr>
              <w:numId w:val="14"/>
            </w:numPr>
            <w:spacing w:after="160" w:line="360" w:lineRule="auto"/>
            <w:ind w:left="630" w:hanging="360"/>
            <w:jc w:val="left"/>
          </w:pPr>
        </w:pPrChange>
      </w:pPr>
      <w:r w:rsidRPr="004C69D8">
        <w:rPr>
          <w:b/>
        </w:rPr>
        <w:t>Spark SQL:</w:t>
      </w:r>
      <w:r>
        <w:t xml:space="preserve"> là một thành phần trên cùng của Spark Core giới thiệu một khái niệm dữ liệu trừu tượng mới là SchemaRDD, cung cấp khả năng hỗ trợ cho các dữ liệu có cấu trúc hoặc bán – cấu trúc.</w:t>
      </w:r>
    </w:p>
    <w:p w14:paraId="3A43A097" w14:textId="77777777" w:rsidR="00287488" w:rsidRDefault="00287488">
      <w:pPr>
        <w:pStyle w:val="ListParagraph"/>
        <w:numPr>
          <w:ilvl w:val="0"/>
          <w:numId w:val="14"/>
        </w:numPr>
        <w:spacing w:after="160" w:line="360" w:lineRule="auto"/>
        <w:ind w:left="630"/>
        <w:pPrChange w:id="3238" w:author="John Tran" w:date="2015-12-28T20:14:00Z">
          <w:pPr>
            <w:pStyle w:val="ListParagraph"/>
            <w:numPr>
              <w:numId w:val="14"/>
            </w:numPr>
            <w:spacing w:after="160" w:line="360" w:lineRule="auto"/>
            <w:ind w:left="630" w:hanging="360"/>
            <w:jc w:val="left"/>
          </w:pPr>
        </w:pPrChange>
      </w:pPr>
      <w:r>
        <w:rPr>
          <w:b/>
        </w:rPr>
        <w:t xml:space="preserve">Spark Streaming: </w:t>
      </w:r>
      <w:r>
        <w:t xml:space="preserve">cung cấp khả năng xử lý theo thời gian thực đối với dữ liệu streaming, chẳng hạn như các tài nguyên log file từ các webserver (ví dụ: dữ liệu từ Apache Flume and HDFS/S3), dữ liệu từ mạng xã hội như Twitter hay Facebook, và hàng đợi tin nhắn như Kafka. </w:t>
      </w:r>
    </w:p>
    <w:p w14:paraId="4F749EF7" w14:textId="27CACD27" w:rsidR="00287488" w:rsidRDefault="00287488">
      <w:pPr>
        <w:pStyle w:val="ListParagraph"/>
        <w:numPr>
          <w:ilvl w:val="0"/>
          <w:numId w:val="14"/>
        </w:numPr>
        <w:spacing w:after="160" w:line="360" w:lineRule="auto"/>
        <w:ind w:left="630"/>
        <w:pPrChange w:id="3239" w:author="John Tran" w:date="2015-12-28T20:14:00Z">
          <w:pPr>
            <w:pStyle w:val="ListParagraph"/>
            <w:numPr>
              <w:numId w:val="14"/>
            </w:numPr>
            <w:spacing w:after="160" w:line="360" w:lineRule="auto"/>
            <w:ind w:left="630" w:hanging="360"/>
            <w:jc w:val="left"/>
          </w:pPr>
        </w:pPrChange>
      </w:pPr>
      <w:r>
        <w:rPr>
          <w:b/>
        </w:rPr>
        <w:t>M</w:t>
      </w:r>
      <w:r w:rsidR="00A54794">
        <w:rPr>
          <w:b/>
        </w:rPr>
        <w:t>L</w:t>
      </w:r>
      <w:r>
        <w:rPr>
          <w:b/>
        </w:rPr>
        <w:t>lib:</w:t>
      </w:r>
      <w:r>
        <w:t xml:space="preserve"> là một thư viện Machine Learning cung cấp các thuật toán khác nhau được thiết kế để có thể thực hiện các bài toán thường gặp khi xử lý BigData như:</w:t>
      </w:r>
    </w:p>
    <w:p w14:paraId="480348F7" w14:textId="77777777" w:rsidR="00287488" w:rsidRDefault="00287488" w:rsidP="00EA6E1E">
      <w:pPr>
        <w:pStyle w:val="ListParagraph"/>
        <w:numPr>
          <w:ilvl w:val="1"/>
          <w:numId w:val="14"/>
        </w:numPr>
        <w:spacing w:after="160" w:line="360" w:lineRule="auto"/>
        <w:ind w:left="990"/>
        <w:jc w:val="left"/>
      </w:pPr>
      <w:r w:rsidRPr="00DC5430">
        <w:rPr>
          <w:b/>
        </w:rPr>
        <w:t>Classification</w:t>
      </w:r>
      <w:r>
        <w:t>: phân lớp bằng thống kê</w:t>
      </w:r>
    </w:p>
    <w:p w14:paraId="41130066" w14:textId="77777777" w:rsidR="00287488" w:rsidRDefault="00287488" w:rsidP="00EA6E1E">
      <w:pPr>
        <w:pStyle w:val="ListParagraph"/>
        <w:numPr>
          <w:ilvl w:val="1"/>
          <w:numId w:val="14"/>
        </w:numPr>
        <w:spacing w:after="160" w:line="360" w:lineRule="auto"/>
        <w:ind w:left="990"/>
        <w:jc w:val="left"/>
      </w:pPr>
      <w:r>
        <w:rPr>
          <w:b/>
        </w:rPr>
        <w:t>Regression</w:t>
      </w:r>
      <w:r w:rsidRPr="00DC5430">
        <w:t>:</w:t>
      </w:r>
      <w:r>
        <w:t xml:space="preserve"> phân tích hồi quy</w:t>
      </w:r>
    </w:p>
    <w:p w14:paraId="11032CA3" w14:textId="77777777" w:rsidR="00287488" w:rsidRPr="00EB0E57" w:rsidRDefault="00287488" w:rsidP="00EA6E1E">
      <w:pPr>
        <w:pStyle w:val="ListParagraph"/>
        <w:numPr>
          <w:ilvl w:val="1"/>
          <w:numId w:val="14"/>
        </w:numPr>
        <w:spacing w:after="160" w:line="360" w:lineRule="auto"/>
        <w:ind w:left="990"/>
        <w:jc w:val="left"/>
        <w:rPr>
          <w:b/>
        </w:rPr>
      </w:pPr>
      <w:r w:rsidRPr="00DC5430">
        <w:rPr>
          <w:b/>
        </w:rPr>
        <w:t>Collaborative Filtering</w:t>
      </w:r>
      <w:r>
        <w:rPr>
          <w:b/>
        </w:rPr>
        <w:t xml:space="preserve">: </w:t>
      </w:r>
      <w:r>
        <w:t>các phương pháp lọc thông tin dùng cho hệ thống Recommendation</w:t>
      </w:r>
    </w:p>
    <w:p w14:paraId="41D42C0D" w14:textId="77777777" w:rsidR="00287488" w:rsidRPr="00EB0E57" w:rsidRDefault="00287488" w:rsidP="00EA6E1E">
      <w:pPr>
        <w:pStyle w:val="ListParagraph"/>
        <w:numPr>
          <w:ilvl w:val="1"/>
          <w:numId w:val="14"/>
        </w:numPr>
        <w:spacing w:after="160" w:line="360" w:lineRule="auto"/>
        <w:ind w:left="990"/>
        <w:jc w:val="left"/>
        <w:rPr>
          <w:b/>
        </w:rPr>
      </w:pPr>
      <w:r w:rsidRPr="00EB0E57">
        <w:rPr>
          <w:b/>
        </w:rPr>
        <w:t>Dimensionality Reduction</w:t>
      </w:r>
      <w:r>
        <w:rPr>
          <w:b/>
        </w:rPr>
        <w:t xml:space="preserve">: </w:t>
      </w:r>
      <w:r>
        <w:t>quy trình rút gọn số biến ngẫu nhiên đang quan tâm, bao gồm lựa chọn biến và tạo biến mới</w:t>
      </w:r>
    </w:p>
    <w:p w14:paraId="03AAC977" w14:textId="77777777" w:rsidR="00287488" w:rsidRPr="00286562" w:rsidRDefault="00287488" w:rsidP="00EA6E1E">
      <w:pPr>
        <w:pStyle w:val="ListParagraph"/>
        <w:numPr>
          <w:ilvl w:val="1"/>
          <w:numId w:val="14"/>
        </w:numPr>
        <w:spacing w:after="160" w:line="360" w:lineRule="auto"/>
        <w:ind w:left="990"/>
        <w:jc w:val="left"/>
        <w:rPr>
          <w:b/>
        </w:rPr>
      </w:pPr>
      <w:r w:rsidRPr="00286562">
        <w:rPr>
          <w:b/>
        </w:rPr>
        <w:t>Feature Extraction and Tranformations</w:t>
      </w:r>
      <w:r>
        <w:rPr>
          <w:b/>
        </w:rPr>
        <w:t xml:space="preserve">: </w:t>
      </w:r>
      <w:r>
        <w:t>lựa chọn đặc trưng</w:t>
      </w:r>
    </w:p>
    <w:p w14:paraId="49FF8C6F" w14:textId="6F43C5BE" w:rsidR="00E8242B" w:rsidRDefault="00287488" w:rsidP="001B0593">
      <w:pPr>
        <w:pStyle w:val="ListParagraph"/>
        <w:numPr>
          <w:ilvl w:val="0"/>
          <w:numId w:val="14"/>
        </w:numPr>
        <w:spacing w:after="160" w:line="360" w:lineRule="auto"/>
        <w:ind w:left="630"/>
        <w:jc w:val="left"/>
      </w:pPr>
      <w:r>
        <w:rPr>
          <w:b/>
        </w:rPr>
        <w:t xml:space="preserve">GraphX: </w:t>
      </w:r>
      <w:r>
        <w:t>là một thư viện dùng cho các thao tác đồ thị và thực hiện các hoạt động đồ thị song song. Nó cung cấp một công cụ đồng nhất cho ETL (Extract, Transform và Load), phân tích thăm dò và tính toán đồ thị. Ngoài xây dựng các thuật toán xung quanh các hoạt động về đồ thị, GraphX cũng cung cấp các giải pháp xử lý các thuật toán đồ thị phổ biến như PageRank.</w:t>
      </w:r>
    </w:p>
    <w:p w14:paraId="03884A49" w14:textId="6A550F2C" w:rsidR="006716B2" w:rsidRDefault="00B432D2" w:rsidP="00DF40A4">
      <w:pPr>
        <w:spacing w:after="200" w:line="276" w:lineRule="auto"/>
        <w:jc w:val="left"/>
        <w:rPr>
          <w:b/>
          <w:lang w:val="en-US"/>
        </w:rPr>
      </w:pPr>
      <w:r>
        <w:rPr>
          <w:b/>
          <w:lang w:val="en-US"/>
        </w:rPr>
        <w:t xml:space="preserve">Kết luận chương </w:t>
      </w:r>
      <w:del w:id="3240" w:author="John Tran" w:date="2015-12-28T23:36:00Z">
        <w:r w:rsidDel="00B84B16">
          <w:rPr>
            <w:b/>
            <w:lang w:val="en-US"/>
          </w:rPr>
          <w:delText>hai</w:delText>
        </w:r>
      </w:del>
      <w:ins w:id="3241" w:author="John Tran" w:date="2015-12-29T09:14:00Z">
        <w:r w:rsidR="00487D4A">
          <w:rPr>
            <w:b/>
            <w:lang w:val="en-US"/>
          </w:rPr>
          <w:t>hai</w:t>
        </w:r>
      </w:ins>
      <w:r>
        <w:rPr>
          <w:b/>
          <w:lang w:val="en-US"/>
        </w:rPr>
        <w:t>:</w:t>
      </w:r>
    </w:p>
    <w:p w14:paraId="4F68BA95" w14:textId="27A34F71" w:rsidR="00287488" w:rsidRDefault="00B432D2" w:rsidP="00121869">
      <w:pPr>
        <w:spacing w:after="160"/>
        <w:ind w:firstLine="709"/>
        <w:jc w:val="left"/>
        <w:rPr>
          <w:lang w:val="en-US"/>
        </w:rPr>
      </w:pPr>
      <w:r>
        <w:rPr>
          <w:lang w:val="en-US"/>
        </w:rPr>
        <w:tab/>
        <w:t>Chương hai của khóa luận trình bày về tất cả các kỹ thuật, cũng như tư tưởng chính để rồi đề xuấ</w:t>
      </w:r>
      <w:r w:rsidR="00121869">
        <w:rPr>
          <w:lang w:val="en-US"/>
        </w:rPr>
        <w:t>t mô hình tổng hợp các “chủ đề” được thảo luận trên mạng xã hội Facebook</w:t>
      </w:r>
      <w:r w:rsidR="00800D67">
        <w:rPr>
          <w:lang w:val="en-US"/>
        </w:rPr>
        <w:t xml:space="preserve"> dựa vào phương pháp LDA</w:t>
      </w:r>
      <w:r w:rsidR="00121869">
        <w:rPr>
          <w:lang w:val="en-US"/>
        </w:rPr>
        <w:t>, sau đó thực hiện đánh giá cảm xúc theo từng chủ đề, cũng như sự kết hợp của từ điển lexicon VietSentiWordNet và phương pháp máy học SVM.</w:t>
      </w:r>
    </w:p>
    <w:p w14:paraId="468A28C4" w14:textId="558EF825" w:rsidR="006716B2" w:rsidRPr="00437A0F" w:rsidRDefault="00CC13A8">
      <w:pPr>
        <w:spacing w:after="200"/>
        <w:jc w:val="left"/>
        <w:rPr>
          <w:rFonts w:eastAsia="Times New Roman" w:cs="Times New Roman"/>
          <w:b/>
          <w:noProof/>
          <w:sz w:val="28"/>
          <w:szCs w:val="24"/>
        </w:rPr>
        <w:pPrChange w:id="3242" w:author="John Tran" w:date="2015-12-28T23:37:00Z">
          <w:pPr>
            <w:spacing w:after="200" w:line="276" w:lineRule="auto"/>
            <w:jc w:val="left"/>
          </w:pPr>
        </w:pPrChange>
      </w:pPr>
      <w:r>
        <w:rPr>
          <w:noProof/>
        </w:rPr>
        <w:tab/>
      </w:r>
      <w:r w:rsidRPr="00437A0F">
        <w:rPr>
          <w:noProof/>
        </w:rPr>
        <w:t>Trong chương tiếp theo, khóa luận sẽ tiến hành thực nghiệm trên phương pháp đã xây dựng</w:t>
      </w:r>
      <w:r w:rsidR="00BA5181" w:rsidRPr="00437A0F">
        <w:rPr>
          <w:noProof/>
        </w:rPr>
        <w:t>, đánh giá kết quả đạt được của phương pháp và mô tả chi tiết của hệ thống dựa vào các màn hình giao diện hiển thị.</w:t>
      </w:r>
      <w:r w:rsidR="006716B2">
        <w:rPr>
          <w:noProof/>
        </w:rPr>
        <w:br w:type="page"/>
      </w:r>
    </w:p>
    <w:p w14:paraId="3AE7FB95" w14:textId="587CB49A" w:rsidR="007947DC" w:rsidRPr="006D2B8D" w:rsidRDefault="006D2B8D">
      <w:pPr>
        <w:pStyle w:val="Heading1"/>
        <w:rPr>
          <w:lang w:val="vi-VN"/>
          <w:rPrChange w:id="3243" w:author="John Tran" w:date="2015-12-24T23:31:00Z">
            <w:rPr/>
          </w:rPrChange>
        </w:rPr>
      </w:pPr>
      <w:bookmarkStart w:id="3244" w:name="_Toc440482264"/>
      <w:ins w:id="3245" w:author="John Tran" w:date="2015-12-24T23:30:00Z">
        <w:r w:rsidRPr="006D2B8D">
          <w:rPr>
            <w:lang w:val="vi-VN"/>
            <w:rPrChange w:id="3246" w:author="John Tran" w:date="2015-12-24T23:31:00Z">
              <w:rPr/>
            </w:rPrChange>
          </w:rPr>
          <w:t>XÂY DỰNG HỆ THỐNG</w:t>
        </w:r>
        <w:r w:rsidRPr="006D2B8D">
          <w:rPr>
            <w:lang w:val="vi-VN"/>
            <w:rPrChange w:id="3247" w:author="John Tran" w:date="2015-12-24T23:31:00Z">
              <w:rPr>
                <w:b w:val="0"/>
              </w:rPr>
            </w:rPrChange>
          </w:rPr>
          <w:t xml:space="preserve"> TÌM KIẾM CHỦ ĐỀ ẨN VÀ ĐÁNH GIÁ CẢM XÚC </w:t>
        </w:r>
      </w:ins>
      <w:ins w:id="3248" w:author="John Tran" w:date="2015-12-27T22:41:00Z">
        <w:r w:rsidR="00256BE1" w:rsidRPr="00256BE1">
          <w:rPr>
            <w:lang w:val="vi-VN"/>
            <w:rPrChange w:id="3249" w:author="John Tran" w:date="2015-12-27T22:41:00Z">
              <w:rPr/>
            </w:rPrChange>
          </w:rPr>
          <w:t>TRÊN</w:t>
        </w:r>
      </w:ins>
      <w:ins w:id="3250" w:author="John Tran" w:date="2015-12-24T23:30:00Z">
        <w:r w:rsidRPr="006D2B8D">
          <w:rPr>
            <w:lang w:val="vi-VN"/>
            <w:rPrChange w:id="3251" w:author="John Tran" w:date="2015-12-24T23:31:00Z">
              <w:rPr>
                <w:b w:val="0"/>
              </w:rPr>
            </w:rPrChange>
          </w:rPr>
          <w:t xml:space="preserve"> TRANG FACEBOOK</w:t>
        </w:r>
      </w:ins>
      <w:bookmarkEnd w:id="3244"/>
      <w:del w:id="3252" w:author="John Tran" w:date="2015-12-24T23:29:00Z">
        <w:r w:rsidR="00327A8B" w:rsidRPr="006D2B8D" w:rsidDel="00157FF4">
          <w:rPr>
            <w:lang w:val="vi-VN"/>
          </w:rPr>
          <w:delText>ỨNG DỤNG</w:delText>
        </w:r>
        <w:r w:rsidR="00FF3751" w:rsidRPr="006D2B8D" w:rsidDel="00157FF4">
          <w:rPr>
            <w:lang w:val="vi-VN"/>
          </w:rPr>
          <w:delText xml:space="preserve"> MÔ PHỎNG</w:delText>
        </w:r>
      </w:del>
    </w:p>
    <w:p w14:paraId="787B7708" w14:textId="6EBDA368" w:rsidR="00FF3751" w:rsidRPr="002E2090" w:rsidRDefault="00FF3751">
      <w:pPr>
        <w:rPr>
          <w:rPrChange w:id="3253" w:author="John Tran" w:date="2015-12-24T23:32:00Z">
            <w:rPr>
              <w:lang w:val="en-US"/>
            </w:rPr>
          </w:rPrChange>
        </w:rPr>
        <w:pPrChange w:id="3254" w:author="John Tran" w:date="2015-12-24T23:31:00Z">
          <w:pPr>
            <w:jc w:val="center"/>
          </w:pPr>
        </w:pPrChange>
      </w:pPr>
      <w:bookmarkStart w:id="3255" w:name="_Toc377199255"/>
      <w:del w:id="3256" w:author="John Tran" w:date="2015-12-24T23:31:00Z">
        <w:r w:rsidRPr="002E2090" w:rsidDel="002E2090">
          <w:rPr>
            <w:rPrChange w:id="3257" w:author="John Tran" w:date="2015-12-24T23:32:00Z">
              <w:rPr>
                <w:lang w:val="en-US"/>
              </w:rPr>
            </w:rPrChange>
          </w:rPr>
          <w:delText xml:space="preserve">Ứng dụng: </w:delText>
        </w:r>
      </w:del>
      <w:del w:id="3258" w:author="John Tran" w:date="2015-12-24T23:30:00Z">
        <w:r w:rsidR="006D2B8D" w:rsidRPr="002E2090" w:rsidDel="006D2B8D">
          <w:rPr>
            <w:b/>
            <w:noProof/>
            <w:rPrChange w:id="3259" w:author="John Tran" w:date="2015-12-24T23:32:00Z">
              <w:rPr>
                <w:b/>
                <w:i/>
                <w:noProof/>
                <w:lang w:val="en-US"/>
              </w:rPr>
            </w:rPrChange>
          </w:rPr>
          <w:delText>W</w:delText>
        </w:r>
        <w:r w:rsidR="006D2B8D" w:rsidRPr="006D2B8D" w:rsidDel="006D2B8D">
          <w:rPr>
            <w:b/>
            <w:noProof/>
            <w:rPrChange w:id="3260" w:author="John Tran" w:date="2015-12-24T23:30:00Z">
              <w:rPr>
                <w:b/>
                <w:i/>
                <w:noProof/>
              </w:rPr>
            </w:rPrChange>
          </w:rPr>
          <w:delText>EB</w:delText>
        </w:r>
        <w:r w:rsidR="006D2B8D" w:rsidRPr="002E2090" w:rsidDel="006D2B8D">
          <w:rPr>
            <w:b/>
            <w:noProof/>
            <w:rPrChange w:id="3261" w:author="John Tran" w:date="2015-12-24T23:32:00Z">
              <w:rPr>
                <w:b/>
                <w:i/>
                <w:noProof/>
                <w:lang w:val="en-US"/>
              </w:rPr>
            </w:rPrChange>
          </w:rPr>
          <w:delText>SITE</w:delText>
        </w:r>
        <w:r w:rsidR="006D2B8D" w:rsidRPr="006D2B8D" w:rsidDel="006D2B8D">
          <w:rPr>
            <w:b/>
            <w:noProof/>
            <w:rPrChange w:id="3262" w:author="John Tran" w:date="2015-12-24T23:30:00Z">
              <w:rPr>
                <w:b/>
                <w:i/>
                <w:noProof/>
              </w:rPr>
            </w:rPrChange>
          </w:rPr>
          <w:delText xml:space="preserve"> </w:delText>
        </w:r>
        <w:r w:rsidR="006D2B8D" w:rsidRPr="002E2090" w:rsidDel="006D2B8D">
          <w:rPr>
            <w:b/>
            <w:noProof/>
            <w:rPrChange w:id="3263" w:author="John Tran" w:date="2015-12-24T23:32:00Z">
              <w:rPr>
                <w:b/>
                <w:i/>
                <w:noProof/>
                <w:lang w:val="en-US"/>
              </w:rPr>
            </w:rPrChange>
          </w:rPr>
          <w:delText>TÌM KIẾM</w:delText>
        </w:r>
        <w:r w:rsidR="006D2B8D" w:rsidRPr="006D2B8D" w:rsidDel="006D2B8D">
          <w:rPr>
            <w:b/>
            <w:noProof/>
            <w:rPrChange w:id="3264" w:author="John Tran" w:date="2015-12-24T23:30:00Z">
              <w:rPr>
                <w:b/>
                <w:i/>
                <w:noProof/>
              </w:rPr>
            </w:rPrChange>
          </w:rPr>
          <w:delText xml:space="preserve"> CHỦ ĐỀ </w:delText>
        </w:r>
        <w:r w:rsidR="006D2B8D" w:rsidRPr="002E2090" w:rsidDel="006D2B8D">
          <w:rPr>
            <w:b/>
            <w:noProof/>
            <w:rPrChange w:id="3265" w:author="John Tran" w:date="2015-12-24T23:32:00Z">
              <w:rPr>
                <w:b/>
                <w:i/>
                <w:noProof/>
                <w:lang w:val="en-US"/>
              </w:rPr>
            </w:rPrChange>
          </w:rPr>
          <w:delText xml:space="preserve">ẨN </w:delText>
        </w:r>
        <w:r w:rsidR="006D2B8D" w:rsidRPr="006D2B8D" w:rsidDel="006D2B8D">
          <w:rPr>
            <w:b/>
            <w:noProof/>
            <w:rPrChange w:id="3266" w:author="John Tran" w:date="2015-12-24T23:30:00Z">
              <w:rPr>
                <w:b/>
                <w:i/>
                <w:noProof/>
              </w:rPr>
            </w:rPrChange>
          </w:rPr>
          <w:delText>VÀ ĐÁNH</w:delText>
        </w:r>
        <w:r w:rsidR="006D2B8D" w:rsidRPr="002E2090" w:rsidDel="006D2B8D">
          <w:rPr>
            <w:b/>
            <w:noProof/>
            <w:rPrChange w:id="3267" w:author="John Tran" w:date="2015-12-24T23:32:00Z">
              <w:rPr>
                <w:b/>
                <w:i/>
                <w:noProof/>
                <w:lang w:val="en-US"/>
              </w:rPr>
            </w:rPrChange>
          </w:rPr>
          <w:delText xml:space="preserve"> </w:delText>
        </w:r>
        <w:r w:rsidR="006D2B8D" w:rsidRPr="006D2B8D" w:rsidDel="006D2B8D">
          <w:rPr>
            <w:b/>
            <w:noProof/>
            <w:rPrChange w:id="3268" w:author="John Tran" w:date="2015-12-24T23:30:00Z">
              <w:rPr>
                <w:b/>
                <w:i/>
                <w:noProof/>
              </w:rPr>
            </w:rPrChange>
          </w:rPr>
          <w:delText xml:space="preserve">GIÁ CẢM XÚC CÁC TRANG </w:delText>
        </w:r>
        <w:r w:rsidR="006D2B8D" w:rsidRPr="002E2090" w:rsidDel="006D2B8D">
          <w:rPr>
            <w:b/>
            <w:noProof/>
            <w:rPrChange w:id="3269" w:author="John Tran" w:date="2015-12-24T23:32:00Z">
              <w:rPr>
                <w:b/>
                <w:i/>
                <w:noProof/>
                <w:lang w:val="en-US"/>
              </w:rPr>
            </w:rPrChange>
          </w:rPr>
          <w:delText>F</w:delText>
        </w:r>
        <w:r w:rsidR="006D2B8D" w:rsidRPr="006D2B8D" w:rsidDel="006D2B8D">
          <w:rPr>
            <w:b/>
            <w:noProof/>
            <w:rPrChange w:id="3270" w:author="John Tran" w:date="2015-12-24T23:30:00Z">
              <w:rPr>
                <w:b/>
                <w:i/>
                <w:noProof/>
              </w:rPr>
            </w:rPrChange>
          </w:rPr>
          <w:delText>ACEBOOK</w:delText>
        </w:r>
      </w:del>
    </w:p>
    <w:p w14:paraId="6B408453" w14:textId="157865FE" w:rsidR="00DD6AD8" w:rsidRPr="00DD6AD8" w:rsidRDefault="00DD6AD8" w:rsidP="00E7454D">
      <w:pPr>
        <w:pStyle w:val="Heading2"/>
        <w:rPr>
          <w:ins w:id="3271" w:author="John Tran" w:date="2016-01-12T21:39:00Z"/>
          <w:rPrChange w:id="3272" w:author="John Tran" w:date="2016-01-12T21:39:00Z">
            <w:rPr>
              <w:ins w:id="3273" w:author="John Tran" w:date="2016-01-12T21:39:00Z"/>
              <w:lang w:val="en-US"/>
            </w:rPr>
          </w:rPrChange>
        </w:rPr>
      </w:pPr>
      <w:bookmarkStart w:id="3274" w:name="_Toc440482265"/>
      <w:ins w:id="3275" w:author="John Tran" w:date="2016-01-12T21:39:00Z">
        <w:r w:rsidRPr="00DD6AD8">
          <w:rPr>
            <w:rPrChange w:id="3276" w:author="John Tran" w:date="2016-01-12T21:39:00Z">
              <w:rPr>
                <w:lang w:val="en-US"/>
              </w:rPr>
            </w:rPrChange>
          </w:rPr>
          <w:t>Quy trình phát triển phần mềm</w:t>
        </w:r>
        <w:bookmarkEnd w:id="3274"/>
      </w:ins>
    </w:p>
    <w:p w14:paraId="78FCCE04" w14:textId="48AF6F6F" w:rsidR="00DD6AD8" w:rsidRPr="00EC20B5" w:rsidRDefault="00EC20B5">
      <w:pPr>
        <w:pStyle w:val="Heading3"/>
        <w:rPr>
          <w:ins w:id="3277" w:author="John Tran" w:date="2016-01-12T21:48:00Z"/>
          <w:rPrChange w:id="3278" w:author="John Tran" w:date="2016-01-12T21:48:00Z">
            <w:rPr>
              <w:ins w:id="3279" w:author="John Tran" w:date="2016-01-12T21:48:00Z"/>
              <w:lang w:val="en-US"/>
            </w:rPr>
          </w:rPrChange>
        </w:rPr>
        <w:pPrChange w:id="3280" w:author="John Tran" w:date="2016-01-12T21:48:00Z">
          <w:pPr>
            <w:pStyle w:val="Heading2"/>
          </w:pPr>
        </w:pPrChange>
      </w:pPr>
      <w:bookmarkStart w:id="3281" w:name="_Toc440482266"/>
      <w:ins w:id="3282" w:author="John Tran" w:date="2016-01-12T21:48:00Z">
        <w:r w:rsidRPr="00EC20B5">
          <w:rPr>
            <w:rPrChange w:id="3283" w:author="John Tran" w:date="2016-01-12T21:48:00Z">
              <w:rPr>
                <w:bCs w:val="0"/>
                <w:lang w:val="en-US"/>
              </w:rPr>
            </w:rPrChange>
          </w:rPr>
          <w:t>Mô hình phát triển phần mềm</w:t>
        </w:r>
        <w:bookmarkEnd w:id="3281"/>
      </w:ins>
    </w:p>
    <w:p w14:paraId="121B9F00" w14:textId="1FC436FA" w:rsidR="00EC20B5" w:rsidRPr="00197B2D" w:rsidRDefault="00EC20B5">
      <w:pPr>
        <w:ind w:left="630"/>
        <w:rPr>
          <w:ins w:id="3284" w:author="John Tran" w:date="2016-01-12T22:46:00Z"/>
          <w:rPrChange w:id="3285" w:author="John Tran" w:date="2016-01-12T22:46:00Z">
            <w:rPr>
              <w:ins w:id="3286" w:author="John Tran" w:date="2016-01-12T22:46:00Z"/>
              <w:lang w:val="en-US"/>
            </w:rPr>
          </w:rPrChange>
        </w:rPr>
        <w:pPrChange w:id="3287" w:author="John Tran" w:date="2016-01-12T21:49:00Z">
          <w:pPr>
            <w:pStyle w:val="Heading2"/>
          </w:pPr>
        </w:pPrChange>
      </w:pPr>
      <w:ins w:id="3288" w:author="John Tran" w:date="2016-01-12T21:50:00Z">
        <w:r w:rsidRPr="00EC20B5">
          <w:rPr>
            <w:rPrChange w:id="3289" w:author="John Tran" w:date="2016-01-12T21:50:00Z">
              <w:rPr>
                <w:b w:val="0"/>
                <w:bCs w:val="0"/>
                <w:lang w:val="en-US"/>
              </w:rPr>
            </w:rPrChange>
          </w:rPr>
          <w:t>Ứng dụng được phát triển theo mô hình thác nước cải tiến</w:t>
        </w:r>
      </w:ins>
      <w:ins w:id="3290" w:author="John Tran" w:date="2016-01-12T22:46:00Z">
        <w:r w:rsidR="00197B2D" w:rsidRPr="00197B2D">
          <w:rPr>
            <w:rPrChange w:id="3291" w:author="John Tran" w:date="2016-01-12T22:46:00Z">
              <w:rPr>
                <w:b w:val="0"/>
                <w:bCs w:val="0"/>
                <w:lang w:val="en-US"/>
              </w:rPr>
            </w:rPrChange>
          </w:rPr>
          <w:t xml:space="preserve"> bao gồm các giai đoạn sau:</w:t>
        </w:r>
      </w:ins>
    </w:p>
    <w:p w14:paraId="398789F4" w14:textId="07E62C2F" w:rsidR="00197B2D" w:rsidRPr="00832440" w:rsidRDefault="00197B2D">
      <w:pPr>
        <w:pStyle w:val="ListParagraph"/>
        <w:numPr>
          <w:ilvl w:val="0"/>
          <w:numId w:val="3"/>
        </w:numPr>
        <w:spacing w:line="360" w:lineRule="auto"/>
        <w:ind w:left="1080"/>
        <w:rPr>
          <w:ins w:id="3292" w:author="John Tran" w:date="2016-01-12T22:47:00Z"/>
          <w:lang w:val="vi-VN"/>
          <w:rPrChange w:id="3293" w:author="John Tran" w:date="2016-02-15T21:21:00Z">
            <w:rPr>
              <w:ins w:id="3294" w:author="John Tran" w:date="2016-01-12T22:47:00Z"/>
            </w:rPr>
          </w:rPrChange>
        </w:rPr>
        <w:pPrChange w:id="3295" w:author="John Tran" w:date="2016-01-12T22:50:00Z">
          <w:pPr>
            <w:pStyle w:val="Heading2"/>
          </w:pPr>
        </w:pPrChange>
      </w:pPr>
      <w:ins w:id="3296" w:author="John Tran" w:date="2016-01-12T22:47:00Z">
        <w:r w:rsidRPr="00E86D0B">
          <w:rPr>
            <w:b/>
            <w:i/>
            <w:lang w:val="vi-VN"/>
            <w:rPrChange w:id="3297" w:author="John Tran" w:date="2016-01-13T20:33:00Z">
              <w:rPr>
                <w:b w:val="0"/>
                <w:bCs w:val="0"/>
              </w:rPr>
            </w:rPrChange>
          </w:rPr>
          <w:t>Phân tích và xác định các yêu cầu</w:t>
        </w:r>
      </w:ins>
      <w:ins w:id="3298" w:author="John Tran" w:date="2016-01-12T22:50:00Z">
        <w:r w:rsidRPr="00E86D0B">
          <w:rPr>
            <w:b/>
            <w:i/>
            <w:lang w:val="vi-VN"/>
            <w:rPrChange w:id="3299" w:author="John Tran" w:date="2016-01-13T20:33:00Z">
              <w:rPr>
                <w:b w:val="0"/>
                <w:bCs w:val="0"/>
              </w:rPr>
            </w:rPrChange>
          </w:rPr>
          <w:t>:</w:t>
        </w:r>
        <w:r w:rsidRPr="00197B2D">
          <w:rPr>
            <w:lang w:val="vi-VN"/>
            <w:rPrChange w:id="3300" w:author="John Tran" w:date="2016-01-12T22:50:00Z">
              <w:rPr>
                <w:b w:val="0"/>
                <w:bCs w:val="0"/>
              </w:rPr>
            </w:rPrChange>
          </w:rPr>
          <w:t xml:space="preserve"> </w:t>
        </w:r>
      </w:ins>
      <w:ins w:id="3301" w:author="John Tran" w:date="2016-01-13T20:27:00Z">
        <w:r w:rsidR="00E86D0B" w:rsidRPr="00E86D0B">
          <w:rPr>
            <w:lang w:val="vi-VN"/>
            <w:rPrChange w:id="3302" w:author="John Tran" w:date="2016-01-13T20:27:00Z">
              <w:rPr/>
            </w:rPrChange>
          </w:rPr>
          <w:t xml:space="preserve">Phân tích và xác định các </w:t>
        </w:r>
        <w:r w:rsidR="00E86D0B" w:rsidRPr="00E86D0B">
          <w:rPr>
            <w:lang w:val="vi-VN"/>
            <w:rPrChange w:id="3303" w:author="John Tran" w:date="2016-01-13T20:32:00Z">
              <w:rPr/>
            </w:rPrChange>
          </w:rPr>
          <w:t xml:space="preserve">yêu cầu của ứng dụng dựa trên nhu cầu nắm bắt thông tin của các cơ quan quản lý, giúp </w:t>
        </w:r>
      </w:ins>
      <w:ins w:id="3304" w:author="John Tran" w:date="2016-01-13T20:30:00Z">
        <w:r w:rsidR="00E86D0B" w:rsidRPr="00E86D0B">
          <w:rPr>
            <w:lang w:val="vi-VN"/>
            <w:rPrChange w:id="3305" w:author="John Tran" w:date="2016-01-13T20:32:00Z">
              <w:rPr/>
            </w:rPrChange>
          </w:rPr>
          <w:t xml:space="preserve">các cơ quan quản lý biết được những vấn đề mà được những thành viên trong một tổ chức quan tâm và phản ứng của họ về vấn đề đó. </w:t>
        </w:r>
      </w:ins>
      <w:ins w:id="3306" w:author="John Tran" w:date="2016-01-13T20:32:00Z">
        <w:r w:rsidR="00E86D0B" w:rsidRPr="00E86D0B">
          <w:rPr>
            <w:lang w:val="vi-VN"/>
            <w:rPrChange w:id="3307" w:author="John Tran" w:date="2016-01-13T20:33:00Z">
              <w:rPr/>
            </w:rPrChange>
          </w:rPr>
          <w:t>Từ đó, hỗ trợ trong việc ra quyết định cũng như các chính sách phù hợp.</w:t>
        </w:r>
      </w:ins>
    </w:p>
    <w:p w14:paraId="3F9F96BD" w14:textId="741AC059" w:rsidR="00197B2D" w:rsidRPr="00832440" w:rsidRDefault="00197B2D">
      <w:pPr>
        <w:pStyle w:val="ListParagraph"/>
        <w:numPr>
          <w:ilvl w:val="0"/>
          <w:numId w:val="3"/>
        </w:numPr>
        <w:spacing w:line="360" w:lineRule="auto"/>
        <w:ind w:left="1080"/>
        <w:rPr>
          <w:ins w:id="3308" w:author="John Tran" w:date="2016-01-12T22:47:00Z"/>
          <w:lang w:val="vi-VN"/>
          <w:rPrChange w:id="3309" w:author="John Tran" w:date="2016-02-15T21:21:00Z">
            <w:rPr>
              <w:ins w:id="3310" w:author="John Tran" w:date="2016-01-12T22:47:00Z"/>
            </w:rPr>
          </w:rPrChange>
        </w:rPr>
        <w:pPrChange w:id="3311" w:author="John Tran" w:date="2016-01-12T22:50:00Z">
          <w:pPr>
            <w:pStyle w:val="Heading2"/>
          </w:pPr>
        </w:pPrChange>
      </w:pPr>
      <w:ins w:id="3312" w:author="John Tran" w:date="2016-01-12T22:47:00Z">
        <w:r w:rsidRPr="005105C9">
          <w:rPr>
            <w:b/>
            <w:i/>
            <w:lang w:val="vi-VN"/>
            <w:rPrChange w:id="3313" w:author="John Tran" w:date="2016-01-13T20:38:00Z">
              <w:rPr>
                <w:b w:val="0"/>
                <w:bCs w:val="0"/>
              </w:rPr>
            </w:rPrChange>
          </w:rPr>
          <w:t>Thiết kế hệ thống và phần mềm:</w:t>
        </w:r>
        <w:r w:rsidRPr="00197B2D">
          <w:rPr>
            <w:lang w:val="vi-VN"/>
            <w:rPrChange w:id="3314" w:author="John Tran" w:date="2016-01-12T22:47:00Z">
              <w:rPr>
                <w:b w:val="0"/>
                <w:bCs w:val="0"/>
              </w:rPr>
            </w:rPrChange>
          </w:rPr>
          <w:t xml:space="preserve"> </w:t>
        </w:r>
      </w:ins>
      <w:ins w:id="3315" w:author="John Tran" w:date="2016-01-13T20:34:00Z">
        <w:r w:rsidR="00E86D0B" w:rsidRPr="00E86D0B">
          <w:rPr>
            <w:lang w:val="vi-VN"/>
            <w:rPrChange w:id="3316" w:author="John Tran" w:date="2016-01-13T20:34:00Z">
              <w:rPr/>
            </w:rPrChange>
          </w:rPr>
          <w:t>T</w:t>
        </w:r>
        <w:r w:rsidR="00E86D0B" w:rsidRPr="00E86D0B">
          <w:rPr>
            <w:lang w:val="vi-VN"/>
            <w:rPrChange w:id="3317" w:author="John Tran" w:date="2016-01-13T20:36:00Z">
              <w:rPr/>
            </w:rPrChange>
          </w:rPr>
          <w:t>hực hiện thiết kế hệ thống, sử dụng các thư viện, tìm hiểu các thuật toán</w:t>
        </w:r>
      </w:ins>
      <w:ins w:id="3318" w:author="John Tran" w:date="2016-01-13T20:36:00Z">
        <w:r w:rsidR="00E86D0B" w:rsidRPr="00E86D0B">
          <w:rPr>
            <w:lang w:val="vi-VN"/>
            <w:rPrChange w:id="3319" w:author="John Tran" w:date="2016-01-13T20:36:00Z">
              <w:rPr/>
            </w:rPrChange>
          </w:rPr>
          <w:t xml:space="preserve">, </w:t>
        </w:r>
        <w:r w:rsidR="00E86D0B">
          <w:rPr>
            <w:lang w:val="vi-VN"/>
          </w:rPr>
          <w:t>…</w:t>
        </w:r>
        <w:r w:rsidR="00E86D0B" w:rsidRPr="00E86D0B">
          <w:rPr>
            <w:lang w:val="vi-VN"/>
            <w:rPrChange w:id="3320" w:author="John Tran" w:date="2016-01-13T20:37:00Z">
              <w:rPr/>
            </w:rPrChange>
          </w:rPr>
          <w:t xml:space="preserve"> để</w:t>
        </w:r>
      </w:ins>
      <w:ins w:id="3321" w:author="John Tran" w:date="2016-01-13T20:34:00Z">
        <w:r w:rsidR="00E86D0B" w:rsidRPr="00E86D0B">
          <w:rPr>
            <w:lang w:val="vi-VN"/>
            <w:rPrChange w:id="3322" w:author="John Tran" w:date="2016-01-13T20:36:00Z">
              <w:rPr/>
            </w:rPrChange>
          </w:rPr>
          <w:t xml:space="preserve"> đáp ứng nhu cầu xử lý của hệ thống</w:t>
        </w:r>
      </w:ins>
      <w:ins w:id="3323" w:author="John Tran" w:date="2016-01-13T20:37:00Z">
        <w:r w:rsidR="00E86D0B" w:rsidRPr="00E86D0B">
          <w:rPr>
            <w:lang w:val="vi-VN"/>
            <w:rPrChange w:id="3324" w:author="John Tran" w:date="2016-01-13T20:37:00Z">
              <w:rPr/>
            </w:rPrChange>
          </w:rPr>
          <w:t>.</w:t>
        </w:r>
      </w:ins>
    </w:p>
    <w:p w14:paraId="2F9AE025" w14:textId="1B9EF18E" w:rsidR="00197B2D" w:rsidRPr="00832440" w:rsidRDefault="00197B2D">
      <w:pPr>
        <w:pStyle w:val="ListParagraph"/>
        <w:numPr>
          <w:ilvl w:val="0"/>
          <w:numId w:val="3"/>
        </w:numPr>
        <w:spacing w:line="360" w:lineRule="auto"/>
        <w:ind w:left="1080"/>
        <w:rPr>
          <w:ins w:id="3325" w:author="John Tran" w:date="2016-01-12T22:48:00Z"/>
          <w:lang w:val="vi-VN"/>
          <w:rPrChange w:id="3326" w:author="John Tran" w:date="2016-02-15T21:21:00Z">
            <w:rPr>
              <w:ins w:id="3327" w:author="John Tran" w:date="2016-01-12T22:48:00Z"/>
            </w:rPr>
          </w:rPrChange>
        </w:rPr>
        <w:pPrChange w:id="3328" w:author="John Tran" w:date="2016-01-12T22:50:00Z">
          <w:pPr>
            <w:pStyle w:val="Heading2"/>
          </w:pPr>
        </w:pPrChange>
      </w:pPr>
      <w:ins w:id="3329" w:author="John Tran" w:date="2016-01-12T22:48:00Z">
        <w:r w:rsidRPr="005105C9">
          <w:rPr>
            <w:b/>
            <w:i/>
            <w:lang w:val="vi-VN"/>
            <w:rPrChange w:id="3330" w:author="John Tran" w:date="2016-01-13T20:38:00Z">
              <w:rPr>
                <w:b w:val="0"/>
                <w:bCs w:val="0"/>
              </w:rPr>
            </w:rPrChange>
          </w:rPr>
          <w:t xml:space="preserve">Cài đặt </w:t>
        </w:r>
        <w:r w:rsidRPr="005105C9">
          <w:rPr>
            <w:b/>
            <w:i/>
            <w:lang w:val="vi-VN"/>
            <w:rPrChange w:id="3331" w:author="John Tran" w:date="2016-01-13T20:38:00Z">
              <w:rPr/>
            </w:rPrChange>
          </w:rPr>
          <w:t>hệ thống:</w:t>
        </w:r>
      </w:ins>
      <w:ins w:id="3332" w:author="John Tran" w:date="2016-01-13T20:37:00Z">
        <w:r w:rsidR="005105C9" w:rsidRPr="005105C9">
          <w:rPr>
            <w:lang w:val="vi-VN"/>
            <w:rPrChange w:id="3333" w:author="John Tran" w:date="2016-01-13T20:38:00Z">
              <w:rPr/>
            </w:rPrChange>
          </w:rPr>
          <w:t xml:space="preserve"> Cài đặt các chức năng cho hệ thống như đã thiết kế, kiểm thử đơn vị </w:t>
        </w:r>
      </w:ins>
      <w:ins w:id="3334" w:author="John Tran" w:date="2016-01-13T20:40:00Z">
        <w:r w:rsidR="005105C9" w:rsidRPr="005105C9">
          <w:rPr>
            <w:lang w:val="vi-VN"/>
            <w:rPrChange w:id="3335" w:author="John Tran" w:date="2016-01-13T20:40:00Z">
              <w:rPr/>
            </w:rPrChange>
          </w:rPr>
          <w:t>cho từng chức năng (Unit test).</w:t>
        </w:r>
      </w:ins>
    </w:p>
    <w:p w14:paraId="0329BB16" w14:textId="1EC3521C" w:rsidR="00197B2D" w:rsidRPr="00832440" w:rsidRDefault="00197B2D">
      <w:pPr>
        <w:pStyle w:val="ListParagraph"/>
        <w:numPr>
          <w:ilvl w:val="0"/>
          <w:numId w:val="3"/>
        </w:numPr>
        <w:spacing w:line="360" w:lineRule="auto"/>
        <w:ind w:left="1080"/>
        <w:rPr>
          <w:ins w:id="3336" w:author="John Tran" w:date="2016-01-12T22:48:00Z"/>
          <w:i/>
          <w:lang w:val="vi-VN"/>
          <w:rPrChange w:id="3337" w:author="John Tran" w:date="2016-02-15T21:21:00Z">
            <w:rPr>
              <w:ins w:id="3338" w:author="John Tran" w:date="2016-01-12T22:48:00Z"/>
            </w:rPr>
          </w:rPrChange>
        </w:rPr>
        <w:pPrChange w:id="3339" w:author="John Tran" w:date="2016-01-12T22:50:00Z">
          <w:pPr>
            <w:pStyle w:val="Heading2"/>
          </w:pPr>
        </w:pPrChange>
      </w:pPr>
      <w:ins w:id="3340" w:author="John Tran" w:date="2016-01-12T22:48:00Z">
        <w:r w:rsidRPr="005105C9">
          <w:rPr>
            <w:b/>
            <w:i/>
            <w:lang w:val="vi-VN"/>
            <w:rPrChange w:id="3341" w:author="John Tran" w:date="2016-01-13T20:40:00Z">
              <w:rPr>
                <w:b w:val="0"/>
                <w:bCs w:val="0"/>
              </w:rPr>
            </w:rPrChange>
          </w:rPr>
          <w:t>Tích hợp và kiểm thử:</w:t>
        </w:r>
      </w:ins>
      <w:ins w:id="3342" w:author="John Tran" w:date="2016-01-13T20:40:00Z">
        <w:r w:rsidR="005105C9" w:rsidRPr="005105C9">
          <w:rPr>
            <w:b/>
            <w:i/>
            <w:lang w:val="vi-VN"/>
            <w:rPrChange w:id="3343" w:author="John Tran" w:date="2016-01-13T20:40:00Z">
              <w:rPr>
                <w:b w:val="0"/>
                <w:i/>
              </w:rPr>
            </w:rPrChange>
          </w:rPr>
          <w:t xml:space="preserve"> </w:t>
        </w:r>
        <w:r w:rsidR="005105C9" w:rsidRPr="005105C9">
          <w:rPr>
            <w:lang w:val="vi-VN"/>
            <w:rPrChange w:id="3344" w:author="John Tran" w:date="2016-01-13T20:41:00Z">
              <w:rPr/>
            </w:rPrChange>
          </w:rPr>
          <w:t>Tích hợp các chức năng để triển khai hệ thống, chạy thử nghiệm và kiểm thử kết quả.</w:t>
        </w:r>
      </w:ins>
    </w:p>
    <w:p w14:paraId="3A2DD05F" w14:textId="71CA8F68" w:rsidR="00197B2D" w:rsidRPr="00832440" w:rsidRDefault="00197B2D">
      <w:pPr>
        <w:pStyle w:val="ListParagraph"/>
        <w:numPr>
          <w:ilvl w:val="0"/>
          <w:numId w:val="3"/>
        </w:numPr>
        <w:spacing w:line="360" w:lineRule="auto"/>
        <w:ind w:left="1080"/>
        <w:rPr>
          <w:ins w:id="3345" w:author="John Tran" w:date="2016-01-12T22:55:00Z"/>
          <w:i/>
          <w:lang w:val="vi-VN"/>
          <w:rPrChange w:id="3346" w:author="John Tran" w:date="2016-02-15T21:21:00Z">
            <w:rPr>
              <w:ins w:id="3347" w:author="John Tran" w:date="2016-01-12T22:55:00Z"/>
            </w:rPr>
          </w:rPrChange>
        </w:rPr>
        <w:pPrChange w:id="3348" w:author="John Tran" w:date="2016-01-12T22:50:00Z">
          <w:pPr>
            <w:pStyle w:val="Heading2"/>
          </w:pPr>
        </w:pPrChange>
      </w:pPr>
      <w:ins w:id="3349" w:author="John Tran" w:date="2016-01-12T22:48:00Z">
        <w:r w:rsidRPr="005105C9">
          <w:rPr>
            <w:b/>
            <w:i/>
            <w:lang w:val="vi-VN"/>
            <w:rPrChange w:id="3350" w:author="John Tran" w:date="2016-01-13T20:42:00Z">
              <w:rPr>
                <w:b w:val="0"/>
                <w:bCs w:val="0"/>
              </w:rPr>
            </w:rPrChange>
          </w:rPr>
          <w:t>Vận hành và bảo trì:</w:t>
        </w:r>
      </w:ins>
      <w:ins w:id="3351" w:author="John Tran" w:date="2016-01-13T20:42:00Z">
        <w:r w:rsidR="005105C9" w:rsidRPr="005105C9">
          <w:rPr>
            <w:b/>
            <w:i/>
            <w:lang w:val="vi-VN"/>
            <w:rPrChange w:id="3352" w:author="John Tran" w:date="2016-01-13T20:42:00Z">
              <w:rPr>
                <w:b w:val="0"/>
                <w:i/>
              </w:rPr>
            </w:rPrChange>
          </w:rPr>
          <w:t xml:space="preserve"> </w:t>
        </w:r>
        <w:r w:rsidR="005105C9" w:rsidRPr="005105C9">
          <w:rPr>
            <w:lang w:val="vi-VN"/>
            <w:rPrChange w:id="3353" w:author="John Tran" w:date="2016-01-13T20:43:00Z">
              <w:rPr/>
            </w:rPrChange>
          </w:rPr>
          <w:t>Triển khai hệ thống thực tế và bảo trì, sửa lỗi hệ thống cũng như cải thiện độ chính xác cho hệ thống.</w:t>
        </w:r>
      </w:ins>
    </w:p>
    <w:p w14:paraId="63FEF7CC" w14:textId="693DD77E" w:rsidR="00197B2D" w:rsidRDefault="005105C9">
      <w:pPr>
        <w:jc w:val="center"/>
        <w:rPr>
          <w:ins w:id="3354" w:author="John Tran" w:date="2016-01-12T22:55:00Z"/>
        </w:rPr>
        <w:pPrChange w:id="3355" w:author="John Tran" w:date="2016-01-12T22:55:00Z">
          <w:pPr>
            <w:pStyle w:val="Heading2"/>
          </w:pPr>
        </w:pPrChange>
      </w:pPr>
      <w:ins w:id="3356" w:author="John Tran" w:date="2016-01-12T22:55:00Z">
        <w:r>
          <w:object w:dxaOrig="8611" w:dyaOrig="4785" w14:anchorId="111F95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95.5pt" o:ole="">
              <v:imagedata r:id="rId26" o:title=""/>
            </v:shape>
            <o:OLEObject Type="Embed" ProgID="Visio.Drawing.15" ShapeID="_x0000_i1025" DrawAspect="Content" ObjectID="_1517078345" r:id="rId27"/>
          </w:object>
        </w:r>
      </w:ins>
    </w:p>
    <w:p w14:paraId="6B4845E8" w14:textId="0966C7F5" w:rsidR="00197B2D" w:rsidRPr="00197B2D" w:rsidRDefault="0083301F">
      <w:pPr>
        <w:jc w:val="center"/>
        <w:rPr>
          <w:ins w:id="3357" w:author="John Tran" w:date="2016-01-12T21:39:00Z"/>
          <w:rPrChange w:id="3358" w:author="John Tran" w:date="2016-01-12T22:55:00Z">
            <w:rPr>
              <w:ins w:id="3359" w:author="John Tran" w:date="2016-01-12T21:39:00Z"/>
            </w:rPr>
          </w:rPrChange>
        </w:rPr>
        <w:pPrChange w:id="3360" w:author="John Tran" w:date="2016-01-12T22:55:00Z">
          <w:pPr>
            <w:pStyle w:val="Heading2"/>
          </w:pPr>
        </w:pPrChange>
      </w:pPr>
      <w:ins w:id="3361" w:author="John Tran" w:date="2016-01-12T22:56:00Z">
        <w:r>
          <w:rPr>
            <w:rPrChange w:id="3362" w:author="John Tran" w:date="2016-01-12T22:56:00Z">
              <w:rPr/>
            </w:rPrChange>
          </w:rPr>
          <w:t>Hình 3.</w:t>
        </w:r>
      </w:ins>
      <w:ins w:id="3363" w:author="John Tran" w:date="2016-01-13T20:49:00Z">
        <w:r w:rsidR="00806330" w:rsidRPr="0083301F">
          <w:rPr>
            <w:rPrChange w:id="3364" w:author="John Tran" w:date="2016-01-13T20:49:00Z">
              <w:rPr>
                <w:lang w:val="en-US"/>
              </w:rPr>
            </w:rPrChange>
          </w:rPr>
          <w:t>1</w:t>
        </w:r>
      </w:ins>
      <w:ins w:id="3365" w:author="John Tran" w:date="2016-01-12T22:56:00Z">
        <w:r w:rsidR="00197B2D" w:rsidRPr="00DA6E60">
          <w:rPr>
            <w:rPrChange w:id="3366" w:author="John Tran" w:date="2016-01-12T22:56:00Z">
              <w:rPr>
                <w:b w:val="0"/>
                <w:bCs w:val="0"/>
                <w:lang w:val="en-US"/>
              </w:rPr>
            </w:rPrChange>
          </w:rPr>
          <w:t>: Mô hình thác nước cải tiến</w:t>
        </w:r>
      </w:ins>
    </w:p>
    <w:p w14:paraId="70AB49EF" w14:textId="5582135D" w:rsidR="005000CC" w:rsidRDefault="005000CC">
      <w:pPr>
        <w:pStyle w:val="Heading3"/>
        <w:pPrChange w:id="3367" w:author="John Tran" w:date="2016-01-12T23:10:00Z">
          <w:pPr>
            <w:pStyle w:val="Heading2"/>
          </w:pPr>
        </w:pPrChange>
      </w:pPr>
      <w:bookmarkStart w:id="3368" w:name="_Toc440482267"/>
      <w:r w:rsidRPr="00CB7B88">
        <w:t>Xác định yêu cầu</w:t>
      </w:r>
      <w:bookmarkEnd w:id="3255"/>
      <w:bookmarkEnd w:id="3368"/>
    </w:p>
    <w:p w14:paraId="53F812C4" w14:textId="707579BF" w:rsidR="00465AE1" w:rsidRPr="00404706" w:rsidRDefault="00404706" w:rsidP="00DA6E60">
      <w:pPr>
        <w:ind w:left="630" w:firstLine="630"/>
      </w:pPr>
      <w:r w:rsidRPr="00404706">
        <w:t xml:space="preserve">Xây dựng ứng dụng web có chức năng khai thác dữ liệu từ Facebook và phân tích các dữ liệu đó để biết được các chủ đề chính mà một nhóm người cụ thể nào đó đang </w:t>
      </w:r>
      <w:r w:rsidR="009F49B8" w:rsidRPr="009F49B8">
        <w:t>trao đổi</w:t>
      </w:r>
      <w:r w:rsidRPr="00404706">
        <w:t>. Sau khi biết nội dung các chủ đề đang được quan tâm, hệ thống phân tích và tiến hành phân lớp</w:t>
      </w:r>
      <w:ins w:id="3369" w:author="John Tran" w:date="2016-01-13T20:45:00Z">
        <w:r w:rsidR="005105C9" w:rsidRPr="005105C9">
          <w:rPr>
            <w:rPrChange w:id="3370" w:author="John Tran" w:date="2016-01-13T20:45:00Z">
              <w:rPr>
                <w:lang w:val="en-US"/>
              </w:rPr>
            </w:rPrChange>
          </w:rPr>
          <w:t xml:space="preserve"> cảm xúc</w:t>
        </w:r>
      </w:ins>
      <w:r w:rsidRPr="00404706">
        <w:t xml:space="preserve"> các nội dung</w:t>
      </w:r>
      <w:ins w:id="3371" w:author="John Tran" w:date="2016-01-13T20:45:00Z">
        <w:r w:rsidR="005105C9" w:rsidRPr="005105C9">
          <w:rPr>
            <w:rPrChange w:id="3372" w:author="John Tran" w:date="2016-01-13T20:45:00Z">
              <w:rPr>
                <w:lang w:val="en-US"/>
              </w:rPr>
            </w:rPrChange>
          </w:rPr>
          <w:t xml:space="preserve"> theo từng chủ đề</w:t>
        </w:r>
      </w:ins>
      <w:r w:rsidRPr="00404706">
        <w:t xml:space="preserve"> thành 3 lớp: Tích cực, tiêu cực và trung lập</w:t>
      </w:r>
      <w:ins w:id="3373" w:author="John Tran" w:date="2016-01-13T20:45:00Z">
        <w:r w:rsidR="005105C9" w:rsidRPr="005105C9">
          <w:rPr>
            <w:rPrChange w:id="3374" w:author="John Tran" w:date="2016-01-13T20:45:00Z">
              <w:rPr>
                <w:lang w:val="en-US"/>
              </w:rPr>
            </w:rPrChange>
          </w:rPr>
          <w:t>.</w:t>
        </w:r>
      </w:ins>
      <w:r w:rsidRPr="00404706">
        <w:t xml:space="preserve"> </w:t>
      </w:r>
      <w:del w:id="3375" w:author="John Tran" w:date="2016-01-13T20:45:00Z">
        <w:r w:rsidRPr="00404706" w:rsidDel="005105C9">
          <w:delText>s</w:delText>
        </w:r>
      </w:del>
      <w:ins w:id="3376" w:author="John Tran" w:date="2016-01-13T20:45:00Z">
        <w:r w:rsidR="005105C9" w:rsidRPr="005105C9">
          <w:rPr>
            <w:rPrChange w:id="3377" w:author="John Tran" w:date="2016-01-13T20:46:00Z">
              <w:rPr>
                <w:lang w:val="en-US"/>
              </w:rPr>
            </w:rPrChange>
          </w:rPr>
          <w:t>S</w:t>
        </w:r>
      </w:ins>
      <w:r w:rsidRPr="00404706">
        <w:t>au đó</w:t>
      </w:r>
      <w:ins w:id="3378" w:author="John Tran" w:date="2016-01-13T20:46:00Z">
        <w:r w:rsidR="005105C9" w:rsidRPr="005105C9">
          <w:rPr>
            <w:rPrChange w:id="3379" w:author="John Tran" w:date="2016-01-13T20:46:00Z">
              <w:rPr>
                <w:lang w:val="en-US"/>
              </w:rPr>
            </w:rPrChange>
          </w:rPr>
          <w:t>,</w:t>
        </w:r>
      </w:ins>
      <w:r w:rsidRPr="00404706">
        <w:t xml:space="preserve"> hiển thị kết quả</w:t>
      </w:r>
      <w:ins w:id="3380" w:author="John Tran" w:date="2016-01-13T20:46:00Z">
        <w:r w:rsidR="005105C9" w:rsidRPr="005105C9">
          <w:rPr>
            <w:rPrChange w:id="3381" w:author="John Tran" w:date="2016-01-13T20:47:00Z">
              <w:rPr>
                <w:lang w:val="en-US"/>
              </w:rPr>
            </w:rPrChange>
          </w:rPr>
          <w:t xml:space="preserve"> thống kê</w:t>
        </w:r>
      </w:ins>
      <w:r w:rsidRPr="00404706">
        <w:t xml:space="preserve"> theo các lớp</w:t>
      </w:r>
      <w:ins w:id="3382" w:author="John Tran" w:date="2016-01-13T20:46:00Z">
        <w:r w:rsidR="005105C9" w:rsidRPr="005105C9">
          <w:rPr>
            <w:rPrChange w:id="3383" w:author="John Tran" w:date="2016-01-13T20:47:00Z">
              <w:rPr>
                <w:lang w:val="en-US"/>
              </w:rPr>
            </w:rPrChange>
          </w:rPr>
          <w:t xml:space="preserve"> cảm xúc</w:t>
        </w:r>
      </w:ins>
      <w:r w:rsidRPr="00404706">
        <w:t xml:space="preserve"> cho người dùng.</w:t>
      </w:r>
    </w:p>
    <w:p w14:paraId="76405640" w14:textId="65F58C8F" w:rsidR="005000CC" w:rsidRDefault="00294C59">
      <w:pPr>
        <w:pStyle w:val="Heading3"/>
        <w:rPr>
          <w:shd w:val="clear" w:color="auto" w:fill="FFFFFF"/>
        </w:rPr>
        <w:pPrChange w:id="3384" w:author="John Tran" w:date="2016-01-12T23:11:00Z">
          <w:pPr>
            <w:pStyle w:val="Heading2"/>
          </w:pPr>
        </w:pPrChange>
      </w:pPr>
      <w:bookmarkStart w:id="3385" w:name="_Toc440482268"/>
      <w:r>
        <w:rPr>
          <w:shd w:val="clear" w:color="auto" w:fill="FFFFFF"/>
          <w:lang w:val="en-US"/>
        </w:rPr>
        <w:t>Kiến trúc hệ thống</w:t>
      </w:r>
      <w:bookmarkEnd w:id="3385"/>
    </w:p>
    <w:p w14:paraId="6AC387AC" w14:textId="2A535FD6" w:rsidR="005B354C" w:rsidRDefault="0071789F">
      <w:pPr>
        <w:ind w:left="270"/>
        <w:jc w:val="center"/>
        <w:rPr>
          <w:ins w:id="3386" w:author="John Tran" w:date="2015-12-24T23:18:00Z"/>
          <w:lang w:val="en-US"/>
        </w:rPr>
        <w:pPrChange w:id="3387" w:author="John Tran" w:date="2015-12-24T23:18:00Z">
          <w:pPr/>
        </w:pPrChange>
      </w:pPr>
      <w:ins w:id="3388" w:author="John Tran" w:date="2015-12-29T09:53:00Z">
        <w:r>
          <w:rPr>
            <w:noProof/>
            <w:lang w:val="en-US" w:eastAsia="ja-JP"/>
          </w:rPr>
          <w:drawing>
            <wp:inline distT="0" distB="0" distL="0" distR="0" wp14:anchorId="5B9057CD" wp14:editId="33DCC92B">
              <wp:extent cx="5579745" cy="37147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3714750"/>
                      </a:xfrm>
                      <a:prstGeom prst="rect">
                        <a:avLst/>
                      </a:prstGeom>
                    </pic:spPr>
                  </pic:pic>
                </a:graphicData>
              </a:graphic>
            </wp:inline>
          </w:drawing>
        </w:r>
      </w:ins>
    </w:p>
    <w:p w14:paraId="1A68E855" w14:textId="21541968" w:rsidR="00AF6B30" w:rsidRDefault="007A2176">
      <w:pPr>
        <w:ind w:left="270"/>
        <w:jc w:val="center"/>
        <w:rPr>
          <w:ins w:id="3389" w:author="John Tran" w:date="2015-12-24T23:18:00Z"/>
          <w:lang w:val="en-US"/>
        </w:rPr>
        <w:pPrChange w:id="3390" w:author="John Tran" w:date="2016-01-12T22:55:00Z">
          <w:pPr/>
        </w:pPrChange>
      </w:pPr>
      <w:bookmarkStart w:id="3391" w:name="OLE_LINK8"/>
      <w:bookmarkStart w:id="3392" w:name="OLE_LINK9"/>
      <w:bookmarkStart w:id="3393" w:name="OLE_LINK13"/>
      <w:bookmarkStart w:id="3394" w:name="OLE_LINK14"/>
      <w:ins w:id="3395" w:author="John Tran" w:date="2015-12-24T23:18:00Z">
        <w:r>
          <w:rPr>
            <w:lang w:val="en-US"/>
          </w:rPr>
          <w:t>Hình</w:t>
        </w:r>
      </w:ins>
      <w:ins w:id="3396" w:author="John Tran" w:date="2015-12-29T09:52:00Z">
        <w:r w:rsidR="00694E39">
          <w:rPr>
            <w:lang w:val="en-US"/>
          </w:rPr>
          <w:t xml:space="preserve"> 3.</w:t>
        </w:r>
      </w:ins>
      <w:ins w:id="3397" w:author="John Tran" w:date="2016-01-13T21:03:00Z">
        <w:r w:rsidR="00DF78CB">
          <w:rPr>
            <w:lang w:val="en-US"/>
          </w:rPr>
          <w:t>2</w:t>
        </w:r>
      </w:ins>
      <w:ins w:id="3398" w:author="John Tran" w:date="2015-12-29T09:52:00Z">
        <w:r>
          <w:rPr>
            <w:lang w:val="en-US"/>
          </w:rPr>
          <w:t>:</w:t>
        </w:r>
      </w:ins>
      <w:ins w:id="3399" w:author="John Tran" w:date="2015-12-24T23:18:00Z">
        <w:r w:rsidR="00316442">
          <w:rPr>
            <w:lang w:val="en-US"/>
          </w:rPr>
          <w:t xml:space="preserve"> Kiến trúc hệ thống</w:t>
        </w:r>
        <w:bookmarkEnd w:id="3391"/>
        <w:bookmarkEnd w:id="3392"/>
        <w:bookmarkEnd w:id="3393"/>
        <w:bookmarkEnd w:id="3394"/>
      </w:ins>
    </w:p>
    <w:p w14:paraId="79A34EFD" w14:textId="59E8E99E" w:rsidR="00316442" w:rsidRDefault="00157FF4">
      <w:pPr>
        <w:ind w:left="630"/>
        <w:jc w:val="left"/>
        <w:rPr>
          <w:ins w:id="3400" w:author="John Tran" w:date="2015-12-24T23:20:00Z"/>
          <w:b/>
          <w:i/>
          <w:lang w:val="en-US"/>
        </w:rPr>
        <w:pPrChange w:id="3401" w:author="John Tran" w:date="2015-12-24T23:18:00Z">
          <w:pPr/>
        </w:pPrChange>
      </w:pPr>
      <w:ins w:id="3402" w:author="John Tran" w:date="2015-12-24T23:19:00Z">
        <w:r w:rsidRPr="00157FF4">
          <w:rPr>
            <w:b/>
            <w:i/>
            <w:lang w:val="en-US"/>
            <w:rPrChange w:id="3403" w:author="John Tran" w:date="2015-12-24T23:20:00Z">
              <w:rPr>
                <w:lang w:val="en-US"/>
              </w:rPr>
            </w:rPrChange>
          </w:rPr>
          <w:t>Mô tả</w:t>
        </w:r>
      </w:ins>
    </w:p>
    <w:p w14:paraId="742210BC" w14:textId="779EEB6F" w:rsidR="00157FF4" w:rsidRDefault="00157FF4">
      <w:pPr>
        <w:ind w:left="630"/>
        <w:rPr>
          <w:ins w:id="3404" w:author="John Tran" w:date="2015-12-24T23:20:00Z"/>
          <w:lang w:val="en-US"/>
        </w:rPr>
        <w:pPrChange w:id="3405" w:author="John Tran" w:date="2015-12-25T14:32:00Z">
          <w:pPr/>
        </w:pPrChange>
      </w:pPr>
      <w:ins w:id="3406" w:author="John Tran" w:date="2015-12-24T23:20:00Z">
        <w:r>
          <w:rPr>
            <w:lang w:val="en-US"/>
          </w:rPr>
          <w:t>Hệ thống gồm 2 server chính là:</w:t>
        </w:r>
      </w:ins>
    </w:p>
    <w:p w14:paraId="0F34CCBB" w14:textId="0AF1FA43" w:rsidR="00157FF4" w:rsidRPr="00157FF4" w:rsidRDefault="00157FF4">
      <w:pPr>
        <w:pStyle w:val="ListParagraph"/>
        <w:numPr>
          <w:ilvl w:val="0"/>
          <w:numId w:val="3"/>
        </w:numPr>
        <w:spacing w:line="360" w:lineRule="auto"/>
        <w:ind w:left="990"/>
        <w:rPr>
          <w:ins w:id="3407" w:author="John Tran" w:date="2015-12-24T23:22:00Z"/>
          <w:b/>
          <w:i/>
          <w:rPrChange w:id="3408" w:author="John Tran" w:date="2015-12-24T23:23:00Z">
            <w:rPr>
              <w:ins w:id="3409" w:author="John Tran" w:date="2015-12-24T23:22:00Z"/>
            </w:rPr>
          </w:rPrChange>
        </w:rPr>
        <w:pPrChange w:id="3410" w:author="John Tran" w:date="2015-12-28T16:23:00Z">
          <w:pPr/>
        </w:pPrChange>
      </w:pPr>
      <w:ins w:id="3411" w:author="John Tran" w:date="2015-12-24T23:21:00Z">
        <w:r>
          <w:t xml:space="preserve">Web </w:t>
        </w:r>
      </w:ins>
      <w:ins w:id="3412" w:author="John Tran" w:date="2015-12-24T23:20:00Z">
        <w:r>
          <w:t>Server</w:t>
        </w:r>
      </w:ins>
      <w:ins w:id="3413" w:author="John Tran" w:date="2015-12-24T23:24:00Z">
        <w:r>
          <w:t>:</w:t>
        </w:r>
      </w:ins>
      <w:ins w:id="3414" w:author="John Tran" w:date="2015-12-24T23:20:00Z">
        <w:r>
          <w:t xml:space="preserve"> </w:t>
        </w:r>
      </w:ins>
      <w:ins w:id="3415" w:author="John Tran" w:date="2015-12-24T23:24:00Z">
        <w:r>
          <w:t>C</w:t>
        </w:r>
      </w:ins>
      <w:ins w:id="3416" w:author="John Tran" w:date="2015-12-24T23:20:00Z">
        <w:r>
          <w:t xml:space="preserve">ài đặt ứng dụng web </w:t>
        </w:r>
      </w:ins>
      <w:ins w:id="3417" w:author="John Tran" w:date="2015-12-24T23:21:00Z">
        <w:r>
          <w:t xml:space="preserve">dựa trên framework Spring. </w:t>
        </w:r>
      </w:ins>
      <w:ins w:id="3418" w:author="John Tran" w:date="2015-12-24T23:22:00Z">
        <w:r>
          <w:t>Server này sử dụng Apache Tomcat để triển khai ứng dụng web.</w:t>
        </w:r>
      </w:ins>
    </w:p>
    <w:p w14:paraId="27E5B05D" w14:textId="03371059" w:rsidR="00157FF4" w:rsidRPr="00157FF4" w:rsidRDefault="00157FF4">
      <w:pPr>
        <w:pStyle w:val="ListParagraph"/>
        <w:numPr>
          <w:ilvl w:val="0"/>
          <w:numId w:val="3"/>
        </w:numPr>
        <w:spacing w:line="360" w:lineRule="auto"/>
        <w:ind w:left="990"/>
        <w:rPr>
          <w:ins w:id="3419" w:author="John Tran" w:date="2015-12-24T23:27:00Z"/>
          <w:b/>
          <w:i/>
          <w:rPrChange w:id="3420" w:author="John Tran" w:date="2015-12-24T23:27:00Z">
            <w:rPr>
              <w:ins w:id="3421" w:author="John Tran" w:date="2015-12-24T23:27:00Z"/>
            </w:rPr>
          </w:rPrChange>
        </w:rPr>
        <w:pPrChange w:id="3422" w:author="John Tran" w:date="2015-12-28T16:23:00Z">
          <w:pPr/>
        </w:pPrChange>
      </w:pPr>
      <w:ins w:id="3423" w:author="John Tran" w:date="2015-12-24T23:24:00Z">
        <w:r>
          <w:t xml:space="preserve">Application Server: Cài đặt ứng dụng java để xử lý dữ liệu và các yêu cầu từ Web Server. </w:t>
        </w:r>
      </w:ins>
      <w:ins w:id="3424" w:author="John Tran" w:date="2015-12-24T23:25:00Z">
        <w:r>
          <w:t>Server này cài đặt Apache Spark để xử lý dữ liệu nhanh hơn và hỗ trợ quá trình huấn luyện cũng như quá trình trích xuất đặc tr</w:t>
        </w:r>
      </w:ins>
      <w:ins w:id="3425" w:author="John Tran" w:date="2015-12-24T23:27:00Z">
        <w:r>
          <w:t>ưng của dữ liệu đầu vào.</w:t>
        </w:r>
      </w:ins>
    </w:p>
    <w:p w14:paraId="00597701" w14:textId="3DF85B68" w:rsidR="00157FF4" w:rsidRPr="00157FF4" w:rsidRDefault="00157FF4">
      <w:pPr>
        <w:ind w:left="630"/>
        <w:rPr>
          <w:b/>
          <w:i/>
          <w:lang w:val="en-US"/>
          <w:rPrChange w:id="3426" w:author="John Tran" w:date="2015-12-24T23:27:00Z">
            <w:rPr>
              <w:lang w:val="en-US"/>
            </w:rPr>
          </w:rPrChange>
        </w:rPr>
        <w:pPrChange w:id="3427" w:author="John Tran" w:date="2015-12-25T14:32:00Z">
          <w:pPr/>
        </w:pPrChange>
      </w:pPr>
      <w:ins w:id="3428" w:author="John Tran" w:date="2015-12-24T23:27:00Z">
        <w:r>
          <w:rPr>
            <w:lang w:val="en-US"/>
          </w:rPr>
          <w:t xml:space="preserve">Hai server này kết nối với nhau bằng phương thức RMI (Remote </w:t>
        </w:r>
      </w:ins>
      <w:ins w:id="3429" w:author="John Tran" w:date="2015-12-24T23:28:00Z">
        <w:r>
          <w:rPr>
            <w:lang w:val="en-US"/>
          </w:rPr>
          <w:t>M</w:t>
        </w:r>
      </w:ins>
      <w:ins w:id="3430" w:author="John Tran" w:date="2015-12-24T23:27:00Z">
        <w:r>
          <w:rPr>
            <w:lang w:val="en-US"/>
          </w:rPr>
          <w:t>ethod Invocation)</w:t>
        </w:r>
      </w:ins>
      <w:ins w:id="3431" w:author="John Tran" w:date="2015-12-24T23:28:00Z">
        <w:r>
          <w:rPr>
            <w:lang w:val="en-US"/>
          </w:rPr>
          <w:t xml:space="preserve"> để việc truyền dữ liệu và gọi các hàm xử lý được đơn giản và dễ dàng hơn.</w:t>
        </w:r>
      </w:ins>
    </w:p>
    <w:p w14:paraId="3F9B8525" w14:textId="6E555AB3" w:rsidR="005000CC" w:rsidRPr="00CB7B88" w:rsidDel="00AF6B30" w:rsidRDefault="005000CC" w:rsidP="00543E42">
      <w:pPr>
        <w:pStyle w:val="Heading2"/>
        <w:rPr>
          <w:del w:id="3432" w:author="John Tran" w:date="2015-12-25T03:55:00Z"/>
          <w:shd w:val="clear" w:color="auto" w:fill="FFFFFF"/>
        </w:rPr>
      </w:pPr>
      <w:bookmarkStart w:id="3433" w:name="_Toc377199257"/>
      <w:del w:id="3434" w:author="John Tran" w:date="2015-12-25T03:55:00Z">
        <w:r w:rsidRPr="00CB7B88" w:rsidDel="00AF6B30">
          <w:rPr>
            <w:shd w:val="clear" w:color="auto" w:fill="FFFFFF"/>
          </w:rPr>
          <w:delText xml:space="preserve">Khái quát các </w:delText>
        </w:r>
        <w:bookmarkEnd w:id="3433"/>
        <w:r w:rsidR="00262453" w:rsidRPr="00CB7B88" w:rsidDel="00AF6B30">
          <w:delText>chức năng</w:delText>
        </w:r>
        <w:bookmarkStart w:id="3435" w:name="_Toc438980549"/>
        <w:bookmarkStart w:id="3436" w:name="_Toc439137558"/>
        <w:bookmarkStart w:id="3437" w:name="_Toc439286649"/>
        <w:bookmarkStart w:id="3438" w:name="_Toc440482269"/>
        <w:bookmarkEnd w:id="3435"/>
        <w:bookmarkEnd w:id="3436"/>
        <w:bookmarkEnd w:id="3437"/>
        <w:bookmarkEnd w:id="3438"/>
      </w:del>
    </w:p>
    <w:p w14:paraId="09CE63C7" w14:textId="0CC924A2" w:rsidR="00404706" w:rsidRPr="00404706" w:rsidDel="00AF6B30" w:rsidRDefault="00404706" w:rsidP="002F09BB">
      <w:pPr>
        <w:pStyle w:val="Heading3"/>
        <w:rPr>
          <w:del w:id="3439" w:author="John Tran" w:date="2015-12-25T03:55:00Z"/>
        </w:rPr>
      </w:pPr>
      <w:bookmarkStart w:id="3440" w:name="_Toc359367532"/>
      <w:bookmarkEnd w:id="3440"/>
      <w:del w:id="3441" w:author="John Tran" w:date="2015-12-25T03:55:00Z">
        <w:r w:rsidDel="00AF6B30">
          <w:delText>Chức năng lấy thông tin từ Facebook</w:delText>
        </w:r>
        <w:bookmarkStart w:id="3442" w:name="_Toc438980550"/>
        <w:bookmarkStart w:id="3443" w:name="_Toc439137559"/>
        <w:bookmarkStart w:id="3444" w:name="_Toc439286650"/>
        <w:bookmarkStart w:id="3445" w:name="_Toc440482270"/>
        <w:bookmarkEnd w:id="3442"/>
        <w:bookmarkEnd w:id="3443"/>
        <w:bookmarkEnd w:id="3444"/>
        <w:bookmarkEnd w:id="3445"/>
      </w:del>
    </w:p>
    <w:p w14:paraId="62A0B339" w14:textId="4A5063AE" w:rsidR="009450B3" w:rsidRPr="00D33D48" w:rsidDel="00AF6B30" w:rsidRDefault="009450B3" w:rsidP="00DF40A4">
      <w:pPr>
        <w:ind w:left="630"/>
        <w:rPr>
          <w:del w:id="3446" w:author="John Tran" w:date="2015-12-25T03:55:00Z"/>
        </w:rPr>
      </w:pPr>
      <w:del w:id="3447" w:author="John Tran" w:date="2015-12-25T03:55:00Z">
        <w:r w:rsidRPr="00DF40A4" w:rsidDel="00AF6B30">
          <w:rPr>
            <w:b/>
          </w:rPr>
          <w:delText>Mục tiêu:</w:delText>
        </w:r>
        <w:r w:rsidRPr="00D33D48" w:rsidDel="00AF6B30">
          <w:delText xml:space="preserve"> Lấy được những bài đăng và bình luận công khai của người dùng từ Facebook thông qua Facebook API</w:delText>
        </w:r>
        <w:bookmarkStart w:id="3448" w:name="_Toc438980551"/>
        <w:bookmarkStart w:id="3449" w:name="_Toc439137560"/>
        <w:bookmarkStart w:id="3450" w:name="_Toc439286651"/>
        <w:bookmarkStart w:id="3451" w:name="_Toc440482271"/>
        <w:bookmarkEnd w:id="3448"/>
        <w:bookmarkEnd w:id="3449"/>
        <w:bookmarkEnd w:id="3450"/>
        <w:bookmarkEnd w:id="3451"/>
      </w:del>
    </w:p>
    <w:p w14:paraId="72E412B4" w14:textId="01088757" w:rsidR="009450B3" w:rsidRPr="009450B3" w:rsidDel="00AF6B30" w:rsidRDefault="009450B3" w:rsidP="00DF40A4">
      <w:pPr>
        <w:ind w:left="630"/>
        <w:rPr>
          <w:del w:id="3452" w:author="John Tran" w:date="2015-12-25T03:55:00Z"/>
        </w:rPr>
      </w:pPr>
      <w:del w:id="3453" w:author="John Tran" w:date="2015-12-25T03:55:00Z">
        <w:r w:rsidRPr="00DF40A4" w:rsidDel="00AF6B30">
          <w:rPr>
            <w:b/>
          </w:rPr>
          <w:delText>Kết quả</w:delText>
        </w:r>
        <w:r w:rsidRPr="00D33D48" w:rsidDel="00AF6B30">
          <w:delText xml:space="preserve">: Sử dụng RestFB API để lấy dữ liệu công khai từ Facebook bao gồm: Những bài đăng, những bình luận thuộc bài đăng, ngày tháng của bình luận và bài đăng. </w:delText>
        </w:r>
        <w:r w:rsidRPr="00CB2507" w:rsidDel="00AF6B30">
          <w:delText>Thông tin được lấy dựa theo các ID của các trang (fan-page) Facebook.</w:delText>
        </w:r>
        <w:bookmarkStart w:id="3454" w:name="_Toc438980552"/>
        <w:bookmarkStart w:id="3455" w:name="_Toc439137561"/>
        <w:bookmarkStart w:id="3456" w:name="_Toc439286652"/>
        <w:bookmarkStart w:id="3457" w:name="_Toc440482272"/>
        <w:bookmarkEnd w:id="3454"/>
        <w:bookmarkEnd w:id="3455"/>
        <w:bookmarkEnd w:id="3456"/>
        <w:bookmarkEnd w:id="3457"/>
      </w:del>
    </w:p>
    <w:p w14:paraId="48A90C93" w14:textId="0626CB2A" w:rsidR="00404706" w:rsidRPr="00404706" w:rsidDel="00AF6B30" w:rsidRDefault="00404706" w:rsidP="002F09BB">
      <w:pPr>
        <w:pStyle w:val="Heading3"/>
        <w:rPr>
          <w:del w:id="3458" w:author="John Tran" w:date="2015-12-25T03:55:00Z"/>
        </w:rPr>
      </w:pPr>
      <w:del w:id="3459" w:author="John Tran" w:date="2015-12-25T03:55:00Z">
        <w:r w:rsidRPr="00404706" w:rsidDel="00AF6B30">
          <w:delText>Chức năng chuẩn hóa các văn bản lấy từ Facebook</w:delText>
        </w:r>
        <w:bookmarkStart w:id="3460" w:name="_Toc438980553"/>
        <w:bookmarkStart w:id="3461" w:name="_Toc439137562"/>
        <w:bookmarkStart w:id="3462" w:name="_Toc439286653"/>
        <w:bookmarkStart w:id="3463" w:name="_Toc440482273"/>
        <w:bookmarkEnd w:id="3460"/>
        <w:bookmarkEnd w:id="3461"/>
        <w:bookmarkEnd w:id="3462"/>
        <w:bookmarkEnd w:id="3463"/>
      </w:del>
    </w:p>
    <w:p w14:paraId="705A99C4" w14:textId="2334260B" w:rsidR="009450B3" w:rsidRPr="00FF3751" w:rsidDel="00AF6B30" w:rsidRDefault="009450B3" w:rsidP="001B0593">
      <w:pPr>
        <w:ind w:left="630"/>
        <w:rPr>
          <w:del w:id="3464" w:author="John Tran" w:date="2015-12-25T03:55:00Z"/>
        </w:rPr>
      </w:pPr>
      <w:del w:id="3465" w:author="John Tran" w:date="2015-12-25T03:55:00Z">
        <w:r w:rsidRPr="009450B3" w:rsidDel="00AF6B30">
          <w:rPr>
            <w:b/>
          </w:rPr>
          <w:delText>Mục tiêu:</w:delText>
        </w:r>
        <w:r w:rsidDel="00AF6B30">
          <w:delText xml:space="preserve"> </w:delText>
        </w:r>
        <w:r w:rsidRPr="00FF3751" w:rsidDel="00AF6B30">
          <w:delText>Chuẩn hóa những từ viết tắt, biểu tượng cảm xúc thành những từ vựng có nghĩa để làm dữ liệu cho bước tách từ vựng.</w:delText>
        </w:r>
        <w:bookmarkStart w:id="3466" w:name="_Toc438980554"/>
        <w:bookmarkStart w:id="3467" w:name="_Toc439137563"/>
        <w:bookmarkStart w:id="3468" w:name="_Toc439286654"/>
        <w:bookmarkStart w:id="3469" w:name="_Toc440482274"/>
        <w:bookmarkEnd w:id="3466"/>
        <w:bookmarkEnd w:id="3467"/>
        <w:bookmarkEnd w:id="3468"/>
        <w:bookmarkEnd w:id="3469"/>
      </w:del>
    </w:p>
    <w:p w14:paraId="099343B2" w14:textId="3AEFC879" w:rsidR="009450B3" w:rsidRPr="009450B3" w:rsidDel="00AF6B30" w:rsidRDefault="009450B3" w:rsidP="001B0593">
      <w:pPr>
        <w:ind w:left="630"/>
        <w:rPr>
          <w:del w:id="3470" w:author="John Tran" w:date="2015-12-25T03:55:00Z"/>
        </w:rPr>
      </w:pPr>
      <w:del w:id="3471" w:author="John Tran" w:date="2015-12-25T03:55:00Z">
        <w:r w:rsidRPr="009450B3" w:rsidDel="00AF6B30">
          <w:rPr>
            <w:b/>
          </w:rPr>
          <w:delText>Kết quả:</w:delText>
        </w:r>
        <w:r w:rsidDel="00AF6B30">
          <w:delText xml:space="preserve"> </w:delText>
        </w:r>
        <w:r w:rsidR="002F09BB" w:rsidRPr="00553368" w:rsidDel="00AF6B30">
          <w:delText>Xây dựng bộ từ viết tắt, bộ từ vựng cho biểu tượng cảm xúc để chuẩn hóa cho dữ liệu lấy được từ Facebook. Loại bỏ những kí tự thừa, vô nghĩa để tạo được dữ liệu chuẩn cho bước tách từ.</w:delText>
        </w:r>
        <w:bookmarkStart w:id="3472" w:name="_Toc438980555"/>
        <w:bookmarkStart w:id="3473" w:name="_Toc439137564"/>
        <w:bookmarkStart w:id="3474" w:name="_Toc439286655"/>
        <w:bookmarkStart w:id="3475" w:name="_Toc440482275"/>
        <w:bookmarkEnd w:id="3472"/>
        <w:bookmarkEnd w:id="3473"/>
        <w:bookmarkEnd w:id="3474"/>
        <w:bookmarkEnd w:id="3475"/>
      </w:del>
    </w:p>
    <w:p w14:paraId="78052A2A" w14:textId="10E9066D" w:rsidR="00404706" w:rsidRPr="00760E64" w:rsidDel="00AF6B30" w:rsidRDefault="00404706" w:rsidP="002F09BB">
      <w:pPr>
        <w:pStyle w:val="Heading3"/>
        <w:rPr>
          <w:del w:id="3476" w:author="John Tran" w:date="2015-12-25T03:55:00Z"/>
        </w:rPr>
      </w:pPr>
      <w:del w:id="3477" w:author="John Tran" w:date="2015-12-25T03:55:00Z">
        <w:r w:rsidRPr="00760E64" w:rsidDel="00AF6B30">
          <w:delText xml:space="preserve">Chức năng </w:delText>
        </w:r>
        <w:r w:rsidR="00760E64" w:rsidRPr="00760E64" w:rsidDel="00AF6B30">
          <w:delText>tìm chủ đề ẩn, phân cụm theo chủ đề</w:delText>
        </w:r>
        <w:bookmarkStart w:id="3478" w:name="_Toc438980556"/>
        <w:bookmarkStart w:id="3479" w:name="_Toc439137565"/>
        <w:bookmarkStart w:id="3480" w:name="_Toc439286656"/>
        <w:bookmarkStart w:id="3481" w:name="_Toc440482276"/>
        <w:bookmarkEnd w:id="3478"/>
        <w:bookmarkEnd w:id="3479"/>
        <w:bookmarkEnd w:id="3480"/>
        <w:bookmarkEnd w:id="3481"/>
      </w:del>
    </w:p>
    <w:p w14:paraId="66C106DF" w14:textId="1855F8CB" w:rsidR="002F09BB" w:rsidRPr="00D33D48" w:rsidDel="00AF6B30" w:rsidRDefault="002F09BB" w:rsidP="001B0593">
      <w:pPr>
        <w:ind w:left="630"/>
        <w:rPr>
          <w:del w:id="3482" w:author="John Tran" w:date="2015-12-25T03:55:00Z"/>
        </w:rPr>
      </w:pPr>
      <w:del w:id="3483" w:author="John Tran" w:date="2015-12-25T03:55:00Z">
        <w:r w:rsidRPr="00B012E9" w:rsidDel="00AF6B30">
          <w:rPr>
            <w:b/>
          </w:rPr>
          <w:delText>Mục tiêu:</w:delText>
        </w:r>
        <w:r w:rsidRPr="00D33D48" w:rsidDel="00AF6B30">
          <w:delText xml:space="preserve"> Tìm được các chủ đề mà các trang Facebook đang trao đổi, hiển thị thông tin về các từ vựng trong chủ đề. Phân cụm những bài đăng có cùng chủ đề</w:delText>
        </w:r>
        <w:bookmarkStart w:id="3484" w:name="_Toc438980557"/>
        <w:bookmarkStart w:id="3485" w:name="_Toc439137566"/>
        <w:bookmarkStart w:id="3486" w:name="_Toc439286657"/>
        <w:bookmarkStart w:id="3487" w:name="_Toc440482277"/>
        <w:bookmarkEnd w:id="3484"/>
        <w:bookmarkEnd w:id="3485"/>
        <w:bookmarkEnd w:id="3486"/>
        <w:bookmarkEnd w:id="3487"/>
      </w:del>
    </w:p>
    <w:p w14:paraId="480A034E" w14:textId="419CD464" w:rsidR="002F09BB" w:rsidRPr="00B012E9" w:rsidDel="00AF6B30" w:rsidRDefault="002F09BB" w:rsidP="001B0593">
      <w:pPr>
        <w:ind w:left="630"/>
        <w:rPr>
          <w:del w:id="3488" w:author="John Tran" w:date="2015-12-25T03:55:00Z"/>
        </w:rPr>
      </w:pPr>
      <w:del w:id="3489" w:author="John Tran" w:date="2015-12-25T03:55:00Z">
        <w:r w:rsidRPr="00B012E9" w:rsidDel="00AF6B30">
          <w:rPr>
            <w:b/>
          </w:rPr>
          <w:delText>Kết quả:</w:delText>
        </w:r>
        <w:r w:rsidRPr="00D33D48" w:rsidDel="00AF6B30">
          <w:delText xml:space="preserve"> Sử dụng thuật toán LDA để tìm các chủ đề ẩn. Sử dụng WordCloud để hiển thị thông tin về các chủ đề. </w:delText>
        </w:r>
        <w:r w:rsidRPr="00B012E9" w:rsidDel="00AF6B30">
          <w:delText>Phân cụm các bài đăng thành từng chủ đề</w:delText>
        </w:r>
        <w:bookmarkStart w:id="3490" w:name="_Toc438980558"/>
        <w:bookmarkStart w:id="3491" w:name="_Toc439137567"/>
        <w:bookmarkStart w:id="3492" w:name="_Toc439286658"/>
        <w:bookmarkStart w:id="3493" w:name="_Toc440482278"/>
        <w:bookmarkEnd w:id="3490"/>
        <w:bookmarkEnd w:id="3491"/>
        <w:bookmarkEnd w:id="3492"/>
        <w:bookmarkEnd w:id="3493"/>
      </w:del>
    </w:p>
    <w:p w14:paraId="4FFBBA69" w14:textId="6D5157EE" w:rsidR="00760E64" w:rsidDel="00AF6B30" w:rsidRDefault="00760E64" w:rsidP="002F09BB">
      <w:pPr>
        <w:pStyle w:val="Heading3"/>
        <w:rPr>
          <w:del w:id="3494" w:author="John Tran" w:date="2015-12-25T03:55:00Z"/>
        </w:rPr>
      </w:pPr>
      <w:del w:id="3495" w:author="John Tran" w:date="2015-12-25T03:55:00Z">
        <w:r w:rsidRPr="00760E64" w:rsidDel="00AF6B30">
          <w:delText>Chức năng phân lớp cảm xúc</w:delText>
        </w:r>
        <w:bookmarkStart w:id="3496" w:name="_Toc438980559"/>
        <w:bookmarkStart w:id="3497" w:name="_Toc439137568"/>
        <w:bookmarkStart w:id="3498" w:name="_Toc439286659"/>
        <w:bookmarkStart w:id="3499" w:name="_Toc440482279"/>
        <w:bookmarkEnd w:id="3496"/>
        <w:bookmarkEnd w:id="3497"/>
        <w:bookmarkEnd w:id="3498"/>
        <w:bookmarkEnd w:id="3499"/>
      </w:del>
    </w:p>
    <w:p w14:paraId="55DCDB3E" w14:textId="2964F380" w:rsidR="002F09BB" w:rsidRPr="00D33D48" w:rsidDel="00AF6B30" w:rsidRDefault="002F09BB" w:rsidP="001B0593">
      <w:pPr>
        <w:ind w:left="630"/>
        <w:rPr>
          <w:del w:id="3500" w:author="John Tran" w:date="2015-12-25T03:55:00Z"/>
        </w:rPr>
      </w:pPr>
      <w:del w:id="3501" w:author="John Tran" w:date="2015-12-25T03:55:00Z">
        <w:r w:rsidRPr="00B012E9" w:rsidDel="00AF6B30">
          <w:rPr>
            <w:b/>
          </w:rPr>
          <w:delText>Mục tiêu:</w:delText>
        </w:r>
        <w:r w:rsidRPr="00D33D48" w:rsidDel="00AF6B30">
          <w:delText xml:space="preserve"> Đánh giá cảm xúc của bài đăng và bình luận, phân lớp cho những dữ liệu này thành 3 lớp là: Tích cực, tiêu cực và trung lập.</w:delText>
        </w:r>
        <w:bookmarkStart w:id="3502" w:name="_Toc438980560"/>
        <w:bookmarkStart w:id="3503" w:name="_Toc439137569"/>
        <w:bookmarkStart w:id="3504" w:name="_Toc439286660"/>
        <w:bookmarkStart w:id="3505" w:name="_Toc440482280"/>
        <w:bookmarkEnd w:id="3502"/>
        <w:bookmarkEnd w:id="3503"/>
        <w:bookmarkEnd w:id="3504"/>
        <w:bookmarkEnd w:id="3505"/>
      </w:del>
    </w:p>
    <w:p w14:paraId="389F7EC6" w14:textId="7F1DA6A6" w:rsidR="002F09BB" w:rsidRPr="00D33D48" w:rsidDel="00AF6B30" w:rsidRDefault="002F09BB" w:rsidP="001B0593">
      <w:pPr>
        <w:ind w:left="630"/>
        <w:rPr>
          <w:del w:id="3506" w:author="John Tran" w:date="2015-12-25T03:55:00Z"/>
        </w:rPr>
      </w:pPr>
      <w:del w:id="3507" w:author="John Tran" w:date="2015-12-25T03:55:00Z">
        <w:r w:rsidRPr="00B012E9" w:rsidDel="00AF6B30">
          <w:rPr>
            <w:b/>
          </w:rPr>
          <w:delText>Kết quả:</w:delText>
        </w:r>
        <w:r w:rsidRPr="00D33D48" w:rsidDel="00AF6B30">
          <w:delText xml:space="preserve"> Sử dụng bộ từ điển cảm xúc VietSentiWordNet để đánh giá cảm xúc cho những bài đăng/bình luận đã qua xử lý ban đầu, sau đó dùng kết quả để huấn luyện cho bộ phân lớp SVM</w:delText>
        </w:r>
        <w:r w:rsidR="00BA4349" w:rsidRPr="00D33D48" w:rsidDel="00AF6B30">
          <w:delText>. Sử dụng bộ phân lớp SVM để phân lớp cho những bài đăng/bình luận</w:delText>
        </w:r>
        <w:bookmarkStart w:id="3508" w:name="_Toc438980561"/>
        <w:bookmarkStart w:id="3509" w:name="_Toc439137570"/>
        <w:bookmarkStart w:id="3510" w:name="_Toc439286661"/>
        <w:bookmarkStart w:id="3511" w:name="_Toc440482281"/>
        <w:bookmarkEnd w:id="3508"/>
        <w:bookmarkEnd w:id="3509"/>
        <w:bookmarkEnd w:id="3510"/>
        <w:bookmarkEnd w:id="3511"/>
      </w:del>
    </w:p>
    <w:p w14:paraId="791F4DFE" w14:textId="6DB9ADCA" w:rsidR="00760E64" w:rsidRPr="00CB7B88" w:rsidDel="00AF6B30" w:rsidRDefault="00760E64" w:rsidP="002F09BB">
      <w:pPr>
        <w:pStyle w:val="Heading3"/>
        <w:rPr>
          <w:del w:id="3512" w:author="John Tran" w:date="2015-12-25T03:55:00Z"/>
        </w:rPr>
      </w:pPr>
      <w:del w:id="3513" w:author="John Tran" w:date="2015-12-25T03:55:00Z">
        <w:r w:rsidRPr="00760E64" w:rsidDel="00AF6B30">
          <w:delText>Chức năng hiển thị thông tin thống kê trực quan</w:delText>
        </w:r>
        <w:bookmarkStart w:id="3514" w:name="_Toc438980562"/>
        <w:bookmarkStart w:id="3515" w:name="_Toc439137571"/>
        <w:bookmarkStart w:id="3516" w:name="_Toc439286662"/>
        <w:bookmarkStart w:id="3517" w:name="_Toc440482282"/>
        <w:bookmarkEnd w:id="3514"/>
        <w:bookmarkEnd w:id="3515"/>
        <w:bookmarkEnd w:id="3516"/>
        <w:bookmarkEnd w:id="3517"/>
      </w:del>
    </w:p>
    <w:p w14:paraId="0448EF9C" w14:textId="7926082C" w:rsidR="00FF3751" w:rsidRPr="00D33D48" w:rsidDel="00AF6B30" w:rsidRDefault="00FF3751" w:rsidP="001B0593">
      <w:pPr>
        <w:ind w:left="630"/>
        <w:rPr>
          <w:del w:id="3518" w:author="John Tran" w:date="2015-12-25T03:55:00Z"/>
        </w:rPr>
      </w:pPr>
      <w:bookmarkStart w:id="3519" w:name="_Toc377199259"/>
      <w:del w:id="3520" w:author="John Tran" w:date="2015-12-25T03:55:00Z">
        <w:r w:rsidRPr="00B012E9" w:rsidDel="00AF6B30">
          <w:rPr>
            <w:b/>
          </w:rPr>
          <w:delText>Mục tiêu:</w:delText>
        </w:r>
        <w:r w:rsidRPr="00D33D48" w:rsidDel="00AF6B30">
          <w:delText xml:space="preserve"> Hiển thị những kết quả phân tích của hệ thống một cách trực quan để người dùng có thể dễ dàng nắm bắt và lấy được những thông tin cần thiết.</w:delText>
        </w:r>
        <w:bookmarkStart w:id="3521" w:name="_Toc438980563"/>
        <w:bookmarkStart w:id="3522" w:name="_Toc439137572"/>
        <w:bookmarkStart w:id="3523" w:name="_Toc439286663"/>
        <w:bookmarkStart w:id="3524" w:name="_Toc440482283"/>
        <w:bookmarkEnd w:id="3521"/>
        <w:bookmarkEnd w:id="3522"/>
        <w:bookmarkEnd w:id="3523"/>
        <w:bookmarkEnd w:id="3524"/>
      </w:del>
    </w:p>
    <w:p w14:paraId="196D13CA" w14:textId="34D3AE82" w:rsidR="00FF3751" w:rsidRPr="00D33D48" w:rsidDel="00AF6B30" w:rsidRDefault="00FF3751" w:rsidP="001B0593">
      <w:pPr>
        <w:ind w:left="630"/>
        <w:rPr>
          <w:del w:id="3525" w:author="John Tran" w:date="2015-12-25T03:55:00Z"/>
        </w:rPr>
      </w:pPr>
      <w:del w:id="3526" w:author="John Tran" w:date="2015-12-25T03:55:00Z">
        <w:r w:rsidRPr="00B012E9" w:rsidDel="00AF6B30">
          <w:rPr>
            <w:b/>
          </w:rPr>
          <w:delText>Kết quả:</w:delText>
        </w:r>
        <w:r w:rsidRPr="00D33D48" w:rsidDel="00AF6B30">
          <w:delText xml:space="preserve">  Tạo giao diện web để người dùng tùy chọn những trang Facebook và khoảng thời gian cần phân tích. Hiển thị những chủ đề đang được trao đổi trong trang Facebook đó theo cụm các từ, sử dụng WordCloud để hiển thị. Khi người dùng chọn một chủ đề nào đó thì hệ thống sẽ hiển thị thống kê về số lượng/tỉ lệ các bài đăng/bình luận theo 3 lớp cảm xúc là: Tích cực, tiêu cực và trung lập, hệ thống cũng hiển thị chi tiết các bài đăng và bình luận liên quan đến bài đăng.</w:delText>
        </w:r>
        <w:bookmarkStart w:id="3527" w:name="_Toc438980564"/>
        <w:bookmarkStart w:id="3528" w:name="_Toc439137573"/>
        <w:bookmarkStart w:id="3529" w:name="_Toc439286664"/>
        <w:bookmarkStart w:id="3530" w:name="_Toc440482284"/>
        <w:bookmarkEnd w:id="3527"/>
        <w:bookmarkEnd w:id="3528"/>
        <w:bookmarkEnd w:id="3529"/>
        <w:bookmarkEnd w:id="3530"/>
      </w:del>
    </w:p>
    <w:p w14:paraId="760DC64F" w14:textId="2359BF62" w:rsidR="00630A0B" w:rsidRPr="00CB7B88" w:rsidRDefault="00630A0B" w:rsidP="00543E42">
      <w:pPr>
        <w:pStyle w:val="Heading2"/>
        <w:rPr>
          <w:shd w:val="clear" w:color="auto" w:fill="FFFFFF"/>
        </w:rPr>
      </w:pPr>
      <w:bookmarkStart w:id="3531" w:name="_Toc440482285"/>
      <w:r w:rsidRPr="00CB7B88">
        <w:rPr>
          <w:shd w:val="clear" w:color="auto" w:fill="FFFFFF"/>
        </w:rPr>
        <w:t>Phân tích</w:t>
      </w:r>
      <w:bookmarkEnd w:id="3519"/>
      <w:ins w:id="3532" w:author="John Tran" w:date="2015-12-27T22:43:00Z">
        <w:r w:rsidR="00414459">
          <w:rPr>
            <w:shd w:val="clear" w:color="auto" w:fill="FFFFFF"/>
            <w:lang w:val="en-US"/>
          </w:rPr>
          <w:t xml:space="preserve"> yêu cầu</w:t>
        </w:r>
      </w:ins>
      <w:bookmarkEnd w:id="3531"/>
    </w:p>
    <w:p w14:paraId="097DAAD5" w14:textId="36E97CC7" w:rsidR="00630A0B" w:rsidRDefault="00630A0B">
      <w:pPr>
        <w:pStyle w:val="Heading3"/>
      </w:pPr>
      <w:bookmarkStart w:id="3533" w:name="_Toc440482286"/>
      <w:del w:id="3534" w:author="John Tran" w:date="2016-01-23T23:48:00Z">
        <w:r w:rsidRPr="00CB7B88" w:rsidDel="00403001">
          <w:delText>Lượ</w:delText>
        </w:r>
        <w:r w:rsidR="00777349" w:rsidRPr="00CB7B88" w:rsidDel="00403001">
          <w:delText>c</w:delText>
        </w:r>
        <w:r w:rsidRPr="00CB7B88" w:rsidDel="00403001">
          <w:delText xml:space="preserve"> </w:delText>
        </w:r>
      </w:del>
      <w:ins w:id="3535" w:author="John Tran" w:date="2016-01-23T23:48:00Z">
        <w:r w:rsidR="00403001">
          <w:rPr>
            <w:lang w:val="en-US"/>
          </w:rPr>
          <w:t>Sơ</w:t>
        </w:r>
        <w:r w:rsidR="00403001" w:rsidRPr="00CB7B88">
          <w:t xml:space="preserve"> </w:t>
        </w:r>
      </w:ins>
      <w:r w:rsidRPr="00CB7B88">
        <w:t>đồ</w:t>
      </w:r>
      <w:r w:rsidR="006F2C88" w:rsidRPr="00CB7B88">
        <w:t xml:space="preserve"> use </w:t>
      </w:r>
      <w:r w:rsidRPr="00CB7B88">
        <w:t>case</w:t>
      </w:r>
      <w:bookmarkEnd w:id="3533"/>
    </w:p>
    <w:p w14:paraId="350F50AC" w14:textId="7057A4A2" w:rsidR="00E56352" w:rsidRPr="00E56352" w:rsidRDefault="008D1C25" w:rsidP="00D14CC8">
      <w:pPr>
        <w:ind w:left="90"/>
        <w:jc w:val="center"/>
      </w:pPr>
      <w:del w:id="3536" w:author="John Tran" w:date="2015-12-24T23:56:00Z">
        <w:r w:rsidDel="00D14CC8">
          <w:rPr>
            <w:noProof/>
            <w:lang w:val="en-US" w:eastAsia="ja-JP"/>
          </w:rPr>
          <w:drawing>
            <wp:inline distT="0" distB="0" distL="0" distR="0" wp14:anchorId="0DD09855" wp14:editId="7BCBF4B5">
              <wp:extent cx="3409950"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jpg"/>
                      <pic:cNvPicPr/>
                    </pic:nvPicPr>
                    <pic:blipFill>
                      <a:blip r:embed="rId29">
                        <a:extLst>
                          <a:ext uri="{28A0092B-C50C-407E-A947-70E740481C1C}">
                            <a14:useLocalDpi xmlns:a14="http://schemas.microsoft.com/office/drawing/2010/main" val="0"/>
                          </a:ext>
                        </a:extLst>
                      </a:blip>
                      <a:stretch>
                        <a:fillRect/>
                      </a:stretch>
                    </pic:blipFill>
                    <pic:spPr>
                      <a:xfrm>
                        <a:off x="0" y="0"/>
                        <a:ext cx="3409950" cy="3143250"/>
                      </a:xfrm>
                      <a:prstGeom prst="rect">
                        <a:avLst/>
                      </a:prstGeom>
                    </pic:spPr>
                  </pic:pic>
                </a:graphicData>
              </a:graphic>
            </wp:inline>
          </w:drawing>
        </w:r>
      </w:del>
      <w:ins w:id="3537" w:author="John Tran" w:date="2016-01-09T12:18:00Z">
        <w:r w:rsidR="00AA302C">
          <w:rPr>
            <w:noProof/>
            <w:lang w:val="en-US" w:eastAsia="ja-JP"/>
          </w:rPr>
          <w:drawing>
            <wp:inline distT="0" distB="0" distL="0" distR="0" wp14:anchorId="6D53BB48" wp14:editId="4EDACCC4">
              <wp:extent cx="5579745" cy="28600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Updated.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860040"/>
                      </a:xfrm>
                      <a:prstGeom prst="rect">
                        <a:avLst/>
                      </a:prstGeom>
                    </pic:spPr>
                  </pic:pic>
                </a:graphicData>
              </a:graphic>
            </wp:inline>
          </w:drawing>
        </w:r>
      </w:ins>
    </w:p>
    <w:p w14:paraId="27969F2B" w14:textId="77777777" w:rsidR="00E56352" w:rsidRDefault="00E56352" w:rsidP="008A0E01">
      <w:pPr>
        <w:pStyle w:val="LVHinh"/>
        <w:rPr>
          <w:noProof/>
          <w:lang w:val="en-US"/>
        </w:rPr>
      </w:pPr>
      <w:bookmarkStart w:id="3538" w:name="_Toc415589904"/>
    </w:p>
    <w:p w14:paraId="5864EF70" w14:textId="25CD5AD6" w:rsidR="00630A0B" w:rsidRDefault="00574B0D" w:rsidP="008A0E01">
      <w:pPr>
        <w:pStyle w:val="LVHinh"/>
        <w:rPr>
          <w:noProof/>
          <w:lang w:val="en-US"/>
        </w:rPr>
      </w:pPr>
      <w:bookmarkStart w:id="3539" w:name="OLE_LINK10"/>
      <w:bookmarkStart w:id="3540" w:name="OLE_LINK11"/>
      <w:bookmarkStart w:id="3541" w:name="OLE_LINK12"/>
      <w:r w:rsidRPr="00CB7B88">
        <w:rPr>
          <w:noProof/>
        </w:rPr>
        <w:t xml:space="preserve">Hình </w:t>
      </w:r>
      <w:r w:rsidR="008D1C25">
        <w:rPr>
          <w:noProof/>
          <w:lang w:val="en-US"/>
        </w:rPr>
        <w:t>3.</w:t>
      </w:r>
      <w:del w:id="3542" w:author="John Tran" w:date="2015-12-29T09:53:00Z">
        <w:r w:rsidR="00D50264" w:rsidDel="0071789F">
          <w:rPr>
            <w:lang w:val="en-US"/>
          </w:rPr>
          <w:delText>4</w:delText>
        </w:r>
      </w:del>
      <w:ins w:id="3543" w:author="John Tran" w:date="2016-01-13T21:03:00Z">
        <w:r w:rsidR="00DF78CB">
          <w:rPr>
            <w:lang w:val="en-US"/>
          </w:rPr>
          <w:t>3</w:t>
        </w:r>
      </w:ins>
      <w:del w:id="3544" w:author="John Tran" w:date="2015-12-30T23:01:00Z">
        <w:r w:rsidR="00D50264" w:rsidRPr="00CB7B88" w:rsidDel="00694E39">
          <w:rPr>
            <w:noProof/>
          </w:rPr>
          <w:delText>.</w:delText>
        </w:r>
        <w:r w:rsidRPr="00CB7B88" w:rsidDel="00694E39">
          <w:rPr>
            <w:noProof/>
          </w:rPr>
          <w:delText>1</w:delText>
        </w:r>
      </w:del>
      <w:r w:rsidRPr="00CB7B88">
        <w:rPr>
          <w:noProof/>
        </w:rPr>
        <w:t>: Lượ</w:t>
      </w:r>
      <w:r w:rsidR="005E46E6">
        <w:rPr>
          <w:noProof/>
          <w:lang w:val="en-US"/>
        </w:rPr>
        <w:t>c</w:t>
      </w:r>
      <w:r w:rsidRPr="00CB7B88">
        <w:rPr>
          <w:noProof/>
        </w:rPr>
        <w:t xml:space="preserve"> đồ</w:t>
      </w:r>
      <w:r w:rsidR="00D50264" w:rsidRPr="00CB7B88">
        <w:rPr>
          <w:noProof/>
        </w:rPr>
        <w:t xml:space="preserve"> </w:t>
      </w:r>
      <w:ins w:id="3545" w:author="John Tran" w:date="2015-12-29T09:54:00Z">
        <w:r w:rsidR="0071789F">
          <w:rPr>
            <w:noProof/>
            <w:lang w:val="en-US"/>
          </w:rPr>
          <w:t>U</w:t>
        </w:r>
      </w:ins>
      <w:del w:id="3546" w:author="John Tran" w:date="2015-12-29T09:54:00Z">
        <w:r w:rsidR="00D50264" w:rsidRPr="00CB7B88" w:rsidDel="0071789F">
          <w:rPr>
            <w:noProof/>
          </w:rPr>
          <w:delText>u</w:delText>
        </w:r>
      </w:del>
      <w:r w:rsidR="00D50264" w:rsidRPr="00CB7B88">
        <w:rPr>
          <w:noProof/>
        </w:rPr>
        <w:t xml:space="preserve">se </w:t>
      </w:r>
      <w:ins w:id="3547" w:author="John Tran" w:date="2015-12-29T09:54:00Z">
        <w:r w:rsidR="0071789F">
          <w:rPr>
            <w:noProof/>
            <w:lang w:val="en-US"/>
          </w:rPr>
          <w:t>C</w:t>
        </w:r>
      </w:ins>
      <w:del w:id="3548" w:author="John Tran" w:date="2015-12-29T09:54:00Z">
        <w:r w:rsidRPr="00CB7B88" w:rsidDel="0071789F">
          <w:rPr>
            <w:noProof/>
          </w:rPr>
          <w:delText>c</w:delText>
        </w:r>
      </w:del>
      <w:r w:rsidRPr="00CB7B88">
        <w:rPr>
          <w:noProof/>
        </w:rPr>
        <w:t>ase</w:t>
      </w:r>
      <w:bookmarkStart w:id="3549" w:name="_Toc346105714"/>
      <w:bookmarkStart w:id="3550" w:name="_Toc346113154"/>
      <w:bookmarkStart w:id="3551" w:name="_Toc346117813"/>
      <w:bookmarkStart w:id="3552" w:name="_Toc346149439"/>
      <w:bookmarkStart w:id="3553" w:name="_Toc359182695"/>
      <w:bookmarkEnd w:id="3538"/>
    </w:p>
    <w:bookmarkEnd w:id="3539"/>
    <w:bookmarkEnd w:id="3540"/>
    <w:bookmarkEnd w:id="3541"/>
    <w:p w14:paraId="214AFFF6" w14:textId="77777777" w:rsidR="00D36D7E" w:rsidRPr="00E56352" w:rsidRDefault="00D36D7E" w:rsidP="008A0E01">
      <w:pPr>
        <w:pStyle w:val="LVHinh"/>
        <w:rPr>
          <w:noProof/>
          <w:lang w:val="en-US"/>
        </w:rPr>
      </w:pPr>
    </w:p>
    <w:p w14:paraId="554A4C45" w14:textId="2979C34C" w:rsidR="00630A0B" w:rsidRDefault="00630A0B">
      <w:pPr>
        <w:pStyle w:val="Heading3"/>
      </w:pPr>
      <w:bookmarkStart w:id="3554" w:name="_Toc415589895"/>
      <w:bookmarkStart w:id="3555" w:name="_Toc440482287"/>
      <w:r w:rsidRPr="00CB7B88">
        <w:t xml:space="preserve">Mô tả </w:t>
      </w:r>
      <w:del w:id="3556" w:author="John Tran" w:date="2016-01-23T23:48:00Z">
        <w:r w:rsidRPr="00CB7B88" w:rsidDel="00403001">
          <w:delText xml:space="preserve">lược </w:delText>
        </w:r>
      </w:del>
      <w:ins w:id="3557" w:author="John Tran" w:date="2016-01-23T23:48:00Z">
        <w:r w:rsidR="00403001">
          <w:rPr>
            <w:lang w:val="en-US"/>
          </w:rPr>
          <w:t>sơ</w:t>
        </w:r>
        <w:r w:rsidR="00403001" w:rsidRPr="00CB7B88">
          <w:t xml:space="preserve"> </w:t>
        </w:r>
      </w:ins>
      <w:r w:rsidRPr="00CB7B88">
        <w:t>đồ</w:t>
      </w:r>
      <w:r w:rsidR="00353E85" w:rsidRPr="00CB7B88">
        <w:t xml:space="preserve"> use</w:t>
      </w:r>
      <w:r w:rsidR="006F2C88" w:rsidRPr="00CB7B88">
        <w:t xml:space="preserve"> </w:t>
      </w:r>
      <w:r w:rsidR="00353E85" w:rsidRPr="00CB7B88">
        <w:t>c</w:t>
      </w:r>
      <w:r w:rsidRPr="00CB7B88">
        <w:t>ase</w:t>
      </w:r>
      <w:bookmarkEnd w:id="3549"/>
      <w:bookmarkEnd w:id="3550"/>
      <w:bookmarkEnd w:id="3551"/>
      <w:bookmarkEnd w:id="3552"/>
      <w:bookmarkEnd w:id="3553"/>
      <w:bookmarkEnd w:id="3554"/>
      <w:bookmarkEnd w:id="3555"/>
    </w:p>
    <w:tbl>
      <w:tblPr>
        <w:tblStyle w:val="TableGrid"/>
        <w:tblW w:w="4717" w:type="pct"/>
        <w:tblInd w:w="535" w:type="dxa"/>
        <w:tblLook w:val="04A0" w:firstRow="1" w:lastRow="0" w:firstColumn="1" w:lastColumn="0" w:noHBand="0" w:noVBand="1"/>
        <w:tblPrChange w:id="3558" w:author="John Tran" w:date="2015-12-30T23:02:00Z">
          <w:tblPr>
            <w:tblStyle w:val="TableGrid"/>
            <w:tblW w:w="4597" w:type="pct"/>
            <w:jc w:val="center"/>
            <w:tblLook w:val="04A0" w:firstRow="1" w:lastRow="0" w:firstColumn="1" w:lastColumn="0" w:noHBand="0" w:noVBand="1"/>
          </w:tblPr>
        </w:tblPrChange>
      </w:tblPr>
      <w:tblGrid>
        <w:gridCol w:w="1098"/>
        <w:gridCol w:w="1956"/>
        <w:gridCol w:w="5226"/>
        <w:tblGridChange w:id="3559">
          <w:tblGrid>
            <w:gridCol w:w="1098"/>
            <w:gridCol w:w="1955"/>
            <w:gridCol w:w="5017"/>
          </w:tblGrid>
        </w:tblGridChange>
      </w:tblGrid>
      <w:tr w:rsidR="001B0593" w14:paraId="1829C77A" w14:textId="77777777" w:rsidTr="00C851BE">
        <w:trPr>
          <w:trHeight w:val="516"/>
          <w:trPrChange w:id="3560" w:author="John Tran" w:date="2015-12-30T23:02:00Z">
            <w:trPr>
              <w:trHeight w:val="516"/>
              <w:jc w:val="center"/>
            </w:trPr>
          </w:trPrChange>
        </w:trPr>
        <w:tc>
          <w:tcPr>
            <w:tcW w:w="663" w:type="pct"/>
            <w:tcBorders>
              <w:top w:val="single" w:sz="4" w:space="0" w:color="auto"/>
              <w:left w:val="single" w:sz="4" w:space="0" w:color="auto"/>
              <w:bottom w:val="single" w:sz="4" w:space="0" w:color="auto"/>
              <w:right w:val="single" w:sz="4" w:space="0" w:color="auto"/>
            </w:tcBorders>
            <w:vAlign w:val="center"/>
            <w:hideMark/>
            <w:tcPrChange w:id="3561" w:author="John Tran" w:date="2015-12-30T23:02:00Z">
              <w:tcPr>
                <w:tcW w:w="651" w:type="pct"/>
                <w:tcBorders>
                  <w:top w:val="single" w:sz="4" w:space="0" w:color="auto"/>
                  <w:left w:val="single" w:sz="4" w:space="0" w:color="auto"/>
                  <w:bottom w:val="single" w:sz="4" w:space="0" w:color="auto"/>
                  <w:right w:val="single" w:sz="4" w:space="0" w:color="auto"/>
                </w:tcBorders>
                <w:vAlign w:val="center"/>
                <w:hideMark/>
              </w:tcPr>
            </w:tcPrChange>
          </w:tcPr>
          <w:p w14:paraId="693091D2" w14:textId="603A0517" w:rsidR="001B0593" w:rsidRDefault="001B0593">
            <w:pPr>
              <w:pStyle w:val="ListParagraph"/>
              <w:ind w:left="0"/>
              <w:jc w:val="center"/>
              <w:rPr>
                <w:b/>
                <w:lang w:val="vi-VN"/>
              </w:rPr>
            </w:pPr>
            <w:r>
              <w:rPr>
                <w:b/>
              </w:rPr>
              <w:t>Mã UC</w:t>
            </w:r>
          </w:p>
        </w:tc>
        <w:tc>
          <w:tcPr>
            <w:tcW w:w="1181" w:type="pct"/>
            <w:tcBorders>
              <w:top w:val="single" w:sz="4" w:space="0" w:color="auto"/>
              <w:left w:val="single" w:sz="4" w:space="0" w:color="auto"/>
              <w:bottom w:val="single" w:sz="4" w:space="0" w:color="auto"/>
              <w:right w:val="single" w:sz="4" w:space="0" w:color="auto"/>
            </w:tcBorders>
            <w:vAlign w:val="center"/>
            <w:hideMark/>
            <w:tcPrChange w:id="3562" w:author="John Tran" w:date="2015-12-30T23:02:00Z">
              <w:tcPr>
                <w:tcW w:w="1226" w:type="pct"/>
                <w:tcBorders>
                  <w:top w:val="single" w:sz="4" w:space="0" w:color="auto"/>
                  <w:left w:val="single" w:sz="4" w:space="0" w:color="auto"/>
                  <w:bottom w:val="single" w:sz="4" w:space="0" w:color="auto"/>
                  <w:right w:val="single" w:sz="4" w:space="0" w:color="auto"/>
                </w:tcBorders>
                <w:vAlign w:val="center"/>
                <w:hideMark/>
              </w:tcPr>
            </w:tcPrChange>
          </w:tcPr>
          <w:p w14:paraId="075720ED" w14:textId="77777777" w:rsidR="001B0593" w:rsidRDefault="001B0593">
            <w:pPr>
              <w:pStyle w:val="ListParagraph"/>
              <w:ind w:left="0"/>
              <w:jc w:val="center"/>
              <w:rPr>
                <w:b/>
                <w:lang w:val="vi-VN"/>
              </w:rPr>
            </w:pPr>
            <w:r>
              <w:rPr>
                <w:b/>
                <w:lang w:val="vi-VN"/>
              </w:rPr>
              <w:t>Tên chức năng</w:t>
            </w:r>
          </w:p>
        </w:tc>
        <w:tc>
          <w:tcPr>
            <w:tcW w:w="3156" w:type="pct"/>
            <w:tcBorders>
              <w:top w:val="single" w:sz="4" w:space="0" w:color="auto"/>
              <w:left w:val="single" w:sz="4" w:space="0" w:color="auto"/>
              <w:bottom w:val="single" w:sz="4" w:space="0" w:color="auto"/>
              <w:right w:val="single" w:sz="4" w:space="0" w:color="auto"/>
            </w:tcBorders>
            <w:vAlign w:val="center"/>
            <w:hideMark/>
            <w:tcPrChange w:id="3563" w:author="John Tran" w:date="2015-12-30T23:02:00Z">
              <w:tcPr>
                <w:tcW w:w="3123" w:type="pct"/>
                <w:tcBorders>
                  <w:top w:val="single" w:sz="4" w:space="0" w:color="auto"/>
                  <w:left w:val="single" w:sz="4" w:space="0" w:color="auto"/>
                  <w:bottom w:val="single" w:sz="4" w:space="0" w:color="auto"/>
                  <w:right w:val="single" w:sz="4" w:space="0" w:color="auto"/>
                </w:tcBorders>
                <w:vAlign w:val="center"/>
                <w:hideMark/>
              </w:tcPr>
            </w:tcPrChange>
          </w:tcPr>
          <w:p w14:paraId="3496CC56" w14:textId="77777777" w:rsidR="001B0593" w:rsidRDefault="001B0593">
            <w:pPr>
              <w:pStyle w:val="ListParagraph"/>
              <w:spacing w:line="360" w:lineRule="auto"/>
              <w:ind w:left="0"/>
              <w:jc w:val="center"/>
              <w:rPr>
                <w:b/>
                <w:lang w:val="vi-VN"/>
              </w:rPr>
            </w:pPr>
            <w:r>
              <w:rPr>
                <w:b/>
                <w:lang w:val="vi-VN"/>
              </w:rPr>
              <w:t>Mô tả</w:t>
            </w:r>
          </w:p>
        </w:tc>
      </w:tr>
      <w:tr w:rsidR="001B0593" w14:paraId="6A318F01" w14:textId="77777777" w:rsidTr="00C851BE">
        <w:trPr>
          <w:trPrChange w:id="3564" w:author="John Tran" w:date="2015-12-30T23:02:00Z">
            <w:trPr>
              <w:jc w:val="center"/>
            </w:trPr>
          </w:trPrChange>
        </w:trPr>
        <w:tc>
          <w:tcPr>
            <w:tcW w:w="663" w:type="pct"/>
            <w:tcBorders>
              <w:top w:val="single" w:sz="4" w:space="0" w:color="auto"/>
              <w:left w:val="single" w:sz="4" w:space="0" w:color="auto"/>
              <w:bottom w:val="single" w:sz="4" w:space="0" w:color="auto"/>
              <w:right w:val="single" w:sz="4" w:space="0" w:color="auto"/>
            </w:tcBorders>
            <w:vAlign w:val="center"/>
            <w:hideMark/>
            <w:tcPrChange w:id="3565" w:author="John Tran" w:date="2015-12-30T23:02:00Z">
              <w:tcPr>
                <w:tcW w:w="651" w:type="pct"/>
                <w:tcBorders>
                  <w:top w:val="single" w:sz="4" w:space="0" w:color="auto"/>
                  <w:left w:val="single" w:sz="4" w:space="0" w:color="auto"/>
                  <w:bottom w:val="single" w:sz="4" w:space="0" w:color="auto"/>
                  <w:right w:val="single" w:sz="4" w:space="0" w:color="auto"/>
                </w:tcBorders>
                <w:vAlign w:val="center"/>
                <w:hideMark/>
              </w:tcPr>
            </w:tcPrChange>
          </w:tcPr>
          <w:p w14:paraId="3F78BA33" w14:textId="61AF5E00" w:rsidR="001B0593" w:rsidRDefault="001B0593">
            <w:pPr>
              <w:pStyle w:val="ListParagraph"/>
              <w:ind w:left="0"/>
              <w:jc w:val="center"/>
              <w:rPr>
                <w:lang w:val="vi-VN"/>
              </w:rPr>
            </w:pPr>
            <w:r>
              <w:rPr>
                <w:lang w:val="vi-VN"/>
              </w:rPr>
              <w:t>UC_0</w:t>
            </w:r>
            <w:r>
              <w:t>1</w:t>
            </w:r>
          </w:p>
        </w:tc>
        <w:tc>
          <w:tcPr>
            <w:tcW w:w="1181" w:type="pct"/>
            <w:tcBorders>
              <w:top w:val="single" w:sz="4" w:space="0" w:color="auto"/>
              <w:left w:val="single" w:sz="4" w:space="0" w:color="auto"/>
              <w:bottom w:val="single" w:sz="4" w:space="0" w:color="auto"/>
              <w:right w:val="single" w:sz="4" w:space="0" w:color="auto"/>
            </w:tcBorders>
            <w:vAlign w:val="center"/>
            <w:tcPrChange w:id="3566" w:author="John Tran" w:date="2015-12-30T23:02:00Z">
              <w:tcPr>
                <w:tcW w:w="1226" w:type="pct"/>
                <w:tcBorders>
                  <w:top w:val="single" w:sz="4" w:space="0" w:color="auto"/>
                  <w:left w:val="single" w:sz="4" w:space="0" w:color="auto"/>
                  <w:bottom w:val="single" w:sz="4" w:space="0" w:color="auto"/>
                  <w:right w:val="single" w:sz="4" w:space="0" w:color="auto"/>
                </w:tcBorders>
                <w:vAlign w:val="center"/>
              </w:tcPr>
            </w:tcPrChange>
          </w:tcPr>
          <w:p w14:paraId="158C1025" w14:textId="02053341" w:rsidR="001B0593" w:rsidRPr="00C85A5D" w:rsidRDefault="001B0593" w:rsidP="00E56352">
            <w:pPr>
              <w:jc w:val="left"/>
              <w:rPr>
                <w:szCs w:val="26"/>
                <w:lang w:val="en-US"/>
                <w:rPrChange w:id="3567" w:author="John Tran" w:date="2015-12-25T00:10:00Z">
                  <w:rPr>
                    <w:szCs w:val="26"/>
                  </w:rPr>
                </w:rPrChange>
              </w:rPr>
            </w:pPr>
            <w:del w:id="3568" w:author="John Tran" w:date="2015-12-25T00:10:00Z">
              <w:r w:rsidRPr="005D5214" w:rsidDel="00C85A5D">
                <w:rPr>
                  <w:szCs w:val="26"/>
                </w:rPr>
                <w:delText>Xem các chủ đề đang được quan tâm</w:delText>
              </w:r>
            </w:del>
            <w:ins w:id="3569" w:author="John Tran" w:date="2015-12-25T00:10:00Z">
              <w:r w:rsidR="00C85A5D">
                <w:rPr>
                  <w:szCs w:val="26"/>
                  <w:lang w:val="en-US"/>
                </w:rPr>
                <w:t>Chọn trang thông tin cần phân tích và khoảng thời gian</w:t>
              </w:r>
            </w:ins>
            <w:ins w:id="3570" w:author="John Tran" w:date="2015-12-25T00:11:00Z">
              <w:r w:rsidR="00C85A5D">
                <w:rPr>
                  <w:szCs w:val="26"/>
                  <w:lang w:val="en-US"/>
                </w:rPr>
                <w:t>.</w:t>
              </w:r>
            </w:ins>
          </w:p>
        </w:tc>
        <w:tc>
          <w:tcPr>
            <w:tcW w:w="3156" w:type="pct"/>
            <w:tcBorders>
              <w:top w:val="single" w:sz="4" w:space="0" w:color="auto"/>
              <w:left w:val="single" w:sz="4" w:space="0" w:color="auto"/>
              <w:bottom w:val="single" w:sz="4" w:space="0" w:color="auto"/>
              <w:right w:val="single" w:sz="4" w:space="0" w:color="auto"/>
            </w:tcBorders>
            <w:tcPrChange w:id="3571" w:author="John Tran" w:date="2015-12-30T23:02:00Z">
              <w:tcPr>
                <w:tcW w:w="3123" w:type="pct"/>
                <w:tcBorders>
                  <w:top w:val="single" w:sz="4" w:space="0" w:color="auto"/>
                  <w:left w:val="single" w:sz="4" w:space="0" w:color="auto"/>
                  <w:bottom w:val="single" w:sz="4" w:space="0" w:color="auto"/>
                  <w:right w:val="single" w:sz="4" w:space="0" w:color="auto"/>
                </w:tcBorders>
              </w:tcPr>
            </w:tcPrChange>
          </w:tcPr>
          <w:p w14:paraId="47A1AF6C" w14:textId="77777777" w:rsidR="001B0593" w:rsidRPr="005D5214" w:rsidRDefault="001B0593" w:rsidP="005D5214">
            <w:pPr>
              <w:pStyle w:val="ListParagraph"/>
              <w:spacing w:line="360" w:lineRule="auto"/>
              <w:ind w:left="0"/>
              <w:rPr>
                <w:lang w:val="vi-VN"/>
              </w:rPr>
            </w:pPr>
            <w:r w:rsidRPr="005D5214">
              <w:rPr>
                <w:lang w:val="vi-VN"/>
              </w:rPr>
              <w:t>Đăng nhập Facebook với tài khoản của nhà phát triển để lấy được mã truy cập (Access token) hợp lệ.</w:t>
            </w:r>
          </w:p>
          <w:p w14:paraId="39541836" w14:textId="4AA8669B" w:rsidR="001B0593" w:rsidRPr="003753E3" w:rsidRDefault="001B0593">
            <w:pPr>
              <w:pStyle w:val="ListParagraph"/>
              <w:spacing w:line="360" w:lineRule="auto"/>
              <w:ind w:left="0"/>
              <w:rPr>
                <w:lang w:val="vi-VN"/>
              </w:rPr>
            </w:pPr>
            <w:del w:id="3572" w:author="John Tran" w:date="2015-12-25T00:11:00Z">
              <w:r w:rsidDel="003753E3">
                <w:rPr>
                  <w:lang w:val="vi-VN"/>
                </w:rPr>
                <w:delText xml:space="preserve">Chọn trang Facebook </w:delText>
              </w:r>
              <w:r w:rsidRPr="005D5214" w:rsidDel="003753E3">
                <w:rPr>
                  <w:lang w:val="vi-VN"/>
                </w:rPr>
                <w:delText>cần xem và khoảng thời gian để xem các chủ đề mà trang này đang nói đến</w:delText>
              </w:r>
            </w:del>
            <w:ins w:id="3573" w:author="John Tran" w:date="2015-12-25T00:11:00Z">
              <w:r w:rsidR="003753E3" w:rsidRPr="003753E3">
                <w:rPr>
                  <w:lang w:val="vi-VN"/>
                  <w:rPrChange w:id="3574" w:author="John Tran" w:date="2015-12-25T00:12:00Z">
                    <w:rPr/>
                  </w:rPrChange>
                </w:rPr>
                <w:t>Người dùng điền mã truy cập, chọn trang Facebook, chọn khoảng thời gian thích hợp</w:t>
              </w:r>
            </w:ins>
          </w:p>
        </w:tc>
      </w:tr>
      <w:tr w:rsidR="00C85A5D" w14:paraId="7B7F6F2F" w14:textId="77777777" w:rsidTr="00C851BE">
        <w:trPr>
          <w:ins w:id="3575" w:author="John Tran" w:date="2015-12-25T00:07:00Z"/>
          <w:trPrChange w:id="3576" w:author="John Tran" w:date="2015-12-30T23:02:00Z">
            <w:trPr>
              <w:jc w:val="center"/>
            </w:trPr>
          </w:trPrChange>
        </w:trPr>
        <w:tc>
          <w:tcPr>
            <w:tcW w:w="663" w:type="pct"/>
            <w:tcBorders>
              <w:top w:val="single" w:sz="4" w:space="0" w:color="auto"/>
              <w:left w:val="single" w:sz="4" w:space="0" w:color="auto"/>
              <w:bottom w:val="single" w:sz="4" w:space="0" w:color="auto"/>
              <w:right w:val="single" w:sz="4" w:space="0" w:color="auto"/>
            </w:tcBorders>
            <w:vAlign w:val="center"/>
            <w:tcPrChange w:id="3577" w:author="John Tran" w:date="2015-12-30T23:02:00Z">
              <w:tcPr>
                <w:tcW w:w="651" w:type="pct"/>
                <w:tcBorders>
                  <w:top w:val="single" w:sz="4" w:space="0" w:color="auto"/>
                  <w:left w:val="single" w:sz="4" w:space="0" w:color="auto"/>
                  <w:bottom w:val="single" w:sz="4" w:space="0" w:color="auto"/>
                  <w:right w:val="single" w:sz="4" w:space="0" w:color="auto"/>
                </w:tcBorders>
                <w:vAlign w:val="center"/>
              </w:tcPr>
            </w:tcPrChange>
          </w:tcPr>
          <w:p w14:paraId="68A76E4D" w14:textId="122D71B9" w:rsidR="00C85A5D" w:rsidRDefault="00C85A5D">
            <w:pPr>
              <w:pStyle w:val="ListParagraph"/>
              <w:ind w:left="0"/>
              <w:jc w:val="center"/>
              <w:rPr>
                <w:ins w:id="3578" w:author="John Tran" w:date="2015-12-25T00:07:00Z"/>
                <w:lang w:val="vi-VN"/>
              </w:rPr>
            </w:pPr>
            <w:ins w:id="3579" w:author="John Tran" w:date="2015-12-25T00:08:00Z">
              <w:r>
                <w:rPr>
                  <w:lang w:val="vi-VN"/>
                </w:rPr>
                <w:t>UC_0</w:t>
              </w:r>
              <w:r>
                <w:t>2</w:t>
              </w:r>
            </w:ins>
          </w:p>
        </w:tc>
        <w:tc>
          <w:tcPr>
            <w:tcW w:w="1181" w:type="pct"/>
            <w:tcBorders>
              <w:top w:val="single" w:sz="4" w:space="0" w:color="auto"/>
              <w:left w:val="single" w:sz="4" w:space="0" w:color="auto"/>
              <w:bottom w:val="single" w:sz="4" w:space="0" w:color="auto"/>
              <w:right w:val="single" w:sz="4" w:space="0" w:color="auto"/>
            </w:tcBorders>
            <w:vAlign w:val="center"/>
            <w:tcPrChange w:id="3580" w:author="John Tran" w:date="2015-12-30T23:02:00Z">
              <w:tcPr>
                <w:tcW w:w="1226" w:type="pct"/>
                <w:tcBorders>
                  <w:top w:val="single" w:sz="4" w:space="0" w:color="auto"/>
                  <w:left w:val="single" w:sz="4" w:space="0" w:color="auto"/>
                  <w:bottom w:val="single" w:sz="4" w:space="0" w:color="auto"/>
                  <w:right w:val="single" w:sz="4" w:space="0" w:color="auto"/>
                </w:tcBorders>
                <w:vAlign w:val="center"/>
              </w:tcPr>
            </w:tcPrChange>
          </w:tcPr>
          <w:p w14:paraId="7A3F64D3" w14:textId="6FE2E5B1" w:rsidR="00C85A5D" w:rsidRPr="009F59DC" w:rsidRDefault="00C85A5D" w:rsidP="00E56352">
            <w:pPr>
              <w:jc w:val="left"/>
              <w:rPr>
                <w:ins w:id="3581" w:author="John Tran" w:date="2015-12-25T00:07:00Z"/>
                <w:szCs w:val="26"/>
              </w:rPr>
            </w:pPr>
            <w:ins w:id="3582" w:author="John Tran" w:date="2015-12-25T00:08:00Z">
              <w:r w:rsidRPr="005D5214">
                <w:rPr>
                  <w:szCs w:val="26"/>
                </w:rPr>
                <w:t>Xem các chủ đề đang được quan tâm</w:t>
              </w:r>
            </w:ins>
          </w:p>
        </w:tc>
        <w:tc>
          <w:tcPr>
            <w:tcW w:w="3156" w:type="pct"/>
            <w:tcBorders>
              <w:top w:val="single" w:sz="4" w:space="0" w:color="auto"/>
              <w:left w:val="single" w:sz="4" w:space="0" w:color="auto"/>
              <w:bottom w:val="single" w:sz="4" w:space="0" w:color="auto"/>
              <w:right w:val="single" w:sz="4" w:space="0" w:color="auto"/>
            </w:tcBorders>
            <w:tcPrChange w:id="3583" w:author="John Tran" w:date="2015-12-30T23:02:00Z">
              <w:tcPr>
                <w:tcW w:w="3123" w:type="pct"/>
                <w:tcBorders>
                  <w:top w:val="single" w:sz="4" w:space="0" w:color="auto"/>
                  <w:left w:val="single" w:sz="4" w:space="0" w:color="auto"/>
                  <w:bottom w:val="single" w:sz="4" w:space="0" w:color="auto"/>
                  <w:right w:val="single" w:sz="4" w:space="0" w:color="auto"/>
                </w:tcBorders>
              </w:tcPr>
            </w:tcPrChange>
          </w:tcPr>
          <w:p w14:paraId="6D0BDF39" w14:textId="0D40657E" w:rsidR="00C85A5D" w:rsidRPr="00805461" w:rsidRDefault="00C85A5D" w:rsidP="00805461">
            <w:pPr>
              <w:pStyle w:val="ListParagraph"/>
              <w:spacing w:line="360" w:lineRule="auto"/>
              <w:ind w:left="0"/>
              <w:rPr>
                <w:ins w:id="3584" w:author="John Tran" w:date="2015-12-25T00:07:00Z"/>
                <w:lang w:val="vi-VN"/>
              </w:rPr>
            </w:pPr>
            <w:ins w:id="3585" w:author="John Tran" w:date="2015-12-25T00:09:00Z">
              <w:r w:rsidRPr="00C85A5D">
                <w:rPr>
                  <w:lang w:val="vi-VN"/>
                  <w:rPrChange w:id="3586" w:author="John Tran" w:date="2015-12-25T00:10:00Z">
                    <w:rPr/>
                  </w:rPrChange>
                </w:rPr>
                <w:t xml:space="preserve">Người dùng xem các chủ đề đang được trao đổi trên trang Facebook đã chọn. </w:t>
              </w:r>
            </w:ins>
            <w:ins w:id="3587" w:author="John Tran" w:date="2015-12-25T00:10:00Z">
              <w:r w:rsidRPr="00C85A5D">
                <w:rPr>
                  <w:lang w:val="vi-VN"/>
                  <w:rPrChange w:id="3588" w:author="John Tran" w:date="2015-12-25T00:10:00Z">
                    <w:rPr/>
                  </w:rPrChange>
                </w:rPr>
                <w:t>Mỗi chủ đề là một danh sách các từ vựng</w:t>
              </w:r>
            </w:ins>
          </w:p>
        </w:tc>
      </w:tr>
      <w:tr w:rsidR="001B0593" w14:paraId="334B8059" w14:textId="77777777" w:rsidTr="00C851BE">
        <w:trPr>
          <w:trPrChange w:id="3589" w:author="John Tran" w:date="2015-12-30T23:02:00Z">
            <w:trPr>
              <w:jc w:val="center"/>
            </w:trPr>
          </w:trPrChange>
        </w:trPr>
        <w:tc>
          <w:tcPr>
            <w:tcW w:w="663" w:type="pct"/>
            <w:tcBorders>
              <w:top w:val="single" w:sz="4" w:space="0" w:color="auto"/>
              <w:left w:val="single" w:sz="4" w:space="0" w:color="auto"/>
              <w:bottom w:val="single" w:sz="4" w:space="0" w:color="auto"/>
              <w:right w:val="single" w:sz="4" w:space="0" w:color="auto"/>
            </w:tcBorders>
            <w:vAlign w:val="center"/>
            <w:hideMark/>
            <w:tcPrChange w:id="3590" w:author="John Tran" w:date="2015-12-30T23:02:00Z">
              <w:tcPr>
                <w:tcW w:w="651" w:type="pct"/>
                <w:tcBorders>
                  <w:top w:val="single" w:sz="4" w:space="0" w:color="auto"/>
                  <w:left w:val="single" w:sz="4" w:space="0" w:color="auto"/>
                  <w:bottom w:val="single" w:sz="4" w:space="0" w:color="auto"/>
                  <w:right w:val="single" w:sz="4" w:space="0" w:color="auto"/>
                </w:tcBorders>
                <w:vAlign w:val="center"/>
                <w:hideMark/>
              </w:tcPr>
            </w:tcPrChange>
          </w:tcPr>
          <w:p w14:paraId="0920F756" w14:textId="13333650" w:rsidR="001B0593" w:rsidRDefault="001B0593">
            <w:pPr>
              <w:pStyle w:val="ListParagraph"/>
              <w:ind w:left="0"/>
              <w:jc w:val="center"/>
              <w:rPr>
                <w:lang w:val="vi-VN"/>
              </w:rPr>
            </w:pPr>
            <w:r>
              <w:rPr>
                <w:lang w:val="vi-VN"/>
              </w:rPr>
              <w:t>UC_0</w:t>
            </w:r>
            <w:ins w:id="3591" w:author="John Tran" w:date="2015-12-25T00:08:00Z">
              <w:r w:rsidR="00C85A5D">
                <w:t>3</w:t>
              </w:r>
            </w:ins>
            <w:del w:id="3592" w:author="John Tran" w:date="2015-12-25T00:08:00Z">
              <w:r w:rsidDel="00C85A5D">
                <w:delText>2</w:delText>
              </w:r>
            </w:del>
          </w:p>
        </w:tc>
        <w:tc>
          <w:tcPr>
            <w:tcW w:w="1181" w:type="pct"/>
            <w:tcBorders>
              <w:top w:val="single" w:sz="4" w:space="0" w:color="auto"/>
              <w:left w:val="single" w:sz="4" w:space="0" w:color="auto"/>
              <w:bottom w:val="single" w:sz="4" w:space="0" w:color="auto"/>
              <w:right w:val="single" w:sz="4" w:space="0" w:color="auto"/>
            </w:tcBorders>
            <w:vAlign w:val="center"/>
            <w:tcPrChange w:id="3593" w:author="John Tran" w:date="2015-12-30T23:02:00Z">
              <w:tcPr>
                <w:tcW w:w="1226" w:type="pct"/>
                <w:tcBorders>
                  <w:top w:val="single" w:sz="4" w:space="0" w:color="auto"/>
                  <w:left w:val="single" w:sz="4" w:space="0" w:color="auto"/>
                  <w:bottom w:val="single" w:sz="4" w:space="0" w:color="auto"/>
                  <w:right w:val="single" w:sz="4" w:space="0" w:color="auto"/>
                </w:tcBorders>
                <w:vAlign w:val="center"/>
              </w:tcPr>
            </w:tcPrChange>
          </w:tcPr>
          <w:p w14:paraId="50BD5B4F" w14:textId="74D63D60" w:rsidR="001B0593" w:rsidRPr="009F59DC" w:rsidRDefault="001B0593" w:rsidP="00E56352">
            <w:pPr>
              <w:jc w:val="left"/>
              <w:rPr>
                <w:szCs w:val="26"/>
              </w:rPr>
            </w:pPr>
            <w:r w:rsidRPr="009F59DC">
              <w:rPr>
                <w:szCs w:val="26"/>
              </w:rPr>
              <w:t>Xem đánh giá cảm xúc theo chủ đề</w:t>
            </w:r>
          </w:p>
        </w:tc>
        <w:tc>
          <w:tcPr>
            <w:tcW w:w="3156" w:type="pct"/>
            <w:tcBorders>
              <w:top w:val="single" w:sz="4" w:space="0" w:color="auto"/>
              <w:left w:val="single" w:sz="4" w:space="0" w:color="auto"/>
              <w:bottom w:val="single" w:sz="4" w:space="0" w:color="auto"/>
              <w:right w:val="single" w:sz="4" w:space="0" w:color="auto"/>
            </w:tcBorders>
            <w:tcPrChange w:id="3594" w:author="John Tran" w:date="2015-12-30T23:02:00Z">
              <w:tcPr>
                <w:tcW w:w="3123" w:type="pct"/>
                <w:tcBorders>
                  <w:top w:val="single" w:sz="4" w:space="0" w:color="auto"/>
                  <w:left w:val="single" w:sz="4" w:space="0" w:color="auto"/>
                  <w:bottom w:val="single" w:sz="4" w:space="0" w:color="auto"/>
                  <w:right w:val="single" w:sz="4" w:space="0" w:color="auto"/>
                </w:tcBorders>
              </w:tcPr>
            </w:tcPrChange>
          </w:tcPr>
          <w:p w14:paraId="0B64C0F7" w14:textId="793B222F" w:rsidR="001B0593" w:rsidRPr="00805461" w:rsidRDefault="001B0593" w:rsidP="00805461">
            <w:pPr>
              <w:pStyle w:val="ListParagraph"/>
              <w:spacing w:line="360" w:lineRule="auto"/>
              <w:ind w:left="0"/>
              <w:rPr>
                <w:lang w:val="vi-VN"/>
              </w:rPr>
            </w:pPr>
            <w:r w:rsidRPr="00805461">
              <w:rPr>
                <w:lang w:val="vi-VN"/>
              </w:rPr>
              <w:t xml:space="preserve">Chọn một chủ đề cụ thể để xem thống kê về đánh giá cảm xúc của hệ thống </w:t>
            </w:r>
          </w:p>
        </w:tc>
      </w:tr>
      <w:tr w:rsidR="001B0593" w14:paraId="2FCC898C" w14:textId="77777777" w:rsidTr="00C851BE">
        <w:trPr>
          <w:trPrChange w:id="3595" w:author="John Tran" w:date="2015-12-30T23:02:00Z">
            <w:trPr>
              <w:jc w:val="center"/>
            </w:trPr>
          </w:trPrChange>
        </w:trPr>
        <w:tc>
          <w:tcPr>
            <w:tcW w:w="663" w:type="pct"/>
            <w:tcBorders>
              <w:top w:val="single" w:sz="4" w:space="0" w:color="auto"/>
              <w:left w:val="single" w:sz="4" w:space="0" w:color="auto"/>
              <w:bottom w:val="single" w:sz="4" w:space="0" w:color="auto"/>
              <w:right w:val="single" w:sz="4" w:space="0" w:color="auto"/>
            </w:tcBorders>
            <w:vAlign w:val="center"/>
            <w:hideMark/>
            <w:tcPrChange w:id="3596" w:author="John Tran" w:date="2015-12-30T23:02:00Z">
              <w:tcPr>
                <w:tcW w:w="651" w:type="pct"/>
                <w:tcBorders>
                  <w:top w:val="single" w:sz="4" w:space="0" w:color="auto"/>
                  <w:left w:val="single" w:sz="4" w:space="0" w:color="auto"/>
                  <w:bottom w:val="single" w:sz="4" w:space="0" w:color="auto"/>
                  <w:right w:val="single" w:sz="4" w:space="0" w:color="auto"/>
                </w:tcBorders>
                <w:vAlign w:val="center"/>
                <w:hideMark/>
              </w:tcPr>
            </w:tcPrChange>
          </w:tcPr>
          <w:p w14:paraId="5A30BD26" w14:textId="72B17658" w:rsidR="001B0593" w:rsidRDefault="001B0593">
            <w:pPr>
              <w:pStyle w:val="ListParagraph"/>
              <w:ind w:left="0"/>
              <w:jc w:val="center"/>
              <w:rPr>
                <w:lang w:val="vi-VN"/>
              </w:rPr>
            </w:pPr>
            <w:r>
              <w:rPr>
                <w:lang w:val="vi-VN"/>
              </w:rPr>
              <w:t>UC_0</w:t>
            </w:r>
            <w:ins w:id="3597" w:author="John Tran" w:date="2015-12-25T00:08:00Z">
              <w:r w:rsidR="00C85A5D">
                <w:t>4</w:t>
              </w:r>
            </w:ins>
            <w:del w:id="3598" w:author="John Tran" w:date="2015-12-25T00:08:00Z">
              <w:r w:rsidDel="00C85A5D">
                <w:delText>3</w:delText>
              </w:r>
            </w:del>
          </w:p>
        </w:tc>
        <w:tc>
          <w:tcPr>
            <w:tcW w:w="1181" w:type="pct"/>
            <w:tcBorders>
              <w:top w:val="single" w:sz="4" w:space="0" w:color="auto"/>
              <w:left w:val="single" w:sz="4" w:space="0" w:color="auto"/>
              <w:bottom w:val="single" w:sz="4" w:space="0" w:color="auto"/>
              <w:right w:val="single" w:sz="4" w:space="0" w:color="auto"/>
            </w:tcBorders>
            <w:vAlign w:val="center"/>
            <w:tcPrChange w:id="3599" w:author="John Tran" w:date="2015-12-30T23:02:00Z">
              <w:tcPr>
                <w:tcW w:w="1226" w:type="pct"/>
                <w:tcBorders>
                  <w:top w:val="single" w:sz="4" w:space="0" w:color="auto"/>
                  <w:left w:val="single" w:sz="4" w:space="0" w:color="auto"/>
                  <w:bottom w:val="single" w:sz="4" w:space="0" w:color="auto"/>
                  <w:right w:val="single" w:sz="4" w:space="0" w:color="auto"/>
                </w:tcBorders>
                <w:vAlign w:val="center"/>
              </w:tcPr>
            </w:tcPrChange>
          </w:tcPr>
          <w:p w14:paraId="1AD53073" w14:textId="3E448141" w:rsidR="001B0593" w:rsidRPr="009F59DC" w:rsidRDefault="001B0593" w:rsidP="00E56352">
            <w:pPr>
              <w:jc w:val="left"/>
              <w:rPr>
                <w:szCs w:val="26"/>
              </w:rPr>
            </w:pPr>
            <w:r w:rsidRPr="009F59DC">
              <w:rPr>
                <w:szCs w:val="26"/>
              </w:rPr>
              <w:t>Xem chi tiết các bài đăng và bình luận</w:t>
            </w:r>
          </w:p>
        </w:tc>
        <w:tc>
          <w:tcPr>
            <w:tcW w:w="3156" w:type="pct"/>
            <w:tcBorders>
              <w:top w:val="single" w:sz="4" w:space="0" w:color="auto"/>
              <w:left w:val="single" w:sz="4" w:space="0" w:color="auto"/>
              <w:bottom w:val="single" w:sz="4" w:space="0" w:color="auto"/>
              <w:right w:val="single" w:sz="4" w:space="0" w:color="auto"/>
            </w:tcBorders>
            <w:tcPrChange w:id="3600" w:author="John Tran" w:date="2015-12-30T23:02:00Z">
              <w:tcPr>
                <w:tcW w:w="3123" w:type="pct"/>
                <w:tcBorders>
                  <w:top w:val="single" w:sz="4" w:space="0" w:color="auto"/>
                  <w:left w:val="single" w:sz="4" w:space="0" w:color="auto"/>
                  <w:bottom w:val="single" w:sz="4" w:space="0" w:color="auto"/>
                  <w:right w:val="single" w:sz="4" w:space="0" w:color="auto"/>
                </w:tcBorders>
              </w:tcPr>
            </w:tcPrChange>
          </w:tcPr>
          <w:p w14:paraId="7FB076DA" w14:textId="44CD5315" w:rsidR="001B0593" w:rsidRPr="00805461" w:rsidRDefault="001B0593" w:rsidP="00E56352">
            <w:pPr>
              <w:pStyle w:val="ListParagraph"/>
              <w:spacing w:line="360" w:lineRule="auto"/>
              <w:ind w:left="0"/>
              <w:rPr>
                <w:lang w:val="vi-VN"/>
              </w:rPr>
            </w:pPr>
            <w:r w:rsidRPr="00805461">
              <w:rPr>
                <w:lang w:val="vi-VN"/>
              </w:rPr>
              <w:t>Chọn các bài đăng đã được đánh giá cảm xúc để xem chi ti</w:t>
            </w:r>
            <w:r>
              <w:rPr>
                <w:lang w:val="vi-VN"/>
              </w:rPr>
              <w:t xml:space="preserve">ết các cảm xúc của các </w:t>
            </w:r>
            <w:r w:rsidRPr="00A61BE7">
              <w:rPr>
                <w:lang w:val="vi-VN"/>
              </w:rPr>
              <w:t>bài đăng/bình luận</w:t>
            </w:r>
          </w:p>
        </w:tc>
      </w:tr>
      <w:tr w:rsidR="00C85A5D" w14:paraId="49EB7C7C" w14:textId="77777777" w:rsidTr="00C851BE">
        <w:trPr>
          <w:ins w:id="3601" w:author="John Tran" w:date="2015-12-25T00:06:00Z"/>
          <w:trPrChange w:id="3602" w:author="John Tran" w:date="2015-12-30T23:02:00Z">
            <w:trPr>
              <w:jc w:val="center"/>
            </w:trPr>
          </w:trPrChange>
        </w:trPr>
        <w:tc>
          <w:tcPr>
            <w:tcW w:w="663" w:type="pct"/>
            <w:tcBorders>
              <w:top w:val="single" w:sz="4" w:space="0" w:color="auto"/>
              <w:left w:val="single" w:sz="4" w:space="0" w:color="auto"/>
              <w:bottom w:val="single" w:sz="4" w:space="0" w:color="auto"/>
              <w:right w:val="single" w:sz="4" w:space="0" w:color="auto"/>
            </w:tcBorders>
            <w:vAlign w:val="center"/>
            <w:tcPrChange w:id="3603" w:author="John Tran" w:date="2015-12-30T23:02:00Z">
              <w:tcPr>
                <w:tcW w:w="651" w:type="pct"/>
                <w:tcBorders>
                  <w:top w:val="single" w:sz="4" w:space="0" w:color="auto"/>
                  <w:left w:val="single" w:sz="4" w:space="0" w:color="auto"/>
                  <w:bottom w:val="single" w:sz="4" w:space="0" w:color="auto"/>
                  <w:right w:val="single" w:sz="4" w:space="0" w:color="auto"/>
                </w:tcBorders>
                <w:vAlign w:val="center"/>
              </w:tcPr>
            </w:tcPrChange>
          </w:tcPr>
          <w:p w14:paraId="24200B90" w14:textId="6F6FFF14" w:rsidR="00C85A5D" w:rsidRPr="00C85A5D" w:rsidRDefault="00C85A5D">
            <w:pPr>
              <w:pStyle w:val="ListParagraph"/>
              <w:ind w:left="0"/>
              <w:jc w:val="center"/>
              <w:rPr>
                <w:ins w:id="3604" w:author="John Tran" w:date="2015-12-25T00:06:00Z"/>
                <w:rPrChange w:id="3605" w:author="John Tran" w:date="2015-12-25T00:07:00Z">
                  <w:rPr>
                    <w:ins w:id="3606" w:author="John Tran" w:date="2015-12-25T00:06:00Z"/>
                    <w:lang w:val="vi-VN"/>
                  </w:rPr>
                </w:rPrChange>
              </w:rPr>
            </w:pPr>
            <w:ins w:id="3607" w:author="John Tran" w:date="2015-12-25T00:07:00Z">
              <w:r>
                <w:t>UC_0</w:t>
              </w:r>
            </w:ins>
            <w:ins w:id="3608" w:author="John Tran" w:date="2015-12-25T00:08:00Z">
              <w:r>
                <w:t>5</w:t>
              </w:r>
            </w:ins>
          </w:p>
        </w:tc>
        <w:tc>
          <w:tcPr>
            <w:tcW w:w="1181" w:type="pct"/>
            <w:tcBorders>
              <w:top w:val="single" w:sz="4" w:space="0" w:color="auto"/>
              <w:left w:val="single" w:sz="4" w:space="0" w:color="auto"/>
              <w:bottom w:val="single" w:sz="4" w:space="0" w:color="auto"/>
              <w:right w:val="single" w:sz="4" w:space="0" w:color="auto"/>
            </w:tcBorders>
            <w:vAlign w:val="center"/>
            <w:tcPrChange w:id="3609" w:author="John Tran" w:date="2015-12-30T23:02:00Z">
              <w:tcPr>
                <w:tcW w:w="1226" w:type="pct"/>
                <w:tcBorders>
                  <w:top w:val="single" w:sz="4" w:space="0" w:color="auto"/>
                  <w:left w:val="single" w:sz="4" w:space="0" w:color="auto"/>
                  <w:bottom w:val="single" w:sz="4" w:space="0" w:color="auto"/>
                  <w:right w:val="single" w:sz="4" w:space="0" w:color="auto"/>
                </w:tcBorders>
                <w:vAlign w:val="center"/>
              </w:tcPr>
            </w:tcPrChange>
          </w:tcPr>
          <w:p w14:paraId="7C686030" w14:textId="39751590" w:rsidR="00C85A5D" w:rsidRPr="003753E3" w:rsidRDefault="003753E3" w:rsidP="00E56352">
            <w:pPr>
              <w:jc w:val="left"/>
              <w:rPr>
                <w:ins w:id="3610" w:author="John Tran" w:date="2015-12-25T00:06:00Z"/>
                <w:szCs w:val="26"/>
                <w:lang w:val="en-US"/>
                <w:rPrChange w:id="3611" w:author="John Tran" w:date="2015-12-25T00:12:00Z">
                  <w:rPr>
                    <w:ins w:id="3612" w:author="John Tran" w:date="2015-12-25T00:06:00Z"/>
                    <w:szCs w:val="26"/>
                  </w:rPr>
                </w:rPrChange>
              </w:rPr>
            </w:pPr>
            <w:ins w:id="3613" w:author="John Tran" w:date="2015-12-25T00:12:00Z">
              <w:r>
                <w:rPr>
                  <w:szCs w:val="26"/>
                  <w:lang w:val="en-US"/>
                </w:rPr>
                <w:t>Tìm chủ đề ẩn và gom cụm theo chủ đề</w:t>
              </w:r>
            </w:ins>
          </w:p>
        </w:tc>
        <w:tc>
          <w:tcPr>
            <w:tcW w:w="3156" w:type="pct"/>
            <w:tcBorders>
              <w:top w:val="single" w:sz="4" w:space="0" w:color="auto"/>
              <w:left w:val="single" w:sz="4" w:space="0" w:color="auto"/>
              <w:bottom w:val="single" w:sz="4" w:space="0" w:color="auto"/>
              <w:right w:val="single" w:sz="4" w:space="0" w:color="auto"/>
            </w:tcBorders>
            <w:tcPrChange w:id="3614" w:author="John Tran" w:date="2015-12-30T23:02:00Z">
              <w:tcPr>
                <w:tcW w:w="3123" w:type="pct"/>
                <w:tcBorders>
                  <w:top w:val="single" w:sz="4" w:space="0" w:color="auto"/>
                  <w:left w:val="single" w:sz="4" w:space="0" w:color="auto"/>
                  <w:bottom w:val="single" w:sz="4" w:space="0" w:color="auto"/>
                  <w:right w:val="single" w:sz="4" w:space="0" w:color="auto"/>
                </w:tcBorders>
              </w:tcPr>
            </w:tcPrChange>
          </w:tcPr>
          <w:p w14:paraId="4B3EF936" w14:textId="1693F49C" w:rsidR="00C85A5D" w:rsidRPr="00805461" w:rsidRDefault="003753E3" w:rsidP="00E56352">
            <w:pPr>
              <w:pStyle w:val="ListParagraph"/>
              <w:spacing w:line="360" w:lineRule="auto"/>
              <w:ind w:left="0"/>
              <w:rPr>
                <w:ins w:id="3615" w:author="John Tran" w:date="2015-12-25T00:06:00Z"/>
                <w:lang w:val="vi-VN"/>
              </w:rPr>
            </w:pPr>
            <w:ins w:id="3616" w:author="John Tran" w:date="2015-12-25T00:14:00Z">
              <w:r w:rsidRPr="00D33D48">
                <w:t xml:space="preserve">Sử dụng thuật toán LDA để tìm các chủ đề ẩn. Sử dụng WordCloud để hiển thị thông tin về các chủ đề. </w:t>
              </w:r>
              <w:r w:rsidRPr="00B012E9">
                <w:t>Phân cụm các bài đăng thành từng chủ đề</w:t>
              </w:r>
            </w:ins>
          </w:p>
        </w:tc>
      </w:tr>
      <w:tr w:rsidR="003753E3" w14:paraId="391DE366" w14:textId="77777777" w:rsidTr="00C851BE">
        <w:trPr>
          <w:ins w:id="3617" w:author="John Tran" w:date="2015-12-25T00:14:00Z"/>
          <w:trPrChange w:id="3618" w:author="John Tran" w:date="2015-12-30T23:02:00Z">
            <w:trPr>
              <w:jc w:val="center"/>
            </w:trPr>
          </w:trPrChange>
        </w:trPr>
        <w:tc>
          <w:tcPr>
            <w:tcW w:w="663" w:type="pct"/>
            <w:tcBorders>
              <w:top w:val="single" w:sz="4" w:space="0" w:color="auto"/>
              <w:left w:val="single" w:sz="4" w:space="0" w:color="auto"/>
              <w:bottom w:val="single" w:sz="4" w:space="0" w:color="auto"/>
              <w:right w:val="single" w:sz="4" w:space="0" w:color="auto"/>
            </w:tcBorders>
            <w:vAlign w:val="center"/>
            <w:tcPrChange w:id="3619" w:author="John Tran" w:date="2015-12-30T23:02:00Z">
              <w:tcPr>
                <w:tcW w:w="651" w:type="pct"/>
                <w:tcBorders>
                  <w:top w:val="single" w:sz="4" w:space="0" w:color="auto"/>
                  <w:left w:val="single" w:sz="4" w:space="0" w:color="auto"/>
                  <w:bottom w:val="single" w:sz="4" w:space="0" w:color="auto"/>
                  <w:right w:val="single" w:sz="4" w:space="0" w:color="auto"/>
                </w:tcBorders>
                <w:vAlign w:val="center"/>
              </w:tcPr>
            </w:tcPrChange>
          </w:tcPr>
          <w:p w14:paraId="7BC8E927" w14:textId="0A3709F5" w:rsidR="003753E3" w:rsidRDefault="003753E3">
            <w:pPr>
              <w:pStyle w:val="ListParagraph"/>
              <w:ind w:left="0"/>
              <w:jc w:val="center"/>
              <w:rPr>
                <w:ins w:id="3620" w:author="John Tran" w:date="2015-12-25T00:14:00Z"/>
              </w:rPr>
            </w:pPr>
            <w:ins w:id="3621" w:author="John Tran" w:date="2015-12-25T00:14:00Z">
              <w:r>
                <w:t>UC_06</w:t>
              </w:r>
            </w:ins>
          </w:p>
        </w:tc>
        <w:tc>
          <w:tcPr>
            <w:tcW w:w="1181" w:type="pct"/>
            <w:tcBorders>
              <w:top w:val="single" w:sz="4" w:space="0" w:color="auto"/>
              <w:left w:val="single" w:sz="4" w:space="0" w:color="auto"/>
              <w:bottom w:val="single" w:sz="4" w:space="0" w:color="auto"/>
              <w:right w:val="single" w:sz="4" w:space="0" w:color="auto"/>
            </w:tcBorders>
            <w:vAlign w:val="center"/>
            <w:tcPrChange w:id="3622" w:author="John Tran" w:date="2015-12-30T23:02:00Z">
              <w:tcPr>
                <w:tcW w:w="1226" w:type="pct"/>
                <w:tcBorders>
                  <w:top w:val="single" w:sz="4" w:space="0" w:color="auto"/>
                  <w:left w:val="single" w:sz="4" w:space="0" w:color="auto"/>
                  <w:bottom w:val="single" w:sz="4" w:space="0" w:color="auto"/>
                  <w:right w:val="single" w:sz="4" w:space="0" w:color="auto"/>
                </w:tcBorders>
                <w:vAlign w:val="center"/>
              </w:tcPr>
            </w:tcPrChange>
          </w:tcPr>
          <w:p w14:paraId="65A58011" w14:textId="609427B6" w:rsidR="003753E3" w:rsidRDefault="003753E3" w:rsidP="00E56352">
            <w:pPr>
              <w:jc w:val="left"/>
              <w:rPr>
                <w:ins w:id="3623" w:author="John Tran" w:date="2015-12-25T00:14:00Z"/>
                <w:szCs w:val="26"/>
                <w:lang w:val="en-US"/>
              </w:rPr>
            </w:pPr>
            <w:ins w:id="3624" w:author="John Tran" w:date="2015-12-25T00:16:00Z">
              <w:r>
                <w:rPr>
                  <w:szCs w:val="26"/>
                  <w:lang w:val="en-US"/>
                </w:rPr>
                <w:t>Lấy thông tin từ Facebook theo yêu cầu</w:t>
              </w:r>
            </w:ins>
          </w:p>
        </w:tc>
        <w:tc>
          <w:tcPr>
            <w:tcW w:w="3156" w:type="pct"/>
            <w:tcBorders>
              <w:top w:val="single" w:sz="4" w:space="0" w:color="auto"/>
              <w:left w:val="single" w:sz="4" w:space="0" w:color="auto"/>
              <w:bottom w:val="single" w:sz="4" w:space="0" w:color="auto"/>
              <w:right w:val="single" w:sz="4" w:space="0" w:color="auto"/>
            </w:tcBorders>
            <w:tcPrChange w:id="3625" w:author="John Tran" w:date="2015-12-30T23:02:00Z">
              <w:tcPr>
                <w:tcW w:w="3123" w:type="pct"/>
                <w:tcBorders>
                  <w:top w:val="single" w:sz="4" w:space="0" w:color="auto"/>
                  <w:left w:val="single" w:sz="4" w:space="0" w:color="auto"/>
                  <w:bottom w:val="single" w:sz="4" w:space="0" w:color="auto"/>
                  <w:right w:val="single" w:sz="4" w:space="0" w:color="auto"/>
                </w:tcBorders>
              </w:tcPr>
            </w:tcPrChange>
          </w:tcPr>
          <w:p w14:paraId="192EF29B" w14:textId="2EC4529A" w:rsidR="003753E3" w:rsidRPr="00D33D48" w:rsidRDefault="003753E3" w:rsidP="00E56352">
            <w:pPr>
              <w:pStyle w:val="ListParagraph"/>
              <w:spacing w:line="360" w:lineRule="auto"/>
              <w:ind w:left="0"/>
              <w:rPr>
                <w:ins w:id="3626" w:author="John Tran" w:date="2015-12-25T00:14:00Z"/>
              </w:rPr>
            </w:pPr>
            <w:ins w:id="3627" w:author="John Tran" w:date="2015-12-25T00:17:00Z">
              <w:r w:rsidRPr="00D33D48">
                <w:t xml:space="preserve">Sử dụng RestFB API để lấy dữ liệu công khai từ Facebook bao gồm: Những bài đăng, những bình luận thuộc bài đăng, ngày tháng của bình luận và bài đăng. </w:t>
              </w:r>
              <w:r w:rsidRPr="00CB2507">
                <w:t>Thông tin được lấy dựa theo các ID của các trang (fan-page) Facebook.</w:t>
              </w:r>
            </w:ins>
          </w:p>
        </w:tc>
      </w:tr>
      <w:tr w:rsidR="00847F7E" w14:paraId="0D4D7D40" w14:textId="77777777" w:rsidTr="00C851BE">
        <w:trPr>
          <w:ins w:id="3628" w:author="John Tran" w:date="2015-12-25T03:32:00Z"/>
          <w:trPrChange w:id="3629" w:author="John Tran" w:date="2015-12-30T23:02:00Z">
            <w:trPr>
              <w:jc w:val="center"/>
            </w:trPr>
          </w:trPrChange>
        </w:trPr>
        <w:tc>
          <w:tcPr>
            <w:tcW w:w="663" w:type="pct"/>
            <w:tcBorders>
              <w:top w:val="single" w:sz="4" w:space="0" w:color="auto"/>
              <w:left w:val="single" w:sz="4" w:space="0" w:color="auto"/>
              <w:bottom w:val="single" w:sz="4" w:space="0" w:color="auto"/>
              <w:right w:val="single" w:sz="4" w:space="0" w:color="auto"/>
            </w:tcBorders>
            <w:vAlign w:val="center"/>
            <w:tcPrChange w:id="3630" w:author="John Tran" w:date="2015-12-30T23:02:00Z">
              <w:tcPr>
                <w:tcW w:w="651" w:type="pct"/>
                <w:tcBorders>
                  <w:top w:val="single" w:sz="4" w:space="0" w:color="auto"/>
                  <w:left w:val="single" w:sz="4" w:space="0" w:color="auto"/>
                  <w:bottom w:val="single" w:sz="4" w:space="0" w:color="auto"/>
                  <w:right w:val="single" w:sz="4" w:space="0" w:color="auto"/>
                </w:tcBorders>
                <w:vAlign w:val="center"/>
              </w:tcPr>
            </w:tcPrChange>
          </w:tcPr>
          <w:p w14:paraId="13B374BA" w14:textId="67B23954" w:rsidR="00847F7E" w:rsidRDefault="00847F7E">
            <w:pPr>
              <w:pStyle w:val="ListParagraph"/>
              <w:ind w:left="0"/>
              <w:jc w:val="center"/>
              <w:rPr>
                <w:ins w:id="3631" w:author="John Tran" w:date="2015-12-25T03:32:00Z"/>
              </w:rPr>
            </w:pPr>
            <w:ins w:id="3632" w:author="John Tran" w:date="2015-12-25T03:32:00Z">
              <w:r>
                <w:t>UC_07</w:t>
              </w:r>
            </w:ins>
          </w:p>
        </w:tc>
        <w:tc>
          <w:tcPr>
            <w:tcW w:w="1181" w:type="pct"/>
            <w:tcBorders>
              <w:top w:val="single" w:sz="4" w:space="0" w:color="auto"/>
              <w:left w:val="single" w:sz="4" w:space="0" w:color="auto"/>
              <w:bottom w:val="single" w:sz="4" w:space="0" w:color="auto"/>
              <w:right w:val="single" w:sz="4" w:space="0" w:color="auto"/>
            </w:tcBorders>
            <w:vAlign w:val="center"/>
            <w:tcPrChange w:id="3633" w:author="John Tran" w:date="2015-12-30T23:02:00Z">
              <w:tcPr>
                <w:tcW w:w="1226" w:type="pct"/>
                <w:tcBorders>
                  <w:top w:val="single" w:sz="4" w:space="0" w:color="auto"/>
                  <w:left w:val="single" w:sz="4" w:space="0" w:color="auto"/>
                  <w:bottom w:val="single" w:sz="4" w:space="0" w:color="auto"/>
                  <w:right w:val="single" w:sz="4" w:space="0" w:color="auto"/>
                </w:tcBorders>
                <w:vAlign w:val="center"/>
              </w:tcPr>
            </w:tcPrChange>
          </w:tcPr>
          <w:p w14:paraId="6691B03A" w14:textId="3B4E291A" w:rsidR="00847F7E" w:rsidRDefault="00847F7E" w:rsidP="00E56352">
            <w:pPr>
              <w:jc w:val="left"/>
              <w:rPr>
                <w:ins w:id="3634" w:author="John Tran" w:date="2015-12-25T03:32:00Z"/>
                <w:szCs w:val="26"/>
                <w:lang w:val="en-US"/>
              </w:rPr>
            </w:pPr>
            <w:ins w:id="3635" w:author="John Tran" w:date="2015-12-25T03:33:00Z">
              <w:r>
                <w:rPr>
                  <w:szCs w:val="26"/>
                  <w:lang w:val="en-US"/>
                </w:rPr>
                <w:t>Chuẩn hóa văn bản</w:t>
              </w:r>
            </w:ins>
          </w:p>
        </w:tc>
        <w:tc>
          <w:tcPr>
            <w:tcW w:w="3156" w:type="pct"/>
            <w:tcBorders>
              <w:top w:val="single" w:sz="4" w:space="0" w:color="auto"/>
              <w:left w:val="single" w:sz="4" w:space="0" w:color="auto"/>
              <w:bottom w:val="single" w:sz="4" w:space="0" w:color="auto"/>
              <w:right w:val="single" w:sz="4" w:space="0" w:color="auto"/>
            </w:tcBorders>
            <w:tcPrChange w:id="3636" w:author="John Tran" w:date="2015-12-30T23:02:00Z">
              <w:tcPr>
                <w:tcW w:w="3123" w:type="pct"/>
                <w:tcBorders>
                  <w:top w:val="single" w:sz="4" w:space="0" w:color="auto"/>
                  <w:left w:val="single" w:sz="4" w:space="0" w:color="auto"/>
                  <w:bottom w:val="single" w:sz="4" w:space="0" w:color="auto"/>
                  <w:right w:val="single" w:sz="4" w:space="0" w:color="auto"/>
                </w:tcBorders>
              </w:tcPr>
            </w:tcPrChange>
          </w:tcPr>
          <w:p w14:paraId="7E2284CC" w14:textId="3E701907" w:rsidR="00847F7E" w:rsidRPr="00D33D48" w:rsidRDefault="00847F7E" w:rsidP="00E56352">
            <w:pPr>
              <w:pStyle w:val="ListParagraph"/>
              <w:spacing w:line="360" w:lineRule="auto"/>
              <w:ind w:left="0"/>
              <w:rPr>
                <w:ins w:id="3637" w:author="John Tran" w:date="2015-12-25T03:32:00Z"/>
              </w:rPr>
            </w:pPr>
            <w:ins w:id="3638" w:author="John Tran" w:date="2015-12-25T03:34:00Z">
              <w:r w:rsidRPr="00553368">
                <w:t>Xây dựng bộ từ viết tắt, bộ từ vựng cho biểu tượng cảm xúc để chuẩn hóa cho dữ liệu lấy được từ Facebook. Loại bỏ những kí tự thừa, vô nghĩa để tạo được dữ liệu chuẩn cho bước tách từ.</w:t>
              </w:r>
            </w:ins>
          </w:p>
        </w:tc>
      </w:tr>
      <w:tr w:rsidR="00847F7E" w14:paraId="6FDC157B" w14:textId="77777777" w:rsidTr="00C851BE">
        <w:trPr>
          <w:ins w:id="3639" w:author="John Tran" w:date="2015-12-25T03:34:00Z"/>
          <w:trPrChange w:id="3640" w:author="John Tran" w:date="2015-12-30T23:02:00Z">
            <w:trPr>
              <w:jc w:val="center"/>
            </w:trPr>
          </w:trPrChange>
        </w:trPr>
        <w:tc>
          <w:tcPr>
            <w:tcW w:w="663" w:type="pct"/>
            <w:tcBorders>
              <w:top w:val="single" w:sz="4" w:space="0" w:color="auto"/>
              <w:left w:val="single" w:sz="4" w:space="0" w:color="auto"/>
              <w:bottom w:val="single" w:sz="4" w:space="0" w:color="auto"/>
              <w:right w:val="single" w:sz="4" w:space="0" w:color="auto"/>
            </w:tcBorders>
            <w:vAlign w:val="center"/>
            <w:tcPrChange w:id="3641" w:author="John Tran" w:date="2015-12-30T23:02:00Z">
              <w:tcPr>
                <w:tcW w:w="651" w:type="pct"/>
                <w:tcBorders>
                  <w:top w:val="single" w:sz="4" w:space="0" w:color="auto"/>
                  <w:left w:val="single" w:sz="4" w:space="0" w:color="auto"/>
                  <w:bottom w:val="single" w:sz="4" w:space="0" w:color="auto"/>
                  <w:right w:val="single" w:sz="4" w:space="0" w:color="auto"/>
                </w:tcBorders>
                <w:vAlign w:val="center"/>
              </w:tcPr>
            </w:tcPrChange>
          </w:tcPr>
          <w:p w14:paraId="61610C96" w14:textId="1E74293D" w:rsidR="00847F7E" w:rsidRDefault="00847F7E">
            <w:pPr>
              <w:pStyle w:val="ListParagraph"/>
              <w:ind w:left="0"/>
              <w:jc w:val="center"/>
              <w:rPr>
                <w:ins w:id="3642" w:author="John Tran" w:date="2015-12-25T03:34:00Z"/>
              </w:rPr>
            </w:pPr>
            <w:ins w:id="3643" w:author="John Tran" w:date="2015-12-25T03:34:00Z">
              <w:r>
                <w:t>UC_08</w:t>
              </w:r>
            </w:ins>
          </w:p>
        </w:tc>
        <w:tc>
          <w:tcPr>
            <w:tcW w:w="1181" w:type="pct"/>
            <w:tcBorders>
              <w:top w:val="single" w:sz="4" w:space="0" w:color="auto"/>
              <w:left w:val="single" w:sz="4" w:space="0" w:color="auto"/>
              <w:bottom w:val="single" w:sz="4" w:space="0" w:color="auto"/>
              <w:right w:val="single" w:sz="4" w:space="0" w:color="auto"/>
            </w:tcBorders>
            <w:vAlign w:val="center"/>
            <w:tcPrChange w:id="3644" w:author="John Tran" w:date="2015-12-30T23:02:00Z">
              <w:tcPr>
                <w:tcW w:w="1226" w:type="pct"/>
                <w:tcBorders>
                  <w:top w:val="single" w:sz="4" w:space="0" w:color="auto"/>
                  <w:left w:val="single" w:sz="4" w:space="0" w:color="auto"/>
                  <w:bottom w:val="single" w:sz="4" w:space="0" w:color="auto"/>
                  <w:right w:val="single" w:sz="4" w:space="0" w:color="auto"/>
                </w:tcBorders>
                <w:vAlign w:val="center"/>
              </w:tcPr>
            </w:tcPrChange>
          </w:tcPr>
          <w:p w14:paraId="632CC708" w14:textId="70AB9822" w:rsidR="00847F7E" w:rsidRDefault="00847F7E" w:rsidP="00E56352">
            <w:pPr>
              <w:jc w:val="left"/>
              <w:rPr>
                <w:ins w:id="3645" w:author="John Tran" w:date="2015-12-25T03:34:00Z"/>
                <w:szCs w:val="26"/>
                <w:lang w:val="en-US"/>
              </w:rPr>
            </w:pPr>
            <w:ins w:id="3646" w:author="John Tran" w:date="2015-12-25T03:35:00Z">
              <w:r>
                <w:rPr>
                  <w:szCs w:val="26"/>
                  <w:lang w:val="en-US"/>
                </w:rPr>
                <w:t>Phân lớp cảm xúc</w:t>
              </w:r>
            </w:ins>
          </w:p>
        </w:tc>
        <w:tc>
          <w:tcPr>
            <w:tcW w:w="3156" w:type="pct"/>
            <w:tcBorders>
              <w:top w:val="single" w:sz="4" w:space="0" w:color="auto"/>
              <w:left w:val="single" w:sz="4" w:space="0" w:color="auto"/>
              <w:bottom w:val="single" w:sz="4" w:space="0" w:color="auto"/>
              <w:right w:val="single" w:sz="4" w:space="0" w:color="auto"/>
            </w:tcBorders>
            <w:tcPrChange w:id="3647" w:author="John Tran" w:date="2015-12-30T23:02:00Z">
              <w:tcPr>
                <w:tcW w:w="3123" w:type="pct"/>
                <w:tcBorders>
                  <w:top w:val="single" w:sz="4" w:space="0" w:color="auto"/>
                  <w:left w:val="single" w:sz="4" w:space="0" w:color="auto"/>
                  <w:bottom w:val="single" w:sz="4" w:space="0" w:color="auto"/>
                  <w:right w:val="single" w:sz="4" w:space="0" w:color="auto"/>
                </w:tcBorders>
              </w:tcPr>
            </w:tcPrChange>
          </w:tcPr>
          <w:p w14:paraId="47DC775D" w14:textId="2CC45A18" w:rsidR="00847F7E" w:rsidRPr="00553368" w:rsidRDefault="00847F7E" w:rsidP="00E56352">
            <w:pPr>
              <w:pStyle w:val="ListParagraph"/>
              <w:spacing w:line="360" w:lineRule="auto"/>
              <w:ind w:left="0"/>
              <w:rPr>
                <w:ins w:id="3648" w:author="John Tran" w:date="2015-12-25T03:34:00Z"/>
              </w:rPr>
            </w:pPr>
            <w:ins w:id="3649" w:author="John Tran" w:date="2015-12-25T03:35:00Z">
              <w:r w:rsidRPr="00D33D48">
                <w:t>Sử dụng bộ từ điển cảm xúc VietSentiWordNet để đánh giá cảm xúc cho những bài đăng/bình luận đã qua xử lý ban đầu, sau đó dùng kết quả để huấn luyện cho bộ phân lớp SVM. Sử dụng bộ phân lớp SVM để phân lớp cho những bài đăng/bình luận</w:t>
              </w:r>
              <w:r>
                <w:t>.</w:t>
              </w:r>
            </w:ins>
          </w:p>
        </w:tc>
      </w:tr>
      <w:tr w:rsidR="00847F7E" w14:paraId="06A4EF1B" w14:textId="77777777" w:rsidTr="00C851BE">
        <w:trPr>
          <w:ins w:id="3650" w:author="John Tran" w:date="2015-12-25T03:36:00Z"/>
          <w:trPrChange w:id="3651" w:author="John Tran" w:date="2015-12-30T23:02:00Z">
            <w:trPr>
              <w:jc w:val="center"/>
            </w:trPr>
          </w:trPrChange>
        </w:trPr>
        <w:tc>
          <w:tcPr>
            <w:tcW w:w="663" w:type="pct"/>
            <w:tcBorders>
              <w:top w:val="single" w:sz="4" w:space="0" w:color="auto"/>
              <w:left w:val="single" w:sz="4" w:space="0" w:color="auto"/>
              <w:bottom w:val="single" w:sz="4" w:space="0" w:color="auto"/>
              <w:right w:val="single" w:sz="4" w:space="0" w:color="auto"/>
            </w:tcBorders>
            <w:vAlign w:val="center"/>
            <w:tcPrChange w:id="3652" w:author="John Tran" w:date="2015-12-30T23:02:00Z">
              <w:tcPr>
                <w:tcW w:w="651" w:type="pct"/>
                <w:tcBorders>
                  <w:top w:val="single" w:sz="4" w:space="0" w:color="auto"/>
                  <w:left w:val="single" w:sz="4" w:space="0" w:color="auto"/>
                  <w:bottom w:val="single" w:sz="4" w:space="0" w:color="auto"/>
                  <w:right w:val="single" w:sz="4" w:space="0" w:color="auto"/>
                </w:tcBorders>
                <w:vAlign w:val="center"/>
              </w:tcPr>
            </w:tcPrChange>
          </w:tcPr>
          <w:p w14:paraId="2A15C4B5" w14:textId="7AD5B4BD" w:rsidR="00847F7E" w:rsidRDefault="00847F7E">
            <w:pPr>
              <w:pStyle w:val="ListParagraph"/>
              <w:ind w:left="0"/>
              <w:jc w:val="center"/>
              <w:rPr>
                <w:ins w:id="3653" w:author="John Tran" w:date="2015-12-25T03:36:00Z"/>
              </w:rPr>
            </w:pPr>
            <w:ins w:id="3654" w:author="John Tran" w:date="2015-12-25T03:36:00Z">
              <w:r>
                <w:t>UC_09</w:t>
              </w:r>
            </w:ins>
          </w:p>
        </w:tc>
        <w:tc>
          <w:tcPr>
            <w:tcW w:w="1181" w:type="pct"/>
            <w:tcBorders>
              <w:top w:val="single" w:sz="4" w:space="0" w:color="auto"/>
              <w:left w:val="single" w:sz="4" w:space="0" w:color="auto"/>
              <w:bottom w:val="single" w:sz="4" w:space="0" w:color="auto"/>
              <w:right w:val="single" w:sz="4" w:space="0" w:color="auto"/>
            </w:tcBorders>
            <w:vAlign w:val="center"/>
            <w:tcPrChange w:id="3655" w:author="John Tran" w:date="2015-12-30T23:02:00Z">
              <w:tcPr>
                <w:tcW w:w="1226" w:type="pct"/>
                <w:tcBorders>
                  <w:top w:val="single" w:sz="4" w:space="0" w:color="auto"/>
                  <w:left w:val="single" w:sz="4" w:space="0" w:color="auto"/>
                  <w:bottom w:val="single" w:sz="4" w:space="0" w:color="auto"/>
                  <w:right w:val="single" w:sz="4" w:space="0" w:color="auto"/>
                </w:tcBorders>
                <w:vAlign w:val="center"/>
              </w:tcPr>
            </w:tcPrChange>
          </w:tcPr>
          <w:p w14:paraId="20282641" w14:textId="7383A673" w:rsidR="00847F7E" w:rsidRDefault="00847F7E" w:rsidP="00E56352">
            <w:pPr>
              <w:jc w:val="left"/>
              <w:rPr>
                <w:ins w:id="3656" w:author="John Tran" w:date="2015-12-25T03:36:00Z"/>
                <w:szCs w:val="26"/>
                <w:lang w:val="en-US"/>
              </w:rPr>
            </w:pPr>
            <w:ins w:id="3657" w:author="John Tran" w:date="2015-12-25T03:36:00Z">
              <w:r>
                <w:rPr>
                  <w:szCs w:val="26"/>
                  <w:lang w:val="en-US"/>
                </w:rPr>
                <w:t>Thống kê dữ liệu theo chủ đề và cảm xúc</w:t>
              </w:r>
            </w:ins>
          </w:p>
        </w:tc>
        <w:tc>
          <w:tcPr>
            <w:tcW w:w="3156" w:type="pct"/>
            <w:tcBorders>
              <w:top w:val="single" w:sz="4" w:space="0" w:color="auto"/>
              <w:left w:val="single" w:sz="4" w:space="0" w:color="auto"/>
              <w:bottom w:val="single" w:sz="4" w:space="0" w:color="auto"/>
              <w:right w:val="single" w:sz="4" w:space="0" w:color="auto"/>
            </w:tcBorders>
            <w:tcPrChange w:id="3658" w:author="John Tran" w:date="2015-12-30T23:02:00Z">
              <w:tcPr>
                <w:tcW w:w="3123" w:type="pct"/>
                <w:tcBorders>
                  <w:top w:val="single" w:sz="4" w:space="0" w:color="auto"/>
                  <w:left w:val="single" w:sz="4" w:space="0" w:color="auto"/>
                  <w:bottom w:val="single" w:sz="4" w:space="0" w:color="auto"/>
                  <w:right w:val="single" w:sz="4" w:space="0" w:color="auto"/>
                </w:tcBorders>
              </w:tcPr>
            </w:tcPrChange>
          </w:tcPr>
          <w:p w14:paraId="3F504CF3" w14:textId="039D9F4C" w:rsidR="00847F7E" w:rsidRPr="00D33D48" w:rsidRDefault="00847F7E" w:rsidP="00E56352">
            <w:pPr>
              <w:pStyle w:val="ListParagraph"/>
              <w:spacing w:line="360" w:lineRule="auto"/>
              <w:ind w:left="0"/>
              <w:rPr>
                <w:ins w:id="3659" w:author="John Tran" w:date="2015-12-25T03:36:00Z"/>
              </w:rPr>
            </w:pPr>
            <w:ins w:id="3660" w:author="John Tran" w:date="2015-12-25T03:36:00Z">
              <w:r w:rsidRPr="00D33D48">
                <w:t>Tạo giao diện web để người dùng tùy chọn những trang Facebook và khoảng thời gian cần phân tích. Hiển thị những chủ đề đang được trao đổi trong trang Facebook đó theo cụm các từ, sử dụng WordCloud để hiển thị. Khi người dùng chọn một chủ đề nào đó thì hệ thống sẽ hiển thị thống kê về số lượng/tỉ lệ các bài đăng/bình luận theo 3 lớp cảm xúc là: Tích cực, tiêu cực và trung lập, hệ thống cũng hiển thị chi tiết các bài đăng và bình luận liên quan đến bài đăng</w:t>
              </w:r>
            </w:ins>
          </w:p>
        </w:tc>
      </w:tr>
    </w:tbl>
    <w:p w14:paraId="6C106372" w14:textId="4F754006" w:rsidR="008C4F9F" w:rsidRPr="00760E64" w:rsidRDefault="008C4F9F" w:rsidP="00C54582">
      <w:pPr>
        <w:rPr>
          <w:noProof/>
        </w:rPr>
      </w:pPr>
    </w:p>
    <w:p w14:paraId="60260470" w14:textId="77777777" w:rsidR="006A18CC" w:rsidRDefault="006A18CC">
      <w:pPr>
        <w:spacing w:after="200" w:line="276" w:lineRule="auto"/>
        <w:jc w:val="left"/>
        <w:rPr>
          <w:ins w:id="3661" w:author="John Tran" w:date="2015-12-25T23:50:00Z"/>
          <w:noProof/>
        </w:rPr>
      </w:pPr>
      <w:bookmarkStart w:id="3662" w:name="_Toc377199260"/>
      <w:r>
        <w:rPr>
          <w:noProof/>
        </w:rPr>
        <w:br w:type="page"/>
      </w:r>
    </w:p>
    <w:p w14:paraId="6284C660" w14:textId="77777777" w:rsidR="00177508" w:rsidRPr="006A18CC" w:rsidRDefault="00177508">
      <w:pPr>
        <w:pStyle w:val="Heading3"/>
        <w:rPr>
          <w:ins w:id="3663" w:author="John Tran" w:date="2015-12-27T23:16:00Z"/>
          <w:noProof/>
        </w:rPr>
        <w:pPrChange w:id="3664" w:author="John Tran" w:date="2015-12-30T09:48:00Z">
          <w:pPr>
            <w:pStyle w:val="Heading3"/>
            <w:numPr>
              <w:numId w:val="33"/>
            </w:numPr>
            <w:ind w:left="720"/>
          </w:pPr>
        </w:pPrChange>
      </w:pPr>
      <w:bookmarkStart w:id="3665" w:name="_Toc440482288"/>
      <w:ins w:id="3666" w:author="John Tran" w:date="2015-12-27T23:16:00Z">
        <w:r w:rsidRPr="006A18CC">
          <w:rPr>
            <w:noProof/>
          </w:rPr>
          <w:t xml:space="preserve">Sơ đồ </w:t>
        </w:r>
        <w:r w:rsidRPr="00DB2D69">
          <w:rPr>
            <w:noProof/>
          </w:rPr>
          <w:t>luồ</w:t>
        </w:r>
        <w:r>
          <w:rPr>
            <w:noProof/>
          </w:rPr>
          <w:t xml:space="preserve">ng </w:t>
        </w:r>
        <w:r w:rsidRPr="00DB2D69">
          <w:rPr>
            <w:noProof/>
          </w:rPr>
          <w:t>dữ liệu toàn hệ thống</w:t>
        </w:r>
        <w:bookmarkEnd w:id="3665"/>
      </w:ins>
    </w:p>
    <w:p w14:paraId="1ABB471D" w14:textId="77777777" w:rsidR="00177508" w:rsidRDefault="00177508" w:rsidP="00C851BE">
      <w:pPr>
        <w:pStyle w:val="Ph3"/>
        <w:tabs>
          <w:tab w:val="clear" w:pos="630"/>
        </w:tabs>
        <w:ind w:left="-90"/>
        <w:rPr>
          <w:ins w:id="3667" w:author="John Tran" w:date="2015-12-27T23:16:00Z"/>
        </w:rPr>
      </w:pPr>
      <w:ins w:id="3668" w:author="John Tran" w:date="2015-12-27T23:16:00Z">
        <w:r>
          <w:rPr>
            <w:lang w:eastAsia="ja-JP"/>
          </w:rPr>
          <w:drawing>
            <wp:inline distT="0" distB="0" distL="0" distR="0" wp14:anchorId="36233A55" wp14:editId="7F671694">
              <wp:extent cx="5495925" cy="7505531"/>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_WF.jpg"/>
                      <pic:cNvPicPr/>
                    </pic:nvPicPr>
                    <pic:blipFill rotWithShape="1">
                      <a:blip r:embed="rId31">
                        <a:extLst>
                          <a:ext uri="{28A0092B-C50C-407E-A947-70E740481C1C}">
                            <a14:useLocalDpi xmlns:a14="http://schemas.microsoft.com/office/drawing/2010/main" val="0"/>
                          </a:ext>
                        </a:extLst>
                      </a:blip>
                      <a:srcRect t="1655" b="1449"/>
                      <a:stretch/>
                    </pic:blipFill>
                    <pic:spPr bwMode="auto">
                      <a:xfrm>
                        <a:off x="0" y="0"/>
                        <a:ext cx="5522287" cy="7541532"/>
                      </a:xfrm>
                      <a:prstGeom prst="rect">
                        <a:avLst/>
                      </a:prstGeom>
                      <a:ln>
                        <a:noFill/>
                      </a:ln>
                      <a:extLst>
                        <a:ext uri="{53640926-AAD7-44D8-BBD7-CCE9431645EC}">
                          <a14:shadowObscured xmlns:a14="http://schemas.microsoft.com/office/drawing/2010/main"/>
                        </a:ext>
                      </a:extLst>
                    </pic:spPr>
                  </pic:pic>
                </a:graphicData>
              </a:graphic>
            </wp:inline>
          </w:drawing>
        </w:r>
      </w:ins>
    </w:p>
    <w:p w14:paraId="1DA3EF24" w14:textId="5FE958AB" w:rsidR="00177508" w:rsidRPr="00BD4EC0" w:rsidRDefault="00177508" w:rsidP="00177508">
      <w:pPr>
        <w:jc w:val="center"/>
        <w:rPr>
          <w:ins w:id="3669" w:author="John Tran" w:date="2015-12-27T23:16:00Z"/>
        </w:rPr>
      </w:pPr>
      <w:bookmarkStart w:id="3670" w:name="OLE_LINK15"/>
      <w:bookmarkStart w:id="3671" w:name="OLE_LINK16"/>
      <w:bookmarkStart w:id="3672" w:name="OLE_LINK17"/>
      <w:bookmarkStart w:id="3673" w:name="OLE_LINK18"/>
      <w:ins w:id="3674" w:author="John Tran" w:date="2015-12-27T23:16:00Z">
        <w:r w:rsidRPr="007052C4">
          <w:t xml:space="preserve">Hình </w:t>
        </w:r>
      </w:ins>
      <w:ins w:id="3675" w:author="John Tran" w:date="2015-12-29T09:54:00Z">
        <w:r w:rsidR="00C851BE">
          <w:rPr>
            <w:lang w:val="en-US"/>
          </w:rPr>
          <w:t>3.</w:t>
        </w:r>
      </w:ins>
      <w:ins w:id="3676" w:author="John Tran" w:date="2016-01-13T21:04:00Z">
        <w:r w:rsidR="00DF78CB">
          <w:rPr>
            <w:lang w:val="en-US"/>
          </w:rPr>
          <w:t>4</w:t>
        </w:r>
      </w:ins>
      <w:ins w:id="3677" w:author="John Tran" w:date="2015-12-27T23:16:00Z">
        <w:r w:rsidRPr="007052C4">
          <w:t xml:space="preserve">: Sơ </w:t>
        </w:r>
        <w:r w:rsidRPr="006A18CC">
          <w:rPr>
            <w:noProof/>
          </w:rPr>
          <w:t xml:space="preserve">đồ </w:t>
        </w:r>
      </w:ins>
      <w:ins w:id="3678" w:author="John Tran" w:date="2015-12-29T10:01:00Z">
        <w:r w:rsidR="008D28D2">
          <w:rPr>
            <w:noProof/>
            <w:lang w:val="en-US"/>
          </w:rPr>
          <w:t>DFD</w:t>
        </w:r>
      </w:ins>
      <w:ins w:id="3679" w:author="John Tran" w:date="2015-12-27T23:16:00Z">
        <w:r w:rsidRPr="002800B0">
          <w:rPr>
            <w:noProof/>
          </w:rPr>
          <w:t xml:space="preserve"> </w:t>
        </w:r>
      </w:ins>
      <w:ins w:id="3680" w:author="John Tran" w:date="2015-12-29T10:01:00Z">
        <w:r w:rsidR="008D28D2">
          <w:rPr>
            <w:noProof/>
            <w:lang w:val="en-US"/>
          </w:rPr>
          <w:t>cho toàn hệ thống</w:t>
        </w:r>
      </w:ins>
    </w:p>
    <w:p w14:paraId="3519F61F" w14:textId="77777777" w:rsidR="00177508" w:rsidRPr="004C30D2" w:rsidRDefault="00177508">
      <w:pPr>
        <w:ind w:left="360"/>
        <w:rPr>
          <w:ins w:id="3681" w:author="John Tran" w:date="2015-12-27T23:16:00Z"/>
        </w:rPr>
        <w:pPrChange w:id="3682" w:author="John Tran" w:date="2015-12-29T09:57:00Z">
          <w:pPr>
            <w:pStyle w:val="Ph3"/>
          </w:pPr>
        </w:pPrChange>
      </w:pPr>
      <w:bookmarkStart w:id="3683" w:name="OLE_LINK27"/>
      <w:bookmarkStart w:id="3684" w:name="OLE_LINK28"/>
      <w:bookmarkEnd w:id="3670"/>
      <w:bookmarkEnd w:id="3671"/>
      <w:bookmarkEnd w:id="3672"/>
      <w:bookmarkEnd w:id="3673"/>
      <w:ins w:id="3685" w:author="John Tran" w:date="2015-12-27T23:16:00Z">
        <w:r w:rsidRPr="0071789F">
          <w:rPr>
            <w:b/>
            <w:rPrChange w:id="3686" w:author="John Tran" w:date="2015-12-29T09:57:00Z">
              <w:rPr/>
            </w:rPrChange>
          </w:rPr>
          <w:t>Mô tả sơ đồ:</w:t>
        </w:r>
      </w:ins>
    </w:p>
    <w:tbl>
      <w:tblPr>
        <w:tblStyle w:val="TableGrid"/>
        <w:tblW w:w="8375" w:type="dxa"/>
        <w:tblInd w:w="355" w:type="dxa"/>
        <w:tblLayout w:type="fixed"/>
        <w:tblLook w:val="04A0" w:firstRow="1" w:lastRow="0" w:firstColumn="1" w:lastColumn="0" w:noHBand="0" w:noVBand="1"/>
        <w:tblPrChange w:id="3687" w:author="John Tran" w:date="2015-12-29T09:58:00Z">
          <w:tblPr>
            <w:tblStyle w:val="TableGrid"/>
            <w:tblW w:w="0" w:type="auto"/>
            <w:tblLook w:val="04A0" w:firstRow="1" w:lastRow="0" w:firstColumn="1" w:lastColumn="0" w:noHBand="0" w:noVBand="1"/>
          </w:tblPr>
        </w:tblPrChange>
      </w:tblPr>
      <w:tblGrid>
        <w:gridCol w:w="720"/>
        <w:gridCol w:w="7655"/>
        <w:tblGridChange w:id="3688">
          <w:tblGrid>
            <w:gridCol w:w="805"/>
            <w:gridCol w:w="7920"/>
          </w:tblGrid>
        </w:tblGridChange>
      </w:tblGrid>
      <w:tr w:rsidR="00177508" w14:paraId="3EC7F1F7" w14:textId="77777777" w:rsidTr="0071789F">
        <w:trPr>
          <w:ins w:id="3689" w:author="John Tran" w:date="2015-12-27T23:16:00Z"/>
        </w:trPr>
        <w:tc>
          <w:tcPr>
            <w:tcW w:w="720" w:type="dxa"/>
            <w:shd w:val="clear" w:color="auto" w:fill="C6D9F1" w:themeFill="text2" w:themeFillTint="33"/>
            <w:tcPrChange w:id="3690" w:author="John Tran" w:date="2015-12-29T09:58:00Z">
              <w:tcPr>
                <w:tcW w:w="805" w:type="dxa"/>
                <w:shd w:val="clear" w:color="auto" w:fill="C6D9F1" w:themeFill="text2" w:themeFillTint="33"/>
              </w:tcPr>
            </w:tcPrChange>
          </w:tcPr>
          <w:p w14:paraId="4003C606" w14:textId="2C34EB7C" w:rsidR="00177508" w:rsidRPr="00BD4EC0" w:rsidRDefault="008D28D2" w:rsidP="008D28D2">
            <w:pPr>
              <w:ind w:left="-108" w:right="-108"/>
              <w:jc w:val="center"/>
              <w:rPr>
                <w:ins w:id="3691" w:author="John Tran" w:date="2015-12-27T23:16:00Z"/>
              </w:rPr>
            </w:pPr>
            <w:ins w:id="3692" w:author="John Tran" w:date="2015-12-29T10:06:00Z">
              <w:r>
                <w:rPr>
                  <w:rFonts w:eastAsiaTheme="minorHAnsi" w:cstheme="minorBidi"/>
                  <w:b/>
                  <w:szCs w:val="22"/>
                  <w:lang w:val="en-US"/>
                </w:rPr>
                <w:t>Bước</w:t>
              </w:r>
            </w:ins>
          </w:p>
        </w:tc>
        <w:tc>
          <w:tcPr>
            <w:tcW w:w="7655" w:type="dxa"/>
            <w:shd w:val="clear" w:color="auto" w:fill="C6D9F1" w:themeFill="text2" w:themeFillTint="33"/>
            <w:tcPrChange w:id="3693" w:author="John Tran" w:date="2015-12-29T09:58:00Z">
              <w:tcPr>
                <w:tcW w:w="7920" w:type="dxa"/>
                <w:shd w:val="clear" w:color="auto" w:fill="C6D9F1" w:themeFill="text2" w:themeFillTint="33"/>
              </w:tcPr>
            </w:tcPrChange>
          </w:tcPr>
          <w:p w14:paraId="6BD0A7F2" w14:textId="77777777" w:rsidR="00177508" w:rsidRPr="00BD4EC0" w:rsidRDefault="00177508" w:rsidP="00D31E27">
            <w:pPr>
              <w:jc w:val="center"/>
              <w:rPr>
                <w:ins w:id="3694" w:author="John Tran" w:date="2015-12-27T23:16:00Z"/>
              </w:rPr>
            </w:pPr>
            <w:ins w:id="3695" w:author="John Tran" w:date="2015-12-27T23:16:00Z">
              <w:r w:rsidRPr="00DB2D69">
                <w:rPr>
                  <w:rFonts w:eastAsiaTheme="minorHAnsi" w:cstheme="minorBidi"/>
                  <w:b/>
                  <w:szCs w:val="22"/>
                  <w:lang w:val="en-US"/>
                </w:rPr>
                <w:t>Mô tả</w:t>
              </w:r>
            </w:ins>
          </w:p>
        </w:tc>
      </w:tr>
      <w:tr w:rsidR="00177508" w14:paraId="2C38A8C9" w14:textId="77777777" w:rsidTr="0071789F">
        <w:trPr>
          <w:ins w:id="3696" w:author="John Tran" w:date="2015-12-27T23:16:00Z"/>
        </w:trPr>
        <w:tc>
          <w:tcPr>
            <w:tcW w:w="720" w:type="dxa"/>
            <w:tcPrChange w:id="3697" w:author="John Tran" w:date="2015-12-29T09:58:00Z">
              <w:tcPr>
                <w:tcW w:w="805" w:type="dxa"/>
              </w:tcPr>
            </w:tcPrChange>
          </w:tcPr>
          <w:p w14:paraId="179A5EBC" w14:textId="77777777" w:rsidR="00177508" w:rsidRPr="00BD4EC0" w:rsidRDefault="00177508" w:rsidP="00D31E27">
            <w:pPr>
              <w:jc w:val="center"/>
              <w:rPr>
                <w:ins w:id="3698" w:author="John Tran" w:date="2015-12-27T23:16:00Z"/>
              </w:rPr>
            </w:pPr>
            <w:ins w:id="3699" w:author="John Tran" w:date="2015-12-27T23:16:00Z">
              <w:r>
                <w:rPr>
                  <w:lang w:val="en-US"/>
                </w:rPr>
                <w:t>1</w:t>
              </w:r>
            </w:ins>
          </w:p>
        </w:tc>
        <w:tc>
          <w:tcPr>
            <w:tcW w:w="7655" w:type="dxa"/>
            <w:tcPrChange w:id="3700" w:author="John Tran" w:date="2015-12-29T09:58:00Z">
              <w:tcPr>
                <w:tcW w:w="7920" w:type="dxa"/>
              </w:tcPr>
            </w:tcPrChange>
          </w:tcPr>
          <w:p w14:paraId="18310926" w14:textId="77777777" w:rsidR="00177508" w:rsidRPr="00BD4EC0" w:rsidRDefault="00177508" w:rsidP="00D31E27">
            <w:pPr>
              <w:rPr>
                <w:ins w:id="3701" w:author="John Tran" w:date="2015-12-27T23:16:00Z"/>
              </w:rPr>
            </w:pPr>
            <w:ins w:id="3702" w:author="John Tran" w:date="2015-12-27T23:16:00Z">
              <w:r w:rsidRPr="00BD4EC0">
                <w:t>Người dùng chọn trang và khoảng thời gian quan tâm để xem các chủ đề và đánh giá cảm xúc.</w:t>
              </w:r>
            </w:ins>
          </w:p>
        </w:tc>
      </w:tr>
      <w:tr w:rsidR="00177508" w14:paraId="6FB28AF3" w14:textId="77777777" w:rsidTr="0071789F">
        <w:trPr>
          <w:ins w:id="3703" w:author="John Tran" w:date="2015-12-27T23:16:00Z"/>
        </w:trPr>
        <w:tc>
          <w:tcPr>
            <w:tcW w:w="720" w:type="dxa"/>
            <w:tcPrChange w:id="3704" w:author="John Tran" w:date="2015-12-29T09:58:00Z">
              <w:tcPr>
                <w:tcW w:w="805" w:type="dxa"/>
              </w:tcPr>
            </w:tcPrChange>
          </w:tcPr>
          <w:p w14:paraId="14AFE06B" w14:textId="77777777" w:rsidR="00177508" w:rsidRPr="00BD4EC0" w:rsidRDefault="00177508" w:rsidP="00D31E27">
            <w:pPr>
              <w:jc w:val="center"/>
              <w:rPr>
                <w:ins w:id="3705" w:author="John Tran" w:date="2015-12-27T23:16:00Z"/>
              </w:rPr>
            </w:pPr>
            <w:ins w:id="3706" w:author="John Tran" w:date="2015-12-27T23:16:00Z">
              <w:r>
                <w:rPr>
                  <w:lang w:val="en-US"/>
                </w:rPr>
                <w:t>2</w:t>
              </w:r>
            </w:ins>
          </w:p>
        </w:tc>
        <w:tc>
          <w:tcPr>
            <w:tcW w:w="7655" w:type="dxa"/>
            <w:tcPrChange w:id="3707" w:author="John Tran" w:date="2015-12-29T09:58:00Z">
              <w:tcPr>
                <w:tcW w:w="7920" w:type="dxa"/>
              </w:tcPr>
            </w:tcPrChange>
          </w:tcPr>
          <w:p w14:paraId="3A412198" w14:textId="77777777" w:rsidR="00177508" w:rsidRPr="00DB2D69" w:rsidRDefault="00177508" w:rsidP="00D31E27">
            <w:pPr>
              <w:rPr>
                <w:ins w:id="3708" w:author="John Tran" w:date="2015-12-27T23:16:00Z"/>
              </w:rPr>
            </w:pPr>
            <w:ins w:id="3709" w:author="John Tran" w:date="2015-12-27T23:16:00Z">
              <w:r w:rsidRPr="00BD4EC0">
                <w:t>Hệ thống thực hiện lấy dữ liệu từ Facebook theo yêu cầu của người dùng thông qua RestFB API</w:t>
              </w:r>
              <w:r w:rsidRPr="005B17B4">
                <w:t>.</w:t>
              </w:r>
            </w:ins>
          </w:p>
        </w:tc>
      </w:tr>
      <w:tr w:rsidR="00177508" w14:paraId="4182060F" w14:textId="77777777" w:rsidTr="0071789F">
        <w:trPr>
          <w:ins w:id="3710" w:author="John Tran" w:date="2015-12-27T23:16:00Z"/>
        </w:trPr>
        <w:tc>
          <w:tcPr>
            <w:tcW w:w="720" w:type="dxa"/>
            <w:tcPrChange w:id="3711" w:author="John Tran" w:date="2015-12-29T09:58:00Z">
              <w:tcPr>
                <w:tcW w:w="805" w:type="dxa"/>
              </w:tcPr>
            </w:tcPrChange>
          </w:tcPr>
          <w:p w14:paraId="2F89781A" w14:textId="77777777" w:rsidR="00177508" w:rsidRPr="00BD4EC0" w:rsidRDefault="00177508" w:rsidP="00D31E27">
            <w:pPr>
              <w:jc w:val="center"/>
              <w:rPr>
                <w:ins w:id="3712" w:author="John Tran" w:date="2015-12-27T23:16:00Z"/>
              </w:rPr>
            </w:pPr>
            <w:ins w:id="3713" w:author="John Tran" w:date="2015-12-27T23:16:00Z">
              <w:r>
                <w:rPr>
                  <w:lang w:val="en-US"/>
                </w:rPr>
                <w:t>3</w:t>
              </w:r>
            </w:ins>
          </w:p>
        </w:tc>
        <w:tc>
          <w:tcPr>
            <w:tcW w:w="7655" w:type="dxa"/>
            <w:tcPrChange w:id="3714" w:author="John Tran" w:date="2015-12-29T09:58:00Z">
              <w:tcPr>
                <w:tcW w:w="7920" w:type="dxa"/>
              </w:tcPr>
            </w:tcPrChange>
          </w:tcPr>
          <w:p w14:paraId="47D13F9B" w14:textId="02C4490C" w:rsidR="00177508" w:rsidRPr="00DB2D69" w:rsidRDefault="00177508">
            <w:pPr>
              <w:rPr>
                <w:ins w:id="3715" w:author="John Tran" w:date="2015-12-27T23:16:00Z"/>
              </w:rPr>
            </w:pPr>
            <w:ins w:id="3716" w:author="John Tran" w:date="2015-12-27T23:16:00Z">
              <w:r w:rsidRPr="00BD4EC0">
                <w:t>Xử lý ban đầu cho dữ liệu: Loại bỏ những kí tự không cần thiết, chuẩn hóa các kí tự viết tắt, chuyển đổi biểu tượng cảm xúc thành từ vựng, loại bỏ từ không quan trọng, không có nghĩa</w:t>
              </w:r>
              <w:r w:rsidRPr="005B17B4">
                <w:t xml:space="preserve">. </w:t>
              </w:r>
            </w:ins>
            <w:ins w:id="3717" w:author="John Tran" w:date="2015-12-29T09:59:00Z">
              <w:r w:rsidR="004C5F04">
                <w:rPr>
                  <w:lang w:val="en-US"/>
                </w:rPr>
                <w:t>Tách từ vựng Tiếng Việt</w:t>
              </w:r>
            </w:ins>
          </w:p>
        </w:tc>
      </w:tr>
      <w:tr w:rsidR="00177508" w14:paraId="337117B2" w14:textId="77777777" w:rsidTr="0071789F">
        <w:trPr>
          <w:ins w:id="3718" w:author="John Tran" w:date="2015-12-27T23:16:00Z"/>
        </w:trPr>
        <w:tc>
          <w:tcPr>
            <w:tcW w:w="720" w:type="dxa"/>
            <w:tcPrChange w:id="3719" w:author="John Tran" w:date="2015-12-29T09:58:00Z">
              <w:tcPr>
                <w:tcW w:w="805" w:type="dxa"/>
              </w:tcPr>
            </w:tcPrChange>
          </w:tcPr>
          <w:p w14:paraId="342F44BE" w14:textId="77777777" w:rsidR="00177508" w:rsidRPr="00BD4EC0" w:rsidRDefault="00177508" w:rsidP="00D31E27">
            <w:pPr>
              <w:jc w:val="center"/>
              <w:rPr>
                <w:ins w:id="3720" w:author="John Tran" w:date="2015-12-27T23:16:00Z"/>
              </w:rPr>
            </w:pPr>
            <w:ins w:id="3721" w:author="John Tran" w:date="2015-12-27T23:16:00Z">
              <w:r>
                <w:rPr>
                  <w:lang w:val="en-US"/>
                </w:rPr>
                <w:t>4</w:t>
              </w:r>
            </w:ins>
          </w:p>
        </w:tc>
        <w:tc>
          <w:tcPr>
            <w:tcW w:w="7655" w:type="dxa"/>
            <w:tcPrChange w:id="3722" w:author="John Tran" w:date="2015-12-29T09:58:00Z">
              <w:tcPr>
                <w:tcW w:w="7920" w:type="dxa"/>
              </w:tcPr>
            </w:tcPrChange>
          </w:tcPr>
          <w:p w14:paraId="146CF7F4" w14:textId="77777777" w:rsidR="00177508" w:rsidRPr="00BD4EC0" w:rsidRDefault="00177508" w:rsidP="00D31E27">
            <w:pPr>
              <w:rPr>
                <w:ins w:id="3723" w:author="John Tran" w:date="2015-12-27T23:16:00Z"/>
              </w:rPr>
            </w:pPr>
            <w:ins w:id="3724" w:author="John Tran" w:date="2015-12-27T23:16:00Z">
              <w:r w:rsidRPr="00BD4EC0">
                <w:t>Hệ thống xử lý dữ liệu đã được chuẩn hóa và tách từ để tìm chủ đề ẩn, sử dụng thuật toán LDA.</w:t>
              </w:r>
            </w:ins>
          </w:p>
        </w:tc>
      </w:tr>
      <w:bookmarkEnd w:id="3683"/>
      <w:bookmarkEnd w:id="3684"/>
      <w:tr w:rsidR="00177508" w14:paraId="063269B3" w14:textId="77777777" w:rsidTr="0071789F">
        <w:trPr>
          <w:ins w:id="3725" w:author="John Tran" w:date="2015-12-27T23:16:00Z"/>
        </w:trPr>
        <w:tc>
          <w:tcPr>
            <w:tcW w:w="720" w:type="dxa"/>
            <w:tcPrChange w:id="3726" w:author="John Tran" w:date="2015-12-29T09:58:00Z">
              <w:tcPr>
                <w:tcW w:w="805" w:type="dxa"/>
              </w:tcPr>
            </w:tcPrChange>
          </w:tcPr>
          <w:p w14:paraId="14A6C928" w14:textId="77777777" w:rsidR="00177508" w:rsidRDefault="00177508" w:rsidP="00D31E27">
            <w:pPr>
              <w:jc w:val="center"/>
              <w:rPr>
                <w:ins w:id="3727" w:author="John Tran" w:date="2015-12-27T23:16:00Z"/>
                <w:lang w:val="en-US"/>
              </w:rPr>
            </w:pPr>
            <w:ins w:id="3728" w:author="John Tran" w:date="2015-12-27T23:16:00Z">
              <w:r>
                <w:rPr>
                  <w:lang w:val="en-US"/>
                </w:rPr>
                <w:t>5</w:t>
              </w:r>
            </w:ins>
          </w:p>
        </w:tc>
        <w:tc>
          <w:tcPr>
            <w:tcW w:w="7655" w:type="dxa"/>
            <w:tcPrChange w:id="3729" w:author="John Tran" w:date="2015-12-29T09:58:00Z">
              <w:tcPr>
                <w:tcW w:w="7920" w:type="dxa"/>
              </w:tcPr>
            </w:tcPrChange>
          </w:tcPr>
          <w:p w14:paraId="5D7FAD91" w14:textId="77777777" w:rsidR="00177508" w:rsidRDefault="00177508" w:rsidP="00D31E27">
            <w:pPr>
              <w:rPr>
                <w:ins w:id="3730" w:author="John Tran" w:date="2015-12-27T23:16:00Z"/>
                <w:lang w:val="en-US"/>
              </w:rPr>
            </w:pPr>
            <w:ins w:id="3731" w:author="John Tran" w:date="2015-12-27T23:16:00Z">
              <w:r>
                <w:rPr>
                  <w:lang w:val="en-US"/>
                </w:rPr>
                <w:t>Sau khi phân tích và tìm các chủ đề ẩn, hệ thống hiển thị thông tin về các chủ đề theo cụm các từ vựng lên giao diện người dùng</w:t>
              </w:r>
            </w:ins>
          </w:p>
        </w:tc>
      </w:tr>
      <w:tr w:rsidR="00177508" w14:paraId="265084D7" w14:textId="77777777" w:rsidTr="0071789F">
        <w:trPr>
          <w:ins w:id="3732" w:author="John Tran" w:date="2015-12-27T23:16:00Z"/>
        </w:trPr>
        <w:tc>
          <w:tcPr>
            <w:tcW w:w="720" w:type="dxa"/>
            <w:tcPrChange w:id="3733" w:author="John Tran" w:date="2015-12-29T09:58:00Z">
              <w:tcPr>
                <w:tcW w:w="805" w:type="dxa"/>
              </w:tcPr>
            </w:tcPrChange>
          </w:tcPr>
          <w:p w14:paraId="570D9938" w14:textId="77777777" w:rsidR="00177508" w:rsidRDefault="00177508" w:rsidP="00D31E27">
            <w:pPr>
              <w:jc w:val="center"/>
              <w:rPr>
                <w:ins w:id="3734" w:author="John Tran" w:date="2015-12-27T23:16:00Z"/>
                <w:lang w:val="en-US"/>
              </w:rPr>
            </w:pPr>
            <w:ins w:id="3735" w:author="John Tran" w:date="2015-12-27T23:16:00Z">
              <w:r>
                <w:rPr>
                  <w:lang w:val="en-US"/>
                </w:rPr>
                <w:t>6</w:t>
              </w:r>
            </w:ins>
          </w:p>
        </w:tc>
        <w:tc>
          <w:tcPr>
            <w:tcW w:w="7655" w:type="dxa"/>
            <w:tcPrChange w:id="3736" w:author="John Tran" w:date="2015-12-29T09:58:00Z">
              <w:tcPr>
                <w:tcW w:w="7920" w:type="dxa"/>
              </w:tcPr>
            </w:tcPrChange>
          </w:tcPr>
          <w:p w14:paraId="3FBBE517" w14:textId="77777777" w:rsidR="00177508" w:rsidRDefault="00177508" w:rsidP="00D31E27">
            <w:pPr>
              <w:rPr>
                <w:ins w:id="3737" w:author="John Tran" w:date="2015-12-27T23:16:00Z"/>
                <w:lang w:val="en-US"/>
              </w:rPr>
            </w:pPr>
            <w:ins w:id="3738" w:author="John Tran" w:date="2015-12-27T23:16:00Z">
              <w:r>
                <w:rPr>
                  <w:lang w:val="en-US"/>
                </w:rPr>
                <w:t>Người dùng xem nội dung các chủ đề, sau đó chọn một chủ đề bất kì để xem đánh giá cảm xúc về chủ đề đó.</w:t>
              </w:r>
            </w:ins>
          </w:p>
        </w:tc>
      </w:tr>
      <w:tr w:rsidR="00177508" w14:paraId="502CB255" w14:textId="77777777" w:rsidTr="0071789F">
        <w:trPr>
          <w:ins w:id="3739" w:author="John Tran" w:date="2015-12-27T23:16:00Z"/>
        </w:trPr>
        <w:tc>
          <w:tcPr>
            <w:tcW w:w="720" w:type="dxa"/>
            <w:tcPrChange w:id="3740" w:author="John Tran" w:date="2015-12-29T09:58:00Z">
              <w:tcPr>
                <w:tcW w:w="805" w:type="dxa"/>
              </w:tcPr>
            </w:tcPrChange>
          </w:tcPr>
          <w:p w14:paraId="7A04EBA4" w14:textId="77777777" w:rsidR="00177508" w:rsidRDefault="00177508" w:rsidP="00D31E27">
            <w:pPr>
              <w:jc w:val="center"/>
              <w:rPr>
                <w:ins w:id="3741" w:author="John Tran" w:date="2015-12-27T23:16:00Z"/>
                <w:lang w:val="en-US"/>
              </w:rPr>
            </w:pPr>
            <w:ins w:id="3742" w:author="John Tran" w:date="2015-12-27T23:16:00Z">
              <w:r>
                <w:rPr>
                  <w:lang w:val="en-US"/>
                </w:rPr>
                <w:t>7</w:t>
              </w:r>
            </w:ins>
          </w:p>
        </w:tc>
        <w:tc>
          <w:tcPr>
            <w:tcW w:w="7655" w:type="dxa"/>
            <w:tcPrChange w:id="3743" w:author="John Tran" w:date="2015-12-29T09:58:00Z">
              <w:tcPr>
                <w:tcW w:w="7920" w:type="dxa"/>
              </w:tcPr>
            </w:tcPrChange>
          </w:tcPr>
          <w:p w14:paraId="29D0F3FB" w14:textId="3694EEE5" w:rsidR="00177508" w:rsidRDefault="00177508" w:rsidP="00D31E27">
            <w:pPr>
              <w:rPr>
                <w:ins w:id="3744" w:author="John Tran" w:date="2015-12-27T23:16:00Z"/>
                <w:lang w:val="en-US"/>
              </w:rPr>
            </w:pPr>
            <w:ins w:id="3745" w:author="John Tran" w:date="2015-12-27T23:16:00Z">
              <w:r>
                <w:rPr>
                  <w:lang w:val="en-US"/>
                </w:rPr>
                <w:t xml:space="preserve">Dựa vào những bài đăng và bình luận thuộc </w:t>
              </w:r>
              <w:r w:rsidR="004C5F04">
                <w:rPr>
                  <w:lang w:val="en-US"/>
                </w:rPr>
                <w:t>chủ đề được chọn, hệ thống sử d</w:t>
              </w:r>
            </w:ins>
            <w:ins w:id="3746" w:author="John Tran" w:date="2015-12-29T10:00:00Z">
              <w:r w:rsidR="004C5F04">
                <w:rPr>
                  <w:lang w:val="en-US"/>
                </w:rPr>
                <w:t>ụ</w:t>
              </w:r>
            </w:ins>
            <w:ins w:id="3747" w:author="John Tran" w:date="2015-12-27T23:16:00Z">
              <w:r>
                <w:rPr>
                  <w:lang w:val="en-US"/>
                </w:rPr>
                <w:t>ng một thực thi của thuật toán TFIDF để thực hiện trích xuất những đặc trưng của từng tài liệu và chuyển đổi dữ liệu theo định dạng dữ liệu đầu vào của SVM.</w:t>
              </w:r>
            </w:ins>
          </w:p>
        </w:tc>
      </w:tr>
      <w:tr w:rsidR="00177508" w14:paraId="3FF2C216" w14:textId="77777777" w:rsidTr="0071789F">
        <w:trPr>
          <w:ins w:id="3748" w:author="John Tran" w:date="2015-12-27T23:16:00Z"/>
        </w:trPr>
        <w:tc>
          <w:tcPr>
            <w:tcW w:w="720" w:type="dxa"/>
            <w:tcPrChange w:id="3749" w:author="John Tran" w:date="2015-12-29T09:58:00Z">
              <w:tcPr>
                <w:tcW w:w="805" w:type="dxa"/>
              </w:tcPr>
            </w:tcPrChange>
          </w:tcPr>
          <w:p w14:paraId="5DC25206" w14:textId="77777777" w:rsidR="00177508" w:rsidRDefault="00177508" w:rsidP="00D31E27">
            <w:pPr>
              <w:jc w:val="center"/>
              <w:rPr>
                <w:ins w:id="3750" w:author="John Tran" w:date="2015-12-27T23:16:00Z"/>
                <w:lang w:val="en-US"/>
              </w:rPr>
            </w:pPr>
            <w:ins w:id="3751" w:author="John Tran" w:date="2015-12-27T23:16:00Z">
              <w:r>
                <w:rPr>
                  <w:lang w:val="en-US"/>
                </w:rPr>
                <w:t>8</w:t>
              </w:r>
            </w:ins>
          </w:p>
        </w:tc>
        <w:tc>
          <w:tcPr>
            <w:tcW w:w="7655" w:type="dxa"/>
            <w:tcPrChange w:id="3752" w:author="John Tran" w:date="2015-12-29T09:58:00Z">
              <w:tcPr>
                <w:tcW w:w="7920" w:type="dxa"/>
              </w:tcPr>
            </w:tcPrChange>
          </w:tcPr>
          <w:p w14:paraId="02D1A6A5" w14:textId="77777777" w:rsidR="00177508" w:rsidRDefault="00177508" w:rsidP="00D31E27">
            <w:pPr>
              <w:rPr>
                <w:ins w:id="3753" w:author="John Tran" w:date="2015-12-27T23:16:00Z"/>
                <w:lang w:val="en-US"/>
              </w:rPr>
            </w:pPr>
            <w:ins w:id="3754" w:author="John Tran" w:date="2015-12-27T23:16:00Z">
              <w:r>
                <w:rPr>
                  <w:lang w:val="en-US"/>
                </w:rPr>
                <w:t>Sử dụng bộ phân lớp SVM đã được huấn luyện để phân lớp cảm xúc cho các bài đăng và bình luận</w:t>
              </w:r>
            </w:ins>
          </w:p>
        </w:tc>
      </w:tr>
      <w:tr w:rsidR="00177508" w14:paraId="5E81D708" w14:textId="77777777" w:rsidTr="0071789F">
        <w:trPr>
          <w:ins w:id="3755" w:author="John Tran" w:date="2015-12-27T23:16:00Z"/>
        </w:trPr>
        <w:tc>
          <w:tcPr>
            <w:tcW w:w="720" w:type="dxa"/>
            <w:tcPrChange w:id="3756" w:author="John Tran" w:date="2015-12-29T09:58:00Z">
              <w:tcPr>
                <w:tcW w:w="805" w:type="dxa"/>
              </w:tcPr>
            </w:tcPrChange>
          </w:tcPr>
          <w:p w14:paraId="5F0C9E09" w14:textId="77777777" w:rsidR="00177508" w:rsidRDefault="00177508" w:rsidP="00D31E27">
            <w:pPr>
              <w:jc w:val="center"/>
              <w:rPr>
                <w:ins w:id="3757" w:author="John Tran" w:date="2015-12-27T23:16:00Z"/>
                <w:lang w:val="en-US"/>
              </w:rPr>
            </w:pPr>
            <w:ins w:id="3758" w:author="John Tran" w:date="2015-12-27T23:16:00Z">
              <w:r>
                <w:rPr>
                  <w:lang w:val="en-US"/>
                </w:rPr>
                <w:t>9</w:t>
              </w:r>
            </w:ins>
          </w:p>
        </w:tc>
        <w:tc>
          <w:tcPr>
            <w:tcW w:w="7655" w:type="dxa"/>
            <w:tcPrChange w:id="3759" w:author="John Tran" w:date="2015-12-29T09:58:00Z">
              <w:tcPr>
                <w:tcW w:w="7920" w:type="dxa"/>
              </w:tcPr>
            </w:tcPrChange>
          </w:tcPr>
          <w:p w14:paraId="02179A29" w14:textId="77777777" w:rsidR="00177508" w:rsidRDefault="00177508" w:rsidP="00D31E27">
            <w:pPr>
              <w:rPr>
                <w:ins w:id="3760" w:author="John Tran" w:date="2015-12-27T23:16:00Z"/>
                <w:lang w:val="en-US"/>
              </w:rPr>
            </w:pPr>
            <w:ins w:id="3761" w:author="John Tran" w:date="2015-12-27T23:16:00Z">
              <w:r>
                <w:rPr>
                  <w:lang w:val="en-US"/>
                </w:rPr>
                <w:t>Từ kết quả phân lớp, hệ thống thống kê số lượng và tỉ lệ các bài đăng/bình luận theo lớp cảm xúc (tích cực, tiêu cực, trung lập) và hiển thị kết quả thống kê lên giao diện người dùng. Hệ thống cũng hiển thị một cách trực quan nội dung các bài đăng và bình luận theo thứ tự các lớp cảm xúc.</w:t>
              </w:r>
            </w:ins>
          </w:p>
        </w:tc>
      </w:tr>
    </w:tbl>
    <w:p w14:paraId="1712CC26" w14:textId="50F9B84C" w:rsidR="00814D2E" w:rsidRPr="00814D2E" w:rsidRDefault="00814D2E">
      <w:pPr>
        <w:pStyle w:val="Heading3"/>
        <w:rPr>
          <w:ins w:id="3762" w:author="John Tran" w:date="2015-12-27T23:19:00Z"/>
          <w:noProof/>
          <w:rPrChange w:id="3763" w:author="John Tran" w:date="2015-12-27T23:19:00Z">
            <w:rPr>
              <w:ins w:id="3764" w:author="John Tran" w:date="2015-12-27T23:19:00Z"/>
              <w:noProof/>
              <w:lang w:val="en-US"/>
            </w:rPr>
          </w:rPrChange>
        </w:rPr>
        <w:pPrChange w:id="3765" w:author="John Tran" w:date="2015-12-30T09:48:00Z">
          <w:pPr>
            <w:spacing w:after="200" w:line="276" w:lineRule="auto"/>
            <w:jc w:val="left"/>
          </w:pPr>
        </w:pPrChange>
      </w:pPr>
      <w:bookmarkStart w:id="3766" w:name="_Toc440482289"/>
      <w:ins w:id="3767" w:author="John Tran" w:date="2015-12-27T23:19:00Z">
        <w:r w:rsidRPr="00814D2E">
          <w:rPr>
            <w:noProof/>
            <w:rPrChange w:id="3768" w:author="John Tran" w:date="2015-12-27T23:19:00Z">
              <w:rPr>
                <w:noProof/>
                <w:lang w:val="en-US"/>
              </w:rPr>
            </w:rPrChange>
          </w:rPr>
          <w:t>Chức năng tìm chủ đề ẩn</w:t>
        </w:r>
        <w:bookmarkEnd w:id="3766"/>
      </w:ins>
    </w:p>
    <w:p w14:paraId="6E5616F2" w14:textId="01F289ED" w:rsidR="004959DF" w:rsidRPr="00C851BE" w:rsidRDefault="00814D2E">
      <w:pPr>
        <w:pStyle w:val="Heading4"/>
        <w:rPr>
          <w:ins w:id="3769" w:author="John Tran" w:date="2015-12-28T22:18:00Z"/>
          <w:rPrChange w:id="3770" w:author="John Tran" w:date="2015-12-30T23:04:00Z">
            <w:rPr>
              <w:ins w:id="3771" w:author="John Tran" w:date="2015-12-28T22:18:00Z"/>
              <w:noProof/>
              <w:lang w:val="en-US" w:eastAsia="ja-JP"/>
            </w:rPr>
          </w:rPrChange>
        </w:rPr>
        <w:pPrChange w:id="3772" w:author="John Tran" w:date="2015-12-27T23:20:00Z">
          <w:pPr>
            <w:spacing w:after="200" w:line="276" w:lineRule="auto"/>
            <w:jc w:val="left"/>
          </w:pPr>
        </w:pPrChange>
      </w:pPr>
      <w:ins w:id="3773" w:author="John Tran" w:date="2015-12-27T23:19:00Z">
        <w:r w:rsidRPr="00814D2E">
          <w:rPr>
            <w:rPrChange w:id="3774" w:author="John Tran" w:date="2015-12-27T23:19:00Z">
              <w:rPr>
                <w:lang w:val="en-US"/>
              </w:rPr>
            </w:rPrChange>
          </w:rPr>
          <w:t>Sơ đồ luồng dữ liệu</w:t>
        </w:r>
      </w:ins>
    </w:p>
    <w:p w14:paraId="63F8638A" w14:textId="6AC1572E" w:rsidR="00814D2E" w:rsidRDefault="004959DF">
      <w:pPr>
        <w:jc w:val="center"/>
        <w:rPr>
          <w:ins w:id="3775" w:author="John Tran" w:date="2015-12-28T22:19:00Z"/>
        </w:rPr>
        <w:pPrChange w:id="3776" w:author="John Tran" w:date="2015-12-28T22:18:00Z">
          <w:pPr>
            <w:spacing w:after="200" w:line="276" w:lineRule="auto"/>
            <w:jc w:val="left"/>
          </w:pPr>
        </w:pPrChange>
      </w:pPr>
      <w:ins w:id="3777" w:author="John Tran" w:date="2015-12-28T22:18:00Z">
        <w:r>
          <w:rPr>
            <w:noProof/>
            <w:lang w:val="en-US" w:eastAsia="ja-JP"/>
          </w:rPr>
          <w:drawing>
            <wp:inline distT="0" distB="0" distL="0" distR="0" wp14:anchorId="7DB422DB" wp14:editId="1C331CAD">
              <wp:extent cx="5215414" cy="6657975"/>
              <wp:effectExtent l="0" t="0" r="4445" b="0"/>
              <wp:docPr id="43020" name="Picture 4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0" name="LDA_DFD.png"/>
                      <pic:cNvPicPr/>
                    </pic:nvPicPr>
                    <pic:blipFill rotWithShape="1">
                      <a:blip r:embed="rId32">
                        <a:extLst>
                          <a:ext uri="{28A0092B-C50C-407E-A947-70E740481C1C}">
                            <a14:useLocalDpi xmlns:a14="http://schemas.microsoft.com/office/drawing/2010/main" val="0"/>
                          </a:ext>
                        </a:extLst>
                      </a:blip>
                      <a:srcRect l="1879" t="2152" r="9866" b="3193"/>
                      <a:stretch/>
                    </pic:blipFill>
                    <pic:spPr bwMode="auto">
                      <a:xfrm>
                        <a:off x="0" y="0"/>
                        <a:ext cx="5218787" cy="6662281"/>
                      </a:xfrm>
                      <a:prstGeom prst="rect">
                        <a:avLst/>
                      </a:prstGeom>
                      <a:ln>
                        <a:noFill/>
                      </a:ln>
                      <a:extLst>
                        <a:ext uri="{53640926-AAD7-44D8-BBD7-CCE9431645EC}">
                          <a14:shadowObscured xmlns:a14="http://schemas.microsoft.com/office/drawing/2010/main"/>
                        </a:ext>
                      </a:extLst>
                    </pic:spPr>
                  </pic:pic>
                </a:graphicData>
              </a:graphic>
            </wp:inline>
          </w:drawing>
        </w:r>
      </w:ins>
    </w:p>
    <w:p w14:paraId="63F5E0E3" w14:textId="22C4FB94" w:rsidR="004959DF" w:rsidRPr="004C30D2" w:rsidRDefault="004959DF">
      <w:pPr>
        <w:jc w:val="center"/>
        <w:rPr>
          <w:ins w:id="3778" w:author="John Tran" w:date="2015-12-29T10:08:00Z"/>
          <w:rPrChange w:id="3779" w:author="John Tran" w:date="2015-12-30T09:31:00Z">
            <w:rPr>
              <w:ins w:id="3780" w:author="John Tran" w:date="2015-12-29T10:08:00Z"/>
              <w:lang w:val="en-US"/>
            </w:rPr>
          </w:rPrChange>
        </w:rPr>
        <w:pPrChange w:id="3781" w:author="John Tran" w:date="2015-12-28T22:18:00Z">
          <w:pPr>
            <w:spacing w:after="200" w:line="276" w:lineRule="auto"/>
            <w:jc w:val="left"/>
          </w:pPr>
        </w:pPrChange>
      </w:pPr>
      <w:bookmarkStart w:id="3782" w:name="OLE_LINK19"/>
      <w:bookmarkStart w:id="3783" w:name="OLE_LINK20"/>
      <w:bookmarkStart w:id="3784" w:name="OLE_LINK21"/>
      <w:ins w:id="3785" w:author="John Tran" w:date="2015-12-28T22:19:00Z">
        <w:r w:rsidRPr="004C30D2">
          <w:rPr>
            <w:rPrChange w:id="3786" w:author="John Tran" w:date="2015-12-30T09:31:00Z">
              <w:rPr>
                <w:lang w:val="en-US"/>
              </w:rPr>
            </w:rPrChange>
          </w:rPr>
          <w:t xml:space="preserve">Hình </w:t>
        </w:r>
      </w:ins>
      <w:ins w:id="3787" w:author="John Tran" w:date="2015-12-29T10:00:00Z">
        <w:r w:rsidR="00C851BE">
          <w:t>3</w:t>
        </w:r>
        <w:r w:rsidR="00DF78CB">
          <w:t>.</w:t>
        </w:r>
      </w:ins>
      <w:ins w:id="3788" w:author="John Tran" w:date="2016-01-13T21:04:00Z">
        <w:r w:rsidR="00DF78CB" w:rsidRPr="00DF78CB">
          <w:rPr>
            <w:rPrChange w:id="3789" w:author="John Tran" w:date="2016-01-13T21:04:00Z">
              <w:rPr>
                <w:lang w:val="en-US"/>
              </w:rPr>
            </w:rPrChange>
          </w:rPr>
          <w:t>5</w:t>
        </w:r>
      </w:ins>
      <w:ins w:id="3790" w:author="John Tran" w:date="2015-12-29T10:00:00Z">
        <w:r w:rsidR="004C5F04" w:rsidRPr="004C30D2">
          <w:rPr>
            <w:rPrChange w:id="3791" w:author="John Tran" w:date="2015-12-30T09:31:00Z">
              <w:rPr>
                <w:lang w:val="en-US"/>
              </w:rPr>
            </w:rPrChange>
          </w:rPr>
          <w:t xml:space="preserve">: Sơ đồ </w:t>
        </w:r>
      </w:ins>
      <w:ins w:id="3792" w:author="John Tran" w:date="2015-12-29T10:01:00Z">
        <w:r w:rsidR="004C5F04" w:rsidRPr="004C30D2">
          <w:rPr>
            <w:rPrChange w:id="3793" w:author="John Tran" w:date="2015-12-30T09:31:00Z">
              <w:rPr>
                <w:lang w:val="en-US"/>
              </w:rPr>
            </w:rPrChange>
          </w:rPr>
          <w:t>DFD</w:t>
        </w:r>
      </w:ins>
      <w:ins w:id="3794" w:author="John Tran" w:date="2015-12-29T10:04:00Z">
        <w:r w:rsidR="008D28D2" w:rsidRPr="004C30D2">
          <w:rPr>
            <w:rPrChange w:id="3795" w:author="John Tran" w:date="2015-12-30T09:31:00Z">
              <w:rPr>
                <w:lang w:val="en-US"/>
              </w:rPr>
            </w:rPrChange>
          </w:rPr>
          <w:t xml:space="preserve"> cho</w:t>
        </w:r>
      </w:ins>
      <w:ins w:id="3796" w:author="John Tran" w:date="2015-12-29T10:01:00Z">
        <w:r w:rsidR="004C5F04" w:rsidRPr="004C30D2">
          <w:rPr>
            <w:rPrChange w:id="3797" w:author="John Tran" w:date="2015-12-30T09:31:00Z">
              <w:rPr>
                <w:lang w:val="en-US"/>
              </w:rPr>
            </w:rPrChange>
          </w:rPr>
          <w:t xml:space="preserve"> chức năng tìm chủ đề ần</w:t>
        </w:r>
      </w:ins>
    </w:p>
    <w:p w14:paraId="705870FA" w14:textId="77777777" w:rsidR="008D28D2" w:rsidRPr="004C30D2" w:rsidRDefault="008D28D2">
      <w:pPr>
        <w:jc w:val="center"/>
        <w:rPr>
          <w:ins w:id="3798" w:author="John Tran" w:date="2015-12-29T10:08:00Z"/>
          <w:rPrChange w:id="3799" w:author="John Tran" w:date="2015-12-30T09:31:00Z">
            <w:rPr>
              <w:ins w:id="3800" w:author="John Tran" w:date="2015-12-29T10:08:00Z"/>
              <w:lang w:val="en-US"/>
            </w:rPr>
          </w:rPrChange>
        </w:rPr>
        <w:pPrChange w:id="3801" w:author="John Tran" w:date="2015-12-28T22:18:00Z">
          <w:pPr>
            <w:spacing w:after="200" w:line="276" w:lineRule="auto"/>
            <w:jc w:val="left"/>
          </w:pPr>
        </w:pPrChange>
      </w:pPr>
    </w:p>
    <w:p w14:paraId="710B02A4" w14:textId="77777777" w:rsidR="008D28D2" w:rsidRPr="00684EF3" w:rsidRDefault="008D28D2" w:rsidP="008D28D2">
      <w:pPr>
        <w:ind w:left="360"/>
        <w:rPr>
          <w:ins w:id="3802" w:author="John Tran" w:date="2015-12-29T10:08:00Z"/>
          <w:b/>
        </w:rPr>
      </w:pPr>
      <w:ins w:id="3803" w:author="John Tran" w:date="2015-12-29T10:08:00Z">
        <w:r w:rsidRPr="00684EF3">
          <w:rPr>
            <w:b/>
          </w:rPr>
          <w:t>Mô tả sơ đồ:</w:t>
        </w:r>
      </w:ins>
    </w:p>
    <w:tbl>
      <w:tblPr>
        <w:tblStyle w:val="TableGrid"/>
        <w:tblW w:w="8375" w:type="dxa"/>
        <w:tblInd w:w="355" w:type="dxa"/>
        <w:tblLayout w:type="fixed"/>
        <w:tblLook w:val="04A0" w:firstRow="1" w:lastRow="0" w:firstColumn="1" w:lastColumn="0" w:noHBand="0" w:noVBand="1"/>
      </w:tblPr>
      <w:tblGrid>
        <w:gridCol w:w="720"/>
        <w:gridCol w:w="7655"/>
      </w:tblGrid>
      <w:tr w:rsidR="008D28D2" w14:paraId="0BE4A2EA" w14:textId="77777777" w:rsidTr="00142625">
        <w:trPr>
          <w:ins w:id="3804" w:author="John Tran" w:date="2015-12-29T10:08:00Z"/>
        </w:trPr>
        <w:tc>
          <w:tcPr>
            <w:tcW w:w="720" w:type="dxa"/>
            <w:shd w:val="clear" w:color="auto" w:fill="C6D9F1" w:themeFill="text2" w:themeFillTint="33"/>
          </w:tcPr>
          <w:p w14:paraId="4E71367A" w14:textId="77777777" w:rsidR="008D28D2" w:rsidRPr="00BD4EC0" w:rsidRDefault="008D28D2" w:rsidP="00142625">
            <w:pPr>
              <w:ind w:left="-108" w:right="-108"/>
              <w:jc w:val="center"/>
              <w:rPr>
                <w:ins w:id="3805" w:author="John Tran" w:date="2015-12-29T10:08:00Z"/>
              </w:rPr>
            </w:pPr>
            <w:ins w:id="3806" w:author="John Tran" w:date="2015-12-29T10:08:00Z">
              <w:r>
                <w:rPr>
                  <w:rFonts w:eastAsiaTheme="minorHAnsi" w:cstheme="minorBidi"/>
                  <w:b/>
                  <w:szCs w:val="22"/>
                  <w:lang w:val="en-US"/>
                </w:rPr>
                <w:t>Bước</w:t>
              </w:r>
            </w:ins>
          </w:p>
        </w:tc>
        <w:tc>
          <w:tcPr>
            <w:tcW w:w="7655" w:type="dxa"/>
            <w:shd w:val="clear" w:color="auto" w:fill="C6D9F1" w:themeFill="text2" w:themeFillTint="33"/>
          </w:tcPr>
          <w:p w14:paraId="6843CB8C" w14:textId="77777777" w:rsidR="008D28D2" w:rsidRPr="00BD4EC0" w:rsidRDefault="008D28D2" w:rsidP="00142625">
            <w:pPr>
              <w:jc w:val="center"/>
              <w:rPr>
                <w:ins w:id="3807" w:author="John Tran" w:date="2015-12-29T10:08:00Z"/>
              </w:rPr>
            </w:pPr>
            <w:ins w:id="3808" w:author="John Tran" w:date="2015-12-29T10:08:00Z">
              <w:r w:rsidRPr="00DB2D69">
                <w:rPr>
                  <w:rFonts w:eastAsiaTheme="minorHAnsi" w:cstheme="minorBidi"/>
                  <w:b/>
                  <w:szCs w:val="22"/>
                  <w:lang w:val="en-US"/>
                </w:rPr>
                <w:t>Mô tả</w:t>
              </w:r>
            </w:ins>
          </w:p>
        </w:tc>
      </w:tr>
      <w:tr w:rsidR="008D28D2" w14:paraId="63148F42" w14:textId="77777777" w:rsidTr="00142625">
        <w:trPr>
          <w:ins w:id="3809" w:author="John Tran" w:date="2015-12-29T10:08:00Z"/>
        </w:trPr>
        <w:tc>
          <w:tcPr>
            <w:tcW w:w="720" w:type="dxa"/>
          </w:tcPr>
          <w:p w14:paraId="5D4A9172" w14:textId="77777777" w:rsidR="008D28D2" w:rsidRPr="002B4CEF" w:rsidRDefault="008D28D2" w:rsidP="00142625">
            <w:pPr>
              <w:jc w:val="center"/>
              <w:rPr>
                <w:ins w:id="3810" w:author="John Tran" w:date="2015-12-29T10:08:00Z"/>
              </w:rPr>
            </w:pPr>
            <w:ins w:id="3811" w:author="John Tran" w:date="2015-12-29T10:08:00Z">
              <w:r w:rsidRPr="002B4CEF">
                <w:rPr>
                  <w:lang w:val="en-US"/>
                </w:rPr>
                <w:t>1</w:t>
              </w:r>
            </w:ins>
          </w:p>
        </w:tc>
        <w:tc>
          <w:tcPr>
            <w:tcW w:w="7655" w:type="dxa"/>
          </w:tcPr>
          <w:p w14:paraId="10BAA33A" w14:textId="7E644883" w:rsidR="008D28D2" w:rsidRPr="004C30D2" w:rsidRDefault="005348BC">
            <w:pPr>
              <w:rPr>
                <w:ins w:id="3812" w:author="John Tran" w:date="2015-12-29T10:08:00Z"/>
              </w:rPr>
            </w:pPr>
            <w:ins w:id="3813" w:author="John Tran" w:date="2015-12-29T10:39:00Z">
              <w:r w:rsidRPr="004C30D2">
                <w:rPr>
                  <w:rPrChange w:id="3814" w:author="John Tran" w:date="2015-12-29T10:44:00Z">
                    <w:rPr>
                      <w:color w:val="FF0000"/>
                      <w:lang w:val="en-US"/>
                    </w:rPr>
                  </w:rPrChange>
                </w:rPr>
                <w:t>Chuyển đổi dữ liệu thành ma trận word count (Số lần xuất hiện của mỗi từ</w:t>
              </w:r>
            </w:ins>
            <w:ins w:id="3815" w:author="John Tran" w:date="2015-12-29T10:40:00Z">
              <w:r w:rsidRPr="004C30D2">
                <w:rPr>
                  <w:rPrChange w:id="3816" w:author="John Tran" w:date="2015-12-29T10:44:00Z">
                    <w:rPr>
                      <w:color w:val="FF0000"/>
                      <w:lang w:val="en-US"/>
                    </w:rPr>
                  </w:rPrChange>
                </w:rPr>
                <w:t xml:space="preserve"> là một giá trị trong ma trận</w:t>
              </w:r>
            </w:ins>
            <w:ins w:id="3817" w:author="John Tran" w:date="2015-12-29T10:39:00Z">
              <w:r w:rsidRPr="004C30D2">
                <w:rPr>
                  <w:rPrChange w:id="3818" w:author="John Tran" w:date="2015-12-29T10:44:00Z">
                    <w:rPr>
                      <w:color w:val="FF0000"/>
                      <w:lang w:val="en-US"/>
                    </w:rPr>
                  </w:rPrChange>
                </w:rPr>
                <w:t>)</w:t>
              </w:r>
            </w:ins>
          </w:p>
        </w:tc>
      </w:tr>
      <w:tr w:rsidR="008D28D2" w14:paraId="069A4416" w14:textId="77777777" w:rsidTr="00142625">
        <w:trPr>
          <w:ins w:id="3819" w:author="John Tran" w:date="2015-12-29T10:08:00Z"/>
        </w:trPr>
        <w:tc>
          <w:tcPr>
            <w:tcW w:w="720" w:type="dxa"/>
          </w:tcPr>
          <w:p w14:paraId="26C8B0BE" w14:textId="77777777" w:rsidR="008D28D2" w:rsidRPr="002B4CEF" w:rsidRDefault="008D28D2" w:rsidP="00142625">
            <w:pPr>
              <w:jc w:val="center"/>
              <w:rPr>
                <w:ins w:id="3820" w:author="John Tran" w:date="2015-12-29T10:08:00Z"/>
              </w:rPr>
            </w:pPr>
            <w:ins w:id="3821" w:author="John Tran" w:date="2015-12-29T10:08:00Z">
              <w:r w:rsidRPr="002B4CEF">
                <w:rPr>
                  <w:lang w:val="en-US"/>
                </w:rPr>
                <w:t>2</w:t>
              </w:r>
            </w:ins>
          </w:p>
        </w:tc>
        <w:tc>
          <w:tcPr>
            <w:tcW w:w="7655" w:type="dxa"/>
          </w:tcPr>
          <w:p w14:paraId="7C3133B9" w14:textId="4D9020B5" w:rsidR="008D28D2" w:rsidRPr="004C30D2" w:rsidRDefault="005348BC" w:rsidP="00142625">
            <w:pPr>
              <w:rPr>
                <w:ins w:id="3822" w:author="John Tran" w:date="2015-12-29T10:08:00Z"/>
              </w:rPr>
            </w:pPr>
            <w:ins w:id="3823" w:author="John Tran" w:date="2015-12-29T10:40:00Z">
              <w:r w:rsidRPr="004C30D2">
                <w:rPr>
                  <w:rPrChange w:id="3824" w:author="John Tran" w:date="2015-12-29T10:44:00Z">
                    <w:rPr>
                      <w:color w:val="FF0000"/>
                      <w:lang w:val="en-US"/>
                    </w:rPr>
                  </w:rPrChange>
                </w:rPr>
                <w:t xml:space="preserve">Thực hiện phân tích chủ đề với số lượng chủ đề </w:t>
              </w:r>
            </w:ins>
            <w:ins w:id="3825" w:author="John Tran" w:date="2015-12-29T10:41:00Z">
              <w:r w:rsidRPr="004C30D2">
                <w:rPr>
                  <w:rPrChange w:id="3826" w:author="John Tran" w:date="2015-12-29T10:44:00Z">
                    <w:rPr>
                      <w:color w:val="FF0000"/>
                      <w:lang w:val="en-US"/>
                    </w:rPr>
                  </w:rPrChange>
                </w:rPr>
                <w:t>tăng dần đến số chủ đề mặc định</w:t>
              </w:r>
            </w:ins>
          </w:p>
        </w:tc>
      </w:tr>
      <w:tr w:rsidR="008D28D2" w14:paraId="1DA8DF97" w14:textId="77777777" w:rsidTr="00142625">
        <w:trPr>
          <w:ins w:id="3827" w:author="John Tran" w:date="2015-12-29T10:08:00Z"/>
        </w:trPr>
        <w:tc>
          <w:tcPr>
            <w:tcW w:w="720" w:type="dxa"/>
          </w:tcPr>
          <w:p w14:paraId="6732A77A" w14:textId="77777777" w:rsidR="008D28D2" w:rsidRPr="002B4CEF" w:rsidRDefault="008D28D2" w:rsidP="00142625">
            <w:pPr>
              <w:jc w:val="center"/>
              <w:rPr>
                <w:ins w:id="3828" w:author="John Tran" w:date="2015-12-29T10:08:00Z"/>
              </w:rPr>
            </w:pPr>
            <w:ins w:id="3829" w:author="John Tran" w:date="2015-12-29T10:08:00Z">
              <w:r w:rsidRPr="002B4CEF">
                <w:rPr>
                  <w:lang w:val="en-US"/>
                </w:rPr>
                <w:t>3</w:t>
              </w:r>
            </w:ins>
          </w:p>
        </w:tc>
        <w:tc>
          <w:tcPr>
            <w:tcW w:w="7655" w:type="dxa"/>
          </w:tcPr>
          <w:p w14:paraId="1D4FE8F6" w14:textId="31D399D9" w:rsidR="008D28D2" w:rsidRPr="004C30D2" w:rsidRDefault="002B4CEF">
            <w:pPr>
              <w:rPr>
                <w:ins w:id="3830" w:author="John Tran" w:date="2015-12-29T10:08:00Z"/>
              </w:rPr>
            </w:pPr>
            <w:ins w:id="3831" w:author="John Tran" w:date="2015-12-29T10:42:00Z">
              <w:r w:rsidRPr="004C30D2">
                <w:rPr>
                  <w:rPrChange w:id="3832" w:author="John Tran" w:date="2015-12-29T10:44:00Z">
                    <w:rPr>
                      <w:color w:val="FF0000"/>
                      <w:lang w:val="en-US"/>
                    </w:rPr>
                  </w:rPrChange>
                </w:rPr>
                <w:t>Tìm danh sách các từ đại diện cho chủ đề để tạo thành các chủ đề với số lượng từ mặc định, mỗi từ có một trọng số khác nhau</w:t>
              </w:r>
            </w:ins>
          </w:p>
        </w:tc>
      </w:tr>
      <w:tr w:rsidR="008D28D2" w14:paraId="56BE6A24" w14:textId="77777777" w:rsidTr="00142625">
        <w:trPr>
          <w:ins w:id="3833" w:author="John Tran" w:date="2015-12-29T10:08:00Z"/>
        </w:trPr>
        <w:tc>
          <w:tcPr>
            <w:tcW w:w="720" w:type="dxa"/>
          </w:tcPr>
          <w:p w14:paraId="72965C80" w14:textId="77777777" w:rsidR="008D28D2" w:rsidRPr="002B4CEF" w:rsidRDefault="008D28D2" w:rsidP="00142625">
            <w:pPr>
              <w:jc w:val="center"/>
              <w:rPr>
                <w:ins w:id="3834" w:author="John Tran" w:date="2015-12-29T10:08:00Z"/>
              </w:rPr>
            </w:pPr>
            <w:ins w:id="3835" w:author="John Tran" w:date="2015-12-29T10:08:00Z">
              <w:r w:rsidRPr="002B4CEF">
                <w:rPr>
                  <w:lang w:val="en-US"/>
                </w:rPr>
                <w:t>4</w:t>
              </w:r>
            </w:ins>
          </w:p>
        </w:tc>
        <w:tc>
          <w:tcPr>
            <w:tcW w:w="7655" w:type="dxa"/>
          </w:tcPr>
          <w:p w14:paraId="0D6780A1" w14:textId="4BE62402" w:rsidR="008D28D2" w:rsidRPr="002B4CEF" w:rsidRDefault="002B4CEF">
            <w:pPr>
              <w:rPr>
                <w:ins w:id="3836" w:author="John Tran" w:date="2015-12-29T10:08:00Z"/>
              </w:rPr>
            </w:pPr>
            <w:ins w:id="3837" w:author="John Tran" w:date="2015-12-29T10:43:00Z">
              <w:r w:rsidRPr="004C30D2">
                <w:rPr>
                  <w:rPrChange w:id="3838" w:author="John Tran" w:date="2015-12-29T10:44:00Z">
                    <w:rPr>
                      <w:color w:val="FF0000"/>
                      <w:lang w:val="en-US"/>
                    </w:rPr>
                  </w:rPrChange>
                </w:rPr>
                <w:t xml:space="preserve">Tìm danh sách các bài đăng có cùng chủ đề để gom cụm theo chủ đề </w:t>
              </w:r>
            </w:ins>
          </w:p>
        </w:tc>
      </w:tr>
    </w:tbl>
    <w:p w14:paraId="2075F67F" w14:textId="77777777" w:rsidR="008D28D2" w:rsidRPr="002B0E2E" w:rsidRDefault="008D28D2">
      <w:pPr>
        <w:jc w:val="center"/>
        <w:rPr>
          <w:ins w:id="3839" w:author="John Tran" w:date="2015-12-27T23:20:00Z"/>
        </w:rPr>
        <w:pPrChange w:id="3840" w:author="John Tran" w:date="2015-12-28T22:18:00Z">
          <w:pPr>
            <w:spacing w:after="200" w:line="276" w:lineRule="auto"/>
            <w:jc w:val="left"/>
          </w:pPr>
        </w:pPrChange>
      </w:pPr>
    </w:p>
    <w:bookmarkEnd w:id="3782"/>
    <w:bookmarkEnd w:id="3783"/>
    <w:bookmarkEnd w:id="3784"/>
    <w:p w14:paraId="57608B6D" w14:textId="4F7FA818" w:rsidR="00E65011" w:rsidRPr="008D28D2" w:rsidRDefault="00814D2E">
      <w:pPr>
        <w:pStyle w:val="Heading4"/>
        <w:rPr>
          <w:ins w:id="3841" w:author="John Tran" w:date="2015-12-28T22:42:00Z"/>
          <w:lang w:val="en-US"/>
          <w:rPrChange w:id="3842" w:author="John Tran" w:date="2015-12-29T10:08:00Z">
            <w:rPr>
              <w:ins w:id="3843" w:author="John Tran" w:date="2015-12-28T22:42:00Z"/>
              <w:noProof/>
              <w:lang w:val="en-US" w:eastAsia="ja-JP"/>
            </w:rPr>
          </w:rPrChange>
        </w:rPr>
        <w:pPrChange w:id="3844" w:author="John Tran" w:date="2015-12-28T22:41:00Z">
          <w:pPr>
            <w:spacing w:after="200" w:line="276" w:lineRule="auto"/>
            <w:jc w:val="left"/>
          </w:pPr>
        </w:pPrChange>
      </w:pPr>
      <w:ins w:id="3845" w:author="John Tran" w:date="2015-12-27T23:20:00Z">
        <w:r>
          <w:rPr>
            <w:lang w:val="en-US"/>
          </w:rPr>
          <w:t>Sơ đồ Sequence</w:t>
        </w:r>
      </w:ins>
    </w:p>
    <w:p w14:paraId="1F360C7C" w14:textId="6790D3AF" w:rsidR="00E65011" w:rsidRDefault="00E65011">
      <w:pPr>
        <w:rPr>
          <w:ins w:id="3846" w:author="John Tran" w:date="2015-12-29T10:02:00Z"/>
        </w:rPr>
        <w:pPrChange w:id="3847" w:author="John Tran" w:date="2015-12-28T22:41:00Z">
          <w:pPr>
            <w:spacing w:after="200" w:line="276" w:lineRule="auto"/>
            <w:jc w:val="left"/>
          </w:pPr>
        </w:pPrChange>
      </w:pPr>
      <w:ins w:id="3848" w:author="John Tran" w:date="2015-12-28T22:41:00Z">
        <w:r>
          <w:rPr>
            <w:noProof/>
            <w:lang w:val="en-US" w:eastAsia="ja-JP"/>
          </w:rPr>
          <w:drawing>
            <wp:inline distT="0" distB="0" distL="0" distR="0" wp14:anchorId="3A15E160" wp14:editId="157EC265">
              <wp:extent cx="5600700" cy="3264346"/>
              <wp:effectExtent l="0" t="0" r="0" b="0"/>
              <wp:docPr id="43021" name="Picture 4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 name="LDA_Sequence.png"/>
                      <pic:cNvPicPr/>
                    </pic:nvPicPr>
                    <pic:blipFill rotWithShape="1">
                      <a:blip r:embed="rId33">
                        <a:extLst>
                          <a:ext uri="{28A0092B-C50C-407E-A947-70E740481C1C}">
                            <a14:useLocalDpi xmlns:a14="http://schemas.microsoft.com/office/drawing/2010/main" val="0"/>
                          </a:ext>
                        </a:extLst>
                      </a:blip>
                      <a:srcRect l="1536" r="10891" b="21522"/>
                      <a:stretch/>
                    </pic:blipFill>
                    <pic:spPr bwMode="auto">
                      <a:xfrm>
                        <a:off x="0" y="0"/>
                        <a:ext cx="5620020" cy="3275607"/>
                      </a:xfrm>
                      <a:prstGeom prst="rect">
                        <a:avLst/>
                      </a:prstGeom>
                      <a:ln>
                        <a:noFill/>
                      </a:ln>
                      <a:extLst>
                        <a:ext uri="{53640926-AAD7-44D8-BBD7-CCE9431645EC}">
                          <a14:shadowObscured xmlns:a14="http://schemas.microsoft.com/office/drawing/2010/main"/>
                        </a:ext>
                      </a:extLst>
                    </pic:spPr>
                  </pic:pic>
                </a:graphicData>
              </a:graphic>
            </wp:inline>
          </w:drawing>
        </w:r>
      </w:ins>
    </w:p>
    <w:p w14:paraId="6FD534C3" w14:textId="36549D38" w:rsidR="008D28D2" w:rsidRPr="00E65011" w:rsidRDefault="00C851BE">
      <w:pPr>
        <w:jc w:val="center"/>
        <w:rPr>
          <w:ins w:id="3849" w:author="John Tran" w:date="2015-12-27T23:19:00Z"/>
          <w:rPrChange w:id="3850" w:author="John Tran" w:date="2015-12-28T22:41:00Z">
            <w:rPr>
              <w:ins w:id="3851" w:author="John Tran" w:date="2015-12-27T23:19:00Z"/>
              <w:noProof/>
            </w:rPr>
          </w:rPrChange>
        </w:rPr>
        <w:pPrChange w:id="3852" w:author="John Tran" w:date="2015-12-29T10:02:00Z">
          <w:pPr>
            <w:spacing w:after="200" w:line="276" w:lineRule="auto"/>
            <w:jc w:val="left"/>
          </w:pPr>
        </w:pPrChange>
      </w:pPr>
      <w:bookmarkStart w:id="3853" w:name="OLE_LINK22"/>
      <w:bookmarkStart w:id="3854" w:name="OLE_LINK23"/>
      <w:bookmarkStart w:id="3855" w:name="OLE_LINK24"/>
      <w:ins w:id="3856" w:author="John Tran" w:date="2015-12-29T10:03:00Z">
        <w:r>
          <w:t>Hình 3.</w:t>
        </w:r>
      </w:ins>
      <w:ins w:id="3857" w:author="John Tran" w:date="2016-01-13T21:04:00Z">
        <w:r w:rsidR="00DF78CB" w:rsidRPr="00DF78CB">
          <w:rPr>
            <w:rPrChange w:id="3858" w:author="John Tran" w:date="2016-01-13T21:04:00Z">
              <w:rPr>
                <w:lang w:val="en-US"/>
              </w:rPr>
            </w:rPrChange>
          </w:rPr>
          <w:t>6</w:t>
        </w:r>
      </w:ins>
      <w:ins w:id="3859" w:author="John Tran" w:date="2015-12-29T10:04:00Z">
        <w:r w:rsidR="008D28D2" w:rsidRPr="004C30D2">
          <w:rPr>
            <w:rPrChange w:id="3860" w:author="John Tran" w:date="2015-12-30T09:31:00Z">
              <w:rPr>
                <w:lang w:val="en-US"/>
              </w:rPr>
            </w:rPrChange>
          </w:rPr>
          <w:t>: Sơ đồ Sequence cho chức năng tìm chủ đề ẩn</w:t>
        </w:r>
      </w:ins>
    </w:p>
    <w:p w14:paraId="5BD8360A" w14:textId="6571FE09" w:rsidR="00F73E21" w:rsidRDefault="00F73E21">
      <w:pPr>
        <w:pStyle w:val="Heading3"/>
        <w:rPr>
          <w:ins w:id="3861" w:author="John Tran" w:date="2015-12-27T23:12:00Z"/>
          <w:noProof/>
        </w:rPr>
        <w:pPrChange w:id="3862" w:author="John Tran" w:date="2015-12-30T09:48:00Z">
          <w:pPr>
            <w:spacing w:after="200" w:line="276" w:lineRule="auto"/>
            <w:jc w:val="left"/>
          </w:pPr>
        </w:pPrChange>
      </w:pPr>
      <w:bookmarkStart w:id="3863" w:name="_Toc440482290"/>
      <w:bookmarkEnd w:id="3853"/>
      <w:bookmarkEnd w:id="3854"/>
      <w:bookmarkEnd w:id="3855"/>
      <w:ins w:id="3864" w:author="John Tran" w:date="2015-12-27T23:13:00Z">
        <w:r w:rsidRPr="00F73E21">
          <w:rPr>
            <w:noProof/>
            <w:rPrChange w:id="3865" w:author="John Tran" w:date="2015-12-27T23:13:00Z">
              <w:rPr>
                <w:noProof/>
                <w:lang w:val="en-US"/>
              </w:rPr>
            </w:rPrChange>
          </w:rPr>
          <w:t>Chức năng phân tích cảm xúc</w:t>
        </w:r>
      </w:ins>
      <w:bookmarkEnd w:id="3863"/>
    </w:p>
    <w:p w14:paraId="1F5EC856" w14:textId="7E7EE732" w:rsidR="00000A31" w:rsidRPr="00000A31" w:rsidRDefault="00B31393">
      <w:pPr>
        <w:pStyle w:val="Heading4"/>
        <w:rPr>
          <w:ins w:id="3866" w:author="John Tran" w:date="2015-12-28T21:36:00Z"/>
          <w:noProof/>
          <w:rPrChange w:id="3867" w:author="John Tran" w:date="2015-12-28T21:37:00Z">
            <w:rPr>
              <w:ins w:id="3868" w:author="John Tran" w:date="2015-12-28T21:36:00Z"/>
              <w:noProof/>
              <w:lang w:val="en-US" w:eastAsia="ja-JP"/>
            </w:rPr>
          </w:rPrChange>
        </w:rPr>
        <w:pPrChange w:id="3869" w:author="John Tran" w:date="2015-12-28T21:36:00Z">
          <w:pPr>
            <w:spacing w:after="200" w:line="276" w:lineRule="auto"/>
            <w:jc w:val="left"/>
          </w:pPr>
        </w:pPrChange>
      </w:pPr>
      <w:ins w:id="3870" w:author="John Tran" w:date="2015-12-25T23:50:00Z">
        <w:r w:rsidRPr="00B31393">
          <w:rPr>
            <w:noProof/>
            <w:rPrChange w:id="3871" w:author="John Tran" w:date="2015-12-25T23:51:00Z">
              <w:rPr>
                <w:b/>
                <w:bCs/>
                <w:noProof/>
                <w:lang w:val="en-US"/>
              </w:rPr>
            </w:rPrChange>
          </w:rPr>
          <w:t xml:space="preserve">Sơ đồ </w:t>
        </w:r>
      </w:ins>
      <w:ins w:id="3872" w:author="John Tran" w:date="2015-12-27T22:59:00Z">
        <w:r w:rsidR="003405ED" w:rsidRPr="00381027">
          <w:rPr>
            <w:noProof/>
            <w:rPrChange w:id="3873" w:author="John Tran" w:date="2015-12-27T22:59:00Z">
              <w:rPr>
                <w:noProof/>
                <w:lang w:val="en-US"/>
              </w:rPr>
            </w:rPrChange>
          </w:rPr>
          <w:t>luồng dữ liệu</w:t>
        </w:r>
      </w:ins>
    </w:p>
    <w:p w14:paraId="771587D5" w14:textId="123842D8" w:rsidR="00B31393" w:rsidRDefault="00000A31">
      <w:pPr>
        <w:rPr>
          <w:ins w:id="3874" w:author="John Tran" w:date="2015-12-29T10:04:00Z"/>
        </w:rPr>
        <w:pPrChange w:id="3875" w:author="John Tran" w:date="2015-12-28T21:36:00Z">
          <w:pPr>
            <w:spacing w:after="200" w:line="276" w:lineRule="auto"/>
            <w:jc w:val="left"/>
          </w:pPr>
        </w:pPrChange>
      </w:pPr>
      <w:ins w:id="3876" w:author="John Tran" w:date="2015-12-28T21:36:00Z">
        <w:r>
          <w:rPr>
            <w:noProof/>
            <w:lang w:val="en-US" w:eastAsia="ja-JP"/>
          </w:rPr>
          <w:drawing>
            <wp:inline distT="0" distB="0" distL="0" distR="0" wp14:anchorId="1ABBC5DA" wp14:editId="3506E1D9">
              <wp:extent cx="5380355" cy="7019925"/>
              <wp:effectExtent l="0" t="0" r="0" b="9525"/>
              <wp:docPr id="43017" name="Picture 4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TrainingDFD.png"/>
                      <pic:cNvPicPr/>
                    </pic:nvPicPr>
                    <pic:blipFill rotWithShape="1">
                      <a:blip r:embed="rId34">
                        <a:extLst>
                          <a:ext uri="{28A0092B-C50C-407E-A947-70E740481C1C}">
                            <a14:useLocalDpi xmlns:a14="http://schemas.microsoft.com/office/drawing/2010/main" val="0"/>
                          </a:ext>
                        </a:extLst>
                      </a:blip>
                      <a:srcRect t="2396" b="11609"/>
                      <a:stretch/>
                    </pic:blipFill>
                    <pic:spPr bwMode="auto">
                      <a:xfrm>
                        <a:off x="0" y="0"/>
                        <a:ext cx="5380355" cy="7019925"/>
                      </a:xfrm>
                      <a:prstGeom prst="rect">
                        <a:avLst/>
                      </a:prstGeom>
                      <a:ln>
                        <a:noFill/>
                      </a:ln>
                      <a:extLst>
                        <a:ext uri="{53640926-AAD7-44D8-BBD7-CCE9431645EC}">
                          <a14:shadowObscured xmlns:a14="http://schemas.microsoft.com/office/drawing/2010/main"/>
                        </a:ext>
                      </a:extLst>
                    </pic:spPr>
                  </pic:pic>
                </a:graphicData>
              </a:graphic>
            </wp:inline>
          </w:drawing>
        </w:r>
      </w:ins>
    </w:p>
    <w:p w14:paraId="641302CB" w14:textId="55B09EBE" w:rsidR="00000A31" w:rsidRDefault="008D28D2">
      <w:pPr>
        <w:jc w:val="center"/>
        <w:rPr>
          <w:ins w:id="3877" w:author="John Tran" w:date="2015-12-28T21:37:00Z"/>
        </w:rPr>
        <w:pPrChange w:id="3878" w:author="John Tran" w:date="2015-12-29T10:05:00Z">
          <w:pPr>
            <w:pStyle w:val="Ph3"/>
          </w:pPr>
        </w:pPrChange>
      </w:pPr>
      <w:bookmarkStart w:id="3879" w:name="OLE_LINK25"/>
      <w:bookmarkStart w:id="3880" w:name="OLE_LINK26"/>
      <w:ins w:id="3881" w:author="John Tran" w:date="2015-12-29T10:05:00Z">
        <w:r w:rsidRPr="004C30D2">
          <w:t xml:space="preserve">Hình </w:t>
        </w:r>
        <w:r w:rsidR="00C851BE">
          <w:t>3.</w:t>
        </w:r>
      </w:ins>
      <w:ins w:id="3882" w:author="John Tran" w:date="2016-01-13T21:04:00Z">
        <w:r w:rsidR="00DF78CB" w:rsidRPr="00DF78CB">
          <w:rPr>
            <w:rPrChange w:id="3883" w:author="John Tran" w:date="2016-01-13T21:04:00Z">
              <w:rPr/>
            </w:rPrChange>
          </w:rPr>
          <w:t>7</w:t>
        </w:r>
      </w:ins>
      <w:ins w:id="3884" w:author="John Tran" w:date="2015-12-29T10:05:00Z">
        <w:r w:rsidRPr="004C30D2">
          <w:t>: Sơ đ</w:t>
        </w:r>
        <w:r w:rsidRPr="004C30D2">
          <w:rPr>
            <w:rPrChange w:id="3885" w:author="John Tran" w:date="2015-12-30T09:31:00Z">
              <w:rPr>
                <w:b w:val="0"/>
                <w:bCs w:val="0"/>
              </w:rPr>
            </w:rPrChange>
          </w:rPr>
          <w:t>ồ DFD cho chức năng</w:t>
        </w:r>
      </w:ins>
      <w:ins w:id="3886" w:author="John Tran" w:date="2015-12-29T10:06:00Z">
        <w:r w:rsidRPr="004C30D2">
          <w:rPr>
            <w:rPrChange w:id="3887" w:author="John Tran" w:date="2015-12-30T09:31:00Z">
              <w:rPr>
                <w:b w:val="0"/>
                <w:bCs w:val="0"/>
              </w:rPr>
            </w:rPrChange>
          </w:rPr>
          <w:t xml:space="preserve"> phân lớp cảm xúc</w:t>
        </w:r>
      </w:ins>
    </w:p>
    <w:bookmarkEnd w:id="3879"/>
    <w:bookmarkEnd w:id="3880"/>
    <w:p w14:paraId="57F05155" w14:textId="77777777" w:rsidR="007E5F34" w:rsidRPr="004C30D2" w:rsidRDefault="007E5F34">
      <w:pPr>
        <w:ind w:left="360"/>
        <w:rPr>
          <w:ins w:id="3888" w:author="John Tran" w:date="2015-12-26T10:00:00Z"/>
        </w:rPr>
        <w:pPrChange w:id="3889" w:author="John Tran" w:date="2015-12-28T21:38:00Z">
          <w:pPr>
            <w:pStyle w:val="Ph3"/>
          </w:pPr>
        </w:pPrChange>
      </w:pPr>
      <w:ins w:id="3890" w:author="John Tran" w:date="2015-12-26T10:00:00Z">
        <w:r w:rsidRPr="00DB438F">
          <w:rPr>
            <w:b/>
            <w:rPrChange w:id="3891" w:author="John Tran" w:date="2015-12-28T21:38:00Z">
              <w:rPr>
                <w:b w:val="0"/>
                <w:bCs w:val="0"/>
              </w:rPr>
            </w:rPrChange>
          </w:rPr>
          <w:t>Mô tả sơ đồ:</w:t>
        </w:r>
      </w:ins>
    </w:p>
    <w:tbl>
      <w:tblPr>
        <w:tblStyle w:val="TableGrid"/>
        <w:tblW w:w="8370" w:type="dxa"/>
        <w:tblInd w:w="355" w:type="dxa"/>
        <w:tblLook w:val="04A0" w:firstRow="1" w:lastRow="0" w:firstColumn="1" w:lastColumn="0" w:noHBand="0" w:noVBand="1"/>
        <w:tblPrChange w:id="3892" w:author="John Tran" w:date="2015-12-28T21:38:00Z">
          <w:tblPr>
            <w:tblStyle w:val="TableGrid"/>
            <w:tblW w:w="0" w:type="auto"/>
            <w:tblLook w:val="04A0" w:firstRow="1" w:lastRow="0" w:firstColumn="1" w:lastColumn="0" w:noHBand="0" w:noVBand="1"/>
          </w:tblPr>
        </w:tblPrChange>
      </w:tblPr>
      <w:tblGrid>
        <w:gridCol w:w="805"/>
        <w:gridCol w:w="7565"/>
        <w:tblGridChange w:id="3893">
          <w:tblGrid>
            <w:gridCol w:w="805"/>
            <w:gridCol w:w="7920"/>
          </w:tblGrid>
        </w:tblGridChange>
      </w:tblGrid>
      <w:tr w:rsidR="007E5F34" w14:paraId="2EC6D3D4" w14:textId="77777777" w:rsidTr="00DB438F">
        <w:trPr>
          <w:ins w:id="3894" w:author="John Tran" w:date="2015-12-26T10:00:00Z"/>
        </w:trPr>
        <w:tc>
          <w:tcPr>
            <w:tcW w:w="805" w:type="dxa"/>
            <w:shd w:val="clear" w:color="auto" w:fill="C6D9F1" w:themeFill="text2" w:themeFillTint="33"/>
            <w:tcPrChange w:id="3895" w:author="John Tran" w:date="2015-12-28T21:38:00Z">
              <w:tcPr>
                <w:tcW w:w="805" w:type="dxa"/>
                <w:shd w:val="clear" w:color="auto" w:fill="C6D9F1" w:themeFill="text2" w:themeFillTint="33"/>
              </w:tcPr>
            </w:tcPrChange>
          </w:tcPr>
          <w:p w14:paraId="396D0571" w14:textId="77777777" w:rsidR="007E5F34" w:rsidRPr="002800B0" w:rsidRDefault="007E5F34" w:rsidP="003151BA">
            <w:pPr>
              <w:jc w:val="center"/>
              <w:rPr>
                <w:ins w:id="3896" w:author="John Tran" w:date="2015-12-26T10:00:00Z"/>
                <w:b/>
                <w:lang w:val="en-US"/>
              </w:rPr>
            </w:pPr>
            <w:ins w:id="3897" w:author="John Tran" w:date="2015-12-26T10:00:00Z">
              <w:r w:rsidRPr="002800B0">
                <w:rPr>
                  <w:b/>
                  <w:lang w:val="en-US"/>
                </w:rPr>
                <w:t>Bước</w:t>
              </w:r>
            </w:ins>
          </w:p>
        </w:tc>
        <w:tc>
          <w:tcPr>
            <w:tcW w:w="7565" w:type="dxa"/>
            <w:shd w:val="clear" w:color="auto" w:fill="C6D9F1" w:themeFill="text2" w:themeFillTint="33"/>
            <w:tcPrChange w:id="3898" w:author="John Tran" w:date="2015-12-28T21:38:00Z">
              <w:tcPr>
                <w:tcW w:w="7920" w:type="dxa"/>
                <w:shd w:val="clear" w:color="auto" w:fill="C6D9F1" w:themeFill="text2" w:themeFillTint="33"/>
              </w:tcPr>
            </w:tcPrChange>
          </w:tcPr>
          <w:p w14:paraId="2676988B" w14:textId="77777777" w:rsidR="007E5F34" w:rsidRPr="002800B0" w:rsidRDefault="007E5F34" w:rsidP="003151BA">
            <w:pPr>
              <w:jc w:val="center"/>
              <w:rPr>
                <w:ins w:id="3899" w:author="John Tran" w:date="2015-12-26T10:00:00Z"/>
                <w:b/>
                <w:lang w:val="en-US"/>
              </w:rPr>
            </w:pPr>
            <w:ins w:id="3900" w:author="John Tran" w:date="2015-12-26T10:00:00Z">
              <w:r w:rsidRPr="002800B0">
                <w:rPr>
                  <w:b/>
                  <w:lang w:val="en-US"/>
                </w:rPr>
                <w:t>Mô tả</w:t>
              </w:r>
            </w:ins>
          </w:p>
        </w:tc>
      </w:tr>
      <w:tr w:rsidR="007E5F34" w14:paraId="297F7E11" w14:textId="77777777" w:rsidTr="00DB438F">
        <w:trPr>
          <w:ins w:id="3901" w:author="John Tran" w:date="2015-12-26T10:01:00Z"/>
        </w:trPr>
        <w:tc>
          <w:tcPr>
            <w:tcW w:w="805" w:type="dxa"/>
            <w:tcPrChange w:id="3902" w:author="John Tran" w:date="2015-12-28T21:38:00Z">
              <w:tcPr>
                <w:tcW w:w="805" w:type="dxa"/>
              </w:tcPr>
            </w:tcPrChange>
          </w:tcPr>
          <w:p w14:paraId="009F69C1" w14:textId="48CFE45F" w:rsidR="007E5F34" w:rsidRDefault="006B487D" w:rsidP="003151BA">
            <w:pPr>
              <w:jc w:val="center"/>
              <w:rPr>
                <w:ins w:id="3903" w:author="John Tran" w:date="2015-12-26T10:01:00Z"/>
                <w:lang w:val="en-US"/>
              </w:rPr>
            </w:pPr>
            <w:ins w:id="3904" w:author="John Tran" w:date="2015-12-28T16:30:00Z">
              <w:r>
                <w:rPr>
                  <w:lang w:val="en-US"/>
                </w:rPr>
                <w:t>1</w:t>
              </w:r>
            </w:ins>
          </w:p>
        </w:tc>
        <w:tc>
          <w:tcPr>
            <w:tcW w:w="7565" w:type="dxa"/>
            <w:tcPrChange w:id="3905" w:author="John Tran" w:date="2015-12-28T21:38:00Z">
              <w:tcPr>
                <w:tcW w:w="7920" w:type="dxa"/>
              </w:tcPr>
            </w:tcPrChange>
          </w:tcPr>
          <w:p w14:paraId="7EA8B6F3" w14:textId="0210D26E" w:rsidR="007E5F34" w:rsidRDefault="007E5F34" w:rsidP="003151BA">
            <w:pPr>
              <w:rPr>
                <w:ins w:id="3906" w:author="John Tran" w:date="2015-12-26T10:01:00Z"/>
                <w:lang w:val="en-US"/>
              </w:rPr>
            </w:pPr>
            <w:ins w:id="3907" w:author="John Tran" w:date="2015-12-26T10:02:00Z">
              <w:r>
                <w:rPr>
                  <w:lang w:val="en-US"/>
                </w:rPr>
                <w:t>Phân lớp dữ liệu sử dụng bộ phân lớp Lexicon, thư vi</w:t>
              </w:r>
              <w:r w:rsidR="003228F9">
                <w:rPr>
                  <w:lang w:val="en-US"/>
                </w:rPr>
                <w:t>ện từ điển cảm xúc VietSentiWor</w:t>
              </w:r>
            </w:ins>
            <w:ins w:id="3908" w:author="John Tran" w:date="2015-12-29T09:06:00Z">
              <w:r w:rsidR="003228F9">
                <w:rPr>
                  <w:lang w:val="en-US"/>
                </w:rPr>
                <w:t>d</w:t>
              </w:r>
            </w:ins>
            <w:ins w:id="3909" w:author="John Tran" w:date="2015-12-26T10:02:00Z">
              <w:r>
                <w:rPr>
                  <w:lang w:val="en-US"/>
                </w:rPr>
                <w:t>Net</w:t>
              </w:r>
            </w:ins>
          </w:p>
        </w:tc>
      </w:tr>
      <w:tr w:rsidR="007E5F34" w14:paraId="5949582C" w14:textId="77777777" w:rsidTr="00DB438F">
        <w:trPr>
          <w:ins w:id="3910" w:author="John Tran" w:date="2015-12-26T10:02:00Z"/>
        </w:trPr>
        <w:tc>
          <w:tcPr>
            <w:tcW w:w="805" w:type="dxa"/>
            <w:tcPrChange w:id="3911" w:author="John Tran" w:date="2015-12-28T21:38:00Z">
              <w:tcPr>
                <w:tcW w:w="805" w:type="dxa"/>
              </w:tcPr>
            </w:tcPrChange>
          </w:tcPr>
          <w:p w14:paraId="1C7FBD94" w14:textId="3954D73B" w:rsidR="007E5F34" w:rsidRPr="007E5F34" w:rsidRDefault="006B487D" w:rsidP="003151BA">
            <w:pPr>
              <w:jc w:val="center"/>
              <w:rPr>
                <w:ins w:id="3912" w:author="John Tran" w:date="2015-12-26T10:02:00Z"/>
                <w:lang w:val="en-US"/>
              </w:rPr>
            </w:pPr>
            <w:ins w:id="3913" w:author="John Tran" w:date="2015-12-28T16:30:00Z">
              <w:r>
                <w:rPr>
                  <w:lang w:val="en-US"/>
                </w:rPr>
                <w:t>2</w:t>
              </w:r>
            </w:ins>
          </w:p>
        </w:tc>
        <w:tc>
          <w:tcPr>
            <w:tcW w:w="7565" w:type="dxa"/>
            <w:tcPrChange w:id="3914" w:author="John Tran" w:date="2015-12-28T21:38:00Z">
              <w:tcPr>
                <w:tcW w:w="7920" w:type="dxa"/>
              </w:tcPr>
            </w:tcPrChange>
          </w:tcPr>
          <w:p w14:paraId="6B98A045" w14:textId="3EE67A6D" w:rsidR="007E5F34" w:rsidRDefault="007E5F34" w:rsidP="003151BA">
            <w:pPr>
              <w:rPr>
                <w:ins w:id="3915" w:author="John Tran" w:date="2015-12-26T10:02:00Z"/>
                <w:lang w:val="en-US"/>
              </w:rPr>
            </w:pPr>
            <w:ins w:id="3916" w:author="John Tran" w:date="2015-12-26T10:04:00Z">
              <w:r>
                <w:rPr>
                  <w:lang w:val="en-US"/>
                </w:rPr>
                <w:t>Sử dụng một thực thi của thuật toán TFIDF để trích xuất đặc trưng của dữ liệu đã qua bước xử lý ban đầu và tạo định dạng dữ liệu để huấn luyện cho SVM</w:t>
              </w:r>
            </w:ins>
          </w:p>
        </w:tc>
      </w:tr>
      <w:tr w:rsidR="007E5F34" w14:paraId="671D9CB7" w14:textId="77777777" w:rsidTr="00DB438F">
        <w:trPr>
          <w:ins w:id="3917" w:author="John Tran" w:date="2015-12-26T10:05:00Z"/>
        </w:trPr>
        <w:tc>
          <w:tcPr>
            <w:tcW w:w="805" w:type="dxa"/>
            <w:tcPrChange w:id="3918" w:author="John Tran" w:date="2015-12-28T21:38:00Z">
              <w:tcPr>
                <w:tcW w:w="805" w:type="dxa"/>
              </w:tcPr>
            </w:tcPrChange>
          </w:tcPr>
          <w:p w14:paraId="0EA2697F" w14:textId="18E3CAF1" w:rsidR="007E5F34" w:rsidRPr="007E5F34" w:rsidRDefault="006B487D" w:rsidP="003151BA">
            <w:pPr>
              <w:jc w:val="center"/>
              <w:rPr>
                <w:ins w:id="3919" w:author="John Tran" w:date="2015-12-26T10:05:00Z"/>
                <w:lang w:val="en-US"/>
              </w:rPr>
            </w:pPr>
            <w:ins w:id="3920" w:author="John Tran" w:date="2015-12-28T16:30:00Z">
              <w:r>
                <w:rPr>
                  <w:lang w:val="en-US"/>
                </w:rPr>
                <w:t>3</w:t>
              </w:r>
            </w:ins>
          </w:p>
        </w:tc>
        <w:tc>
          <w:tcPr>
            <w:tcW w:w="7565" w:type="dxa"/>
            <w:tcPrChange w:id="3921" w:author="John Tran" w:date="2015-12-28T21:38:00Z">
              <w:tcPr>
                <w:tcW w:w="7920" w:type="dxa"/>
              </w:tcPr>
            </w:tcPrChange>
          </w:tcPr>
          <w:p w14:paraId="07B5DE4B" w14:textId="69E782CC" w:rsidR="007E5F34" w:rsidRDefault="007E5F34">
            <w:pPr>
              <w:rPr>
                <w:ins w:id="3922" w:author="John Tran" w:date="2015-12-26T10:05:00Z"/>
                <w:lang w:val="en-US"/>
              </w:rPr>
            </w:pPr>
            <w:ins w:id="3923" w:author="John Tran" w:date="2015-12-26T10:05:00Z">
              <w:r>
                <w:rPr>
                  <w:lang w:val="en-US"/>
                </w:rPr>
                <w:t xml:space="preserve">Chia bộ dữ liệu bao gồm các đặc trưng của dữ liệu thành hai </w:t>
              </w:r>
            </w:ins>
            <w:ins w:id="3924" w:author="John Tran" w:date="2015-12-26T10:06:00Z">
              <w:r>
                <w:rPr>
                  <w:lang w:val="en-US"/>
                </w:rPr>
                <w:t>tập</w:t>
              </w:r>
            </w:ins>
            <w:ins w:id="3925" w:author="John Tran" w:date="2015-12-26T10:05:00Z">
              <w:r>
                <w:rPr>
                  <w:lang w:val="en-US"/>
                </w:rPr>
                <w:t xml:space="preserve"> riêng biệt</w:t>
              </w:r>
            </w:ins>
            <w:ins w:id="3926" w:author="John Tran" w:date="2015-12-26T10:06:00Z">
              <w:r>
                <w:rPr>
                  <w:lang w:val="en-US"/>
                </w:rPr>
                <w:t xml:space="preserve"> một cách ngẫu nhiên là tập dữ liệu huấn luyện và tập dữ liệu kiểm tra. </w:t>
              </w:r>
            </w:ins>
            <w:ins w:id="3927" w:author="John Tran" w:date="2015-12-26T10:07:00Z">
              <w:r>
                <w:rPr>
                  <w:lang w:val="en-US"/>
                </w:rPr>
                <w:t>Tỉ lệ hai tập mà khóa luận sử dụng là 60% và 40%.</w:t>
              </w:r>
            </w:ins>
          </w:p>
        </w:tc>
      </w:tr>
      <w:tr w:rsidR="007E5F34" w14:paraId="3A80D9B5" w14:textId="77777777" w:rsidTr="00DB438F">
        <w:trPr>
          <w:ins w:id="3928" w:author="John Tran" w:date="2015-12-26T10:08:00Z"/>
        </w:trPr>
        <w:tc>
          <w:tcPr>
            <w:tcW w:w="805" w:type="dxa"/>
            <w:tcPrChange w:id="3929" w:author="John Tran" w:date="2015-12-28T21:38:00Z">
              <w:tcPr>
                <w:tcW w:w="805" w:type="dxa"/>
              </w:tcPr>
            </w:tcPrChange>
          </w:tcPr>
          <w:p w14:paraId="74119F05" w14:textId="714C1379" w:rsidR="007E5F34" w:rsidRPr="007E5F34" w:rsidRDefault="006B487D" w:rsidP="003151BA">
            <w:pPr>
              <w:jc w:val="center"/>
              <w:rPr>
                <w:ins w:id="3930" w:author="John Tran" w:date="2015-12-26T10:08:00Z"/>
                <w:lang w:val="en-US"/>
              </w:rPr>
            </w:pPr>
            <w:ins w:id="3931" w:author="John Tran" w:date="2015-12-28T16:30:00Z">
              <w:r>
                <w:rPr>
                  <w:lang w:val="en-US"/>
                </w:rPr>
                <w:t>4</w:t>
              </w:r>
            </w:ins>
          </w:p>
        </w:tc>
        <w:tc>
          <w:tcPr>
            <w:tcW w:w="7565" w:type="dxa"/>
            <w:tcPrChange w:id="3932" w:author="John Tran" w:date="2015-12-28T21:38:00Z">
              <w:tcPr>
                <w:tcW w:w="7920" w:type="dxa"/>
              </w:tcPr>
            </w:tcPrChange>
          </w:tcPr>
          <w:p w14:paraId="630E668B" w14:textId="2CF62371" w:rsidR="007E5F34" w:rsidRDefault="007E5F34" w:rsidP="007E5F34">
            <w:pPr>
              <w:rPr>
                <w:ins w:id="3933" w:author="John Tran" w:date="2015-12-26T10:08:00Z"/>
                <w:lang w:val="en-US"/>
              </w:rPr>
            </w:pPr>
            <w:ins w:id="3934" w:author="John Tran" w:date="2015-12-26T10:08:00Z">
              <w:r>
                <w:rPr>
                  <w:lang w:val="en-US"/>
                </w:rPr>
                <w:t>Sử dụng tập dữ liệu huấn luyện để huấn luyện cho bộ phân lớp SVM</w:t>
              </w:r>
            </w:ins>
            <w:ins w:id="3935" w:author="John Tran" w:date="2015-12-26T10:10:00Z">
              <w:r>
                <w:rPr>
                  <w:lang w:val="en-US"/>
                </w:rPr>
                <w:t>.</w:t>
              </w:r>
            </w:ins>
          </w:p>
        </w:tc>
      </w:tr>
      <w:tr w:rsidR="007E5F34" w14:paraId="483FCBB0" w14:textId="77777777" w:rsidTr="00DB438F">
        <w:trPr>
          <w:ins w:id="3936" w:author="John Tran" w:date="2015-12-26T10:09:00Z"/>
        </w:trPr>
        <w:tc>
          <w:tcPr>
            <w:tcW w:w="805" w:type="dxa"/>
            <w:tcPrChange w:id="3937" w:author="John Tran" w:date="2015-12-28T21:38:00Z">
              <w:tcPr>
                <w:tcW w:w="805" w:type="dxa"/>
              </w:tcPr>
            </w:tcPrChange>
          </w:tcPr>
          <w:p w14:paraId="342A55D7" w14:textId="3C12FD3F" w:rsidR="007E5F34" w:rsidRPr="007E5F34" w:rsidRDefault="006B487D" w:rsidP="003151BA">
            <w:pPr>
              <w:jc w:val="center"/>
              <w:rPr>
                <w:ins w:id="3938" w:author="John Tran" w:date="2015-12-26T10:09:00Z"/>
                <w:lang w:val="en-US"/>
              </w:rPr>
            </w:pPr>
            <w:ins w:id="3939" w:author="John Tran" w:date="2015-12-28T16:30:00Z">
              <w:r>
                <w:rPr>
                  <w:lang w:val="en-US"/>
                </w:rPr>
                <w:t>5</w:t>
              </w:r>
            </w:ins>
          </w:p>
        </w:tc>
        <w:tc>
          <w:tcPr>
            <w:tcW w:w="7565" w:type="dxa"/>
            <w:tcPrChange w:id="3940" w:author="John Tran" w:date="2015-12-28T21:38:00Z">
              <w:tcPr>
                <w:tcW w:w="7920" w:type="dxa"/>
              </w:tcPr>
            </w:tcPrChange>
          </w:tcPr>
          <w:p w14:paraId="572BD965" w14:textId="10A53530" w:rsidR="007E5F34" w:rsidRDefault="007E5F34" w:rsidP="007E5F34">
            <w:pPr>
              <w:rPr>
                <w:ins w:id="3941" w:author="John Tran" w:date="2015-12-26T10:09:00Z"/>
                <w:lang w:val="en-US"/>
              </w:rPr>
            </w:pPr>
            <w:ins w:id="3942" w:author="John Tran" w:date="2015-12-26T10:09:00Z">
              <w:r>
                <w:rPr>
                  <w:lang w:val="en-US"/>
                </w:rPr>
                <w:t>Sử dụng tập dữ liệu kiểm tra để đánh giá kết quả huấn luyện.</w:t>
              </w:r>
            </w:ins>
          </w:p>
        </w:tc>
      </w:tr>
    </w:tbl>
    <w:p w14:paraId="0B0340C7" w14:textId="77777777" w:rsidR="007E5F34" w:rsidRDefault="007E5F34">
      <w:pPr>
        <w:jc w:val="center"/>
        <w:rPr>
          <w:ins w:id="3943" w:author="John Tran" w:date="2015-12-29T10:09:00Z"/>
        </w:rPr>
        <w:pPrChange w:id="3944" w:author="John Tran" w:date="2015-12-25T23:53:00Z">
          <w:pPr>
            <w:spacing w:after="200" w:line="276" w:lineRule="auto"/>
            <w:jc w:val="left"/>
          </w:pPr>
        </w:pPrChange>
      </w:pPr>
    </w:p>
    <w:p w14:paraId="62FF637D" w14:textId="77777777" w:rsidR="0073371A" w:rsidRDefault="0073371A">
      <w:pPr>
        <w:jc w:val="center"/>
        <w:rPr>
          <w:ins w:id="3945" w:author="John Tran" w:date="2015-12-29T10:10:00Z"/>
        </w:rPr>
      </w:pPr>
    </w:p>
    <w:p w14:paraId="49CA9F1A" w14:textId="77777777" w:rsidR="0073371A" w:rsidRDefault="0073371A">
      <w:pPr>
        <w:spacing w:after="200" w:line="276" w:lineRule="auto"/>
        <w:jc w:val="left"/>
        <w:rPr>
          <w:ins w:id="3946" w:author="John Tran" w:date="2015-12-29T10:10:00Z"/>
        </w:rPr>
      </w:pPr>
      <w:ins w:id="3947" w:author="John Tran" w:date="2015-12-29T10:10:00Z">
        <w:r>
          <w:br w:type="page"/>
        </w:r>
      </w:ins>
    </w:p>
    <w:p w14:paraId="0BB23ED5" w14:textId="49DC04E1" w:rsidR="00177508" w:rsidRDefault="00177508">
      <w:pPr>
        <w:pStyle w:val="Heading4"/>
        <w:rPr>
          <w:ins w:id="3948" w:author="John Tran" w:date="2015-12-28T21:22:00Z"/>
          <w:lang w:val="en-US"/>
        </w:rPr>
        <w:pPrChange w:id="3949" w:author="John Tran" w:date="2015-12-27T23:18:00Z">
          <w:pPr>
            <w:spacing w:after="200" w:line="276" w:lineRule="auto"/>
            <w:jc w:val="left"/>
          </w:pPr>
        </w:pPrChange>
      </w:pPr>
      <w:ins w:id="3950" w:author="John Tran" w:date="2015-12-27T23:18:00Z">
        <w:r>
          <w:rPr>
            <w:lang w:val="en-US"/>
          </w:rPr>
          <w:t>Sơ đồ Sequence</w:t>
        </w:r>
      </w:ins>
    </w:p>
    <w:p w14:paraId="64917F1A" w14:textId="5F333959" w:rsidR="00000A31" w:rsidRPr="00FE2409" w:rsidRDefault="001E5A27">
      <w:pPr>
        <w:pStyle w:val="ListParagraph"/>
        <w:numPr>
          <w:ilvl w:val="0"/>
          <w:numId w:val="37"/>
        </w:numPr>
        <w:spacing w:after="240"/>
        <w:rPr>
          <w:ins w:id="3951" w:author="John Tran" w:date="2015-12-28T21:30:00Z"/>
          <w:rFonts w:eastAsia="Times New Roman"/>
          <w:b/>
          <w:bCs/>
          <w:noProof/>
          <w:rPrChange w:id="3952" w:author="John Tran" w:date="2015-12-29T09:13:00Z">
            <w:rPr>
              <w:ins w:id="3953" w:author="John Tran" w:date="2015-12-28T21:30:00Z"/>
              <w:noProof/>
              <w:lang w:eastAsia="ja-JP"/>
            </w:rPr>
          </w:rPrChange>
        </w:rPr>
        <w:pPrChange w:id="3954" w:author="John Tran" w:date="2015-12-29T09:13:00Z">
          <w:pPr>
            <w:spacing w:after="200" w:line="276" w:lineRule="auto"/>
            <w:jc w:val="left"/>
          </w:pPr>
        </w:pPrChange>
      </w:pPr>
      <w:ins w:id="3955" w:author="John Tran" w:date="2015-12-28T21:23:00Z">
        <w:r w:rsidRPr="00FE2409">
          <w:rPr>
            <w:b/>
            <w:rPrChange w:id="3956" w:author="John Tran" w:date="2015-12-29T09:13:00Z">
              <w:rPr/>
            </w:rPrChange>
          </w:rPr>
          <w:t xml:space="preserve">Giai </w:t>
        </w:r>
      </w:ins>
      <w:ins w:id="3957" w:author="John Tran" w:date="2015-12-29T09:11:00Z">
        <w:r w:rsidR="00D26DA2" w:rsidRPr="00FE2409">
          <w:rPr>
            <w:b/>
            <w:rPrChange w:id="3958" w:author="John Tran" w:date="2015-12-29T09:13:00Z">
              <w:rPr/>
            </w:rPrChange>
          </w:rPr>
          <w:t>đoạn huấn luyện cho bộ phân lớp SVM</w:t>
        </w:r>
      </w:ins>
    </w:p>
    <w:p w14:paraId="216F8FCB" w14:textId="3C570BC9" w:rsidR="001E5A27" w:rsidRDefault="00000A31">
      <w:pPr>
        <w:rPr>
          <w:ins w:id="3959" w:author="John Tran" w:date="2015-12-29T10:10:00Z"/>
        </w:rPr>
        <w:pPrChange w:id="3960" w:author="John Tran" w:date="2015-12-28T21:23:00Z">
          <w:pPr>
            <w:spacing w:after="200" w:line="276" w:lineRule="auto"/>
            <w:jc w:val="left"/>
          </w:pPr>
        </w:pPrChange>
      </w:pPr>
      <w:ins w:id="3961" w:author="John Tran" w:date="2015-12-28T21:29:00Z">
        <w:r>
          <w:rPr>
            <w:noProof/>
            <w:lang w:val="en-US" w:eastAsia="ja-JP"/>
          </w:rPr>
          <w:drawing>
            <wp:inline distT="0" distB="0" distL="0" distR="0" wp14:anchorId="726BF78E" wp14:editId="1E96CB8E">
              <wp:extent cx="5667375" cy="3171825"/>
              <wp:effectExtent l="0" t="0" r="9525" b="9525"/>
              <wp:docPr id="43016" name="Picture 4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6" name="SentimentTraining.png"/>
                      <pic:cNvPicPr/>
                    </pic:nvPicPr>
                    <pic:blipFill rotWithShape="1">
                      <a:blip r:embed="rId35">
                        <a:extLst>
                          <a:ext uri="{28A0092B-C50C-407E-A947-70E740481C1C}">
                            <a14:useLocalDpi xmlns:a14="http://schemas.microsoft.com/office/drawing/2010/main" val="0"/>
                          </a:ext>
                        </a:extLst>
                      </a:blip>
                      <a:srcRect b="15325"/>
                      <a:stretch/>
                    </pic:blipFill>
                    <pic:spPr bwMode="auto">
                      <a:xfrm>
                        <a:off x="0" y="0"/>
                        <a:ext cx="5667375" cy="3171825"/>
                      </a:xfrm>
                      <a:prstGeom prst="rect">
                        <a:avLst/>
                      </a:prstGeom>
                      <a:ln>
                        <a:noFill/>
                      </a:ln>
                      <a:extLst>
                        <a:ext uri="{53640926-AAD7-44D8-BBD7-CCE9431645EC}">
                          <a14:shadowObscured xmlns:a14="http://schemas.microsoft.com/office/drawing/2010/main"/>
                        </a:ext>
                      </a:extLst>
                    </pic:spPr>
                  </pic:pic>
                </a:graphicData>
              </a:graphic>
            </wp:inline>
          </w:drawing>
        </w:r>
      </w:ins>
    </w:p>
    <w:p w14:paraId="3E1FF40E" w14:textId="4AEE2289" w:rsidR="0073371A" w:rsidRDefault="00C851BE">
      <w:pPr>
        <w:jc w:val="center"/>
        <w:rPr>
          <w:ins w:id="3962" w:author="John Tran" w:date="2015-12-28T21:23:00Z"/>
        </w:rPr>
        <w:pPrChange w:id="3963" w:author="John Tran" w:date="2015-12-29T10:10:00Z">
          <w:pPr>
            <w:spacing w:after="200" w:line="276" w:lineRule="auto"/>
            <w:jc w:val="left"/>
          </w:pPr>
        </w:pPrChange>
      </w:pPr>
      <w:bookmarkStart w:id="3964" w:name="OLE_LINK29"/>
      <w:bookmarkStart w:id="3965" w:name="OLE_LINK30"/>
      <w:ins w:id="3966" w:author="John Tran" w:date="2015-12-29T10:10:00Z">
        <w:r>
          <w:rPr>
            <w:lang w:val="en-US"/>
          </w:rPr>
          <w:t>Hình 3.</w:t>
        </w:r>
      </w:ins>
      <w:ins w:id="3967" w:author="John Tran" w:date="2016-01-13T21:04:00Z">
        <w:r w:rsidR="00DF78CB">
          <w:rPr>
            <w:lang w:val="en-US"/>
          </w:rPr>
          <w:t>8</w:t>
        </w:r>
      </w:ins>
      <w:ins w:id="3968" w:author="John Tran" w:date="2015-12-29T10:10:00Z">
        <w:r w:rsidR="0073371A">
          <w:rPr>
            <w:lang w:val="en-US"/>
          </w:rPr>
          <w:t>: Sơ đồ S</w:t>
        </w:r>
      </w:ins>
      <w:ins w:id="3969" w:author="John Tran" w:date="2015-12-29T10:11:00Z">
        <w:r w:rsidR="0073371A">
          <w:rPr>
            <w:lang w:val="en-US"/>
          </w:rPr>
          <w:t>equence giai đoạn huấn luyện cho SVM</w:t>
        </w:r>
      </w:ins>
    </w:p>
    <w:bookmarkEnd w:id="3964"/>
    <w:bookmarkEnd w:id="3965"/>
    <w:p w14:paraId="681A6919" w14:textId="05E502FC" w:rsidR="001E5A27" w:rsidRPr="004C30D2" w:rsidRDefault="001E5A27">
      <w:pPr>
        <w:pStyle w:val="ListParagraph"/>
        <w:numPr>
          <w:ilvl w:val="0"/>
          <w:numId w:val="36"/>
        </w:numPr>
        <w:spacing w:after="240"/>
        <w:rPr>
          <w:ins w:id="3970" w:author="John Tran" w:date="2015-12-27T23:18:00Z"/>
          <w:rFonts w:eastAsia="Times New Roman"/>
          <w:b/>
          <w:lang w:val="vi-VN"/>
          <w:rPrChange w:id="3971" w:author="John Tran" w:date="2015-12-29T09:12:00Z">
            <w:rPr>
              <w:ins w:id="3972" w:author="John Tran" w:date="2015-12-27T23:18:00Z"/>
              <w:lang w:val="en-US"/>
            </w:rPr>
          </w:rPrChange>
        </w:rPr>
        <w:pPrChange w:id="3973" w:author="John Tran" w:date="2015-12-29T09:13:00Z">
          <w:pPr>
            <w:spacing w:after="200" w:line="276" w:lineRule="auto"/>
            <w:jc w:val="left"/>
          </w:pPr>
        </w:pPrChange>
      </w:pPr>
      <w:ins w:id="3974" w:author="John Tran" w:date="2015-12-28T21:22:00Z">
        <w:r w:rsidRPr="004C30D2">
          <w:rPr>
            <w:rFonts w:eastAsia="Times New Roman"/>
            <w:b/>
            <w:lang w:val="vi-VN"/>
            <w:rPrChange w:id="3975" w:author="John Tran" w:date="2015-12-29T09:12:00Z">
              <w:rPr>
                <w:b/>
                <w:bCs/>
              </w:rPr>
            </w:rPrChange>
          </w:rPr>
          <w:t xml:space="preserve">Giai </w:t>
        </w:r>
      </w:ins>
      <w:ins w:id="3976" w:author="John Tran" w:date="2015-12-29T09:12:00Z">
        <w:r w:rsidR="0022511E" w:rsidRPr="004C30D2">
          <w:rPr>
            <w:b/>
            <w:lang w:val="vi-VN"/>
            <w:rPrChange w:id="3977" w:author="John Tran" w:date="2015-12-29T09:12:00Z">
              <w:rPr/>
            </w:rPrChange>
          </w:rPr>
          <w:t>đoạn phân lớp cảm xúc sử dụng SVM</w:t>
        </w:r>
      </w:ins>
    </w:p>
    <w:p w14:paraId="03692EB2" w14:textId="5439C286" w:rsidR="00814D2E" w:rsidRDefault="002B220C">
      <w:pPr>
        <w:rPr>
          <w:ins w:id="3978" w:author="John Tran" w:date="2015-12-29T10:11:00Z"/>
        </w:rPr>
        <w:pPrChange w:id="3979" w:author="John Tran" w:date="2015-12-27T23:19:00Z">
          <w:pPr>
            <w:spacing w:after="200" w:line="276" w:lineRule="auto"/>
            <w:jc w:val="left"/>
          </w:pPr>
        </w:pPrChange>
      </w:pPr>
      <w:ins w:id="3980" w:author="John Tran" w:date="2015-12-28T20:54:00Z">
        <w:r>
          <w:rPr>
            <w:noProof/>
            <w:lang w:val="en-US" w:eastAsia="ja-JP"/>
          </w:rPr>
          <w:drawing>
            <wp:inline distT="0" distB="0" distL="0" distR="0" wp14:anchorId="46E87D6C" wp14:editId="0A89DE3C">
              <wp:extent cx="5579745" cy="2973705"/>
              <wp:effectExtent l="0" t="0" r="1905" b="0"/>
              <wp:docPr id="43012" name="Picture 4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2" name="sequenceClassify.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2973705"/>
                      </a:xfrm>
                      <a:prstGeom prst="rect">
                        <a:avLst/>
                      </a:prstGeom>
                    </pic:spPr>
                  </pic:pic>
                </a:graphicData>
              </a:graphic>
            </wp:inline>
          </w:drawing>
        </w:r>
      </w:ins>
    </w:p>
    <w:p w14:paraId="72027189" w14:textId="7F1E3F1E" w:rsidR="0073371A" w:rsidRPr="00814D2E" w:rsidRDefault="00C851BE">
      <w:pPr>
        <w:jc w:val="center"/>
        <w:rPr>
          <w:rPrChange w:id="3981" w:author="John Tran" w:date="2015-12-27T23:18:00Z">
            <w:rPr>
              <w:noProof/>
            </w:rPr>
          </w:rPrChange>
        </w:rPr>
        <w:pPrChange w:id="3982" w:author="John Tran" w:date="2015-12-29T10:11:00Z">
          <w:pPr>
            <w:spacing w:after="200" w:line="276" w:lineRule="auto"/>
            <w:jc w:val="left"/>
          </w:pPr>
        </w:pPrChange>
      </w:pPr>
      <w:ins w:id="3983" w:author="John Tran" w:date="2015-12-29T10:11:00Z">
        <w:r>
          <w:t>Hình 3.</w:t>
        </w:r>
      </w:ins>
      <w:ins w:id="3984" w:author="John Tran" w:date="2016-01-13T21:04:00Z">
        <w:r w:rsidR="00DF78CB" w:rsidRPr="00DF78CB">
          <w:rPr>
            <w:rPrChange w:id="3985" w:author="John Tran" w:date="2016-01-13T21:04:00Z">
              <w:rPr>
                <w:lang w:val="en-US"/>
              </w:rPr>
            </w:rPrChange>
          </w:rPr>
          <w:t>9</w:t>
        </w:r>
      </w:ins>
      <w:ins w:id="3986" w:author="John Tran" w:date="2015-12-29T10:11:00Z">
        <w:r w:rsidR="0073371A" w:rsidRPr="004C30D2">
          <w:rPr>
            <w:rPrChange w:id="3987" w:author="John Tran" w:date="2015-12-30T09:31:00Z">
              <w:rPr>
                <w:lang w:val="en-US"/>
              </w:rPr>
            </w:rPrChange>
          </w:rPr>
          <w:t>: Sơ đồ Sequence giai đoạn phân lớp cảm xúc</w:t>
        </w:r>
      </w:ins>
    </w:p>
    <w:p w14:paraId="7C16B66C" w14:textId="44CB6515" w:rsidR="006A18CC" w:rsidRPr="00832440" w:rsidDel="00177508" w:rsidRDefault="006A18CC">
      <w:pPr>
        <w:pStyle w:val="Ph3"/>
        <w:rPr>
          <w:del w:id="3988" w:author="John Tran" w:date="2015-12-27T23:16:00Z"/>
          <w:lang w:val="vi-VN"/>
          <w:rPrChange w:id="3989" w:author="John Tran" w:date="2016-02-15T21:21:00Z">
            <w:rPr>
              <w:del w:id="3990" w:author="John Tran" w:date="2015-12-27T23:16:00Z"/>
            </w:rPr>
          </w:rPrChange>
        </w:rPr>
        <w:pPrChange w:id="3991" w:author="John Tran" w:date="2015-12-29T09:57:00Z">
          <w:pPr>
            <w:pStyle w:val="Heading3"/>
          </w:pPr>
        </w:pPrChange>
      </w:pPr>
      <w:del w:id="3992" w:author="John Tran" w:date="2015-12-27T23:16:00Z">
        <w:r w:rsidRPr="00832440" w:rsidDel="00177508">
          <w:rPr>
            <w:b w:val="0"/>
            <w:lang w:val="vi-VN"/>
            <w:rPrChange w:id="3993" w:author="John Tran" w:date="2016-02-15T21:21:00Z">
              <w:rPr>
                <w:b w:val="0"/>
              </w:rPr>
            </w:rPrChange>
          </w:rPr>
          <w:delText>Sơ đ đ</w:delText>
        </w:r>
      </w:del>
      <w:del w:id="3994" w:author="John Tran" w:date="2015-12-25T03:57:00Z">
        <w:r w:rsidRPr="002934F4" w:rsidDel="00AF6B30">
          <w:rPr>
            <w:lang w:val="vi-VN"/>
            <w:rPrChange w:id="3995" w:author="John Tran" w:date="2015-12-25T04:11:00Z">
              <w:rPr>
                <w:noProof/>
                <w:lang w:val="en-US"/>
              </w:rPr>
            </w:rPrChange>
          </w:rPr>
          <w:delText xml:space="preserve">xơ đ </w:delText>
        </w:r>
      </w:del>
    </w:p>
    <w:p w14:paraId="1C21E4DB" w14:textId="0169AA76" w:rsidR="006A18CC" w:rsidRPr="004C30D2" w:rsidDel="00177508" w:rsidRDefault="006A18CC">
      <w:pPr>
        <w:pStyle w:val="Ph3"/>
        <w:rPr>
          <w:del w:id="3996" w:author="John Tran" w:date="2015-12-27T23:16:00Z"/>
          <w:lang w:val="vi-VN"/>
          <w:rPrChange w:id="3997" w:author="John Tran" w:date="2015-12-30T09:31:00Z">
            <w:rPr>
              <w:del w:id="3998" w:author="John Tran" w:date="2015-12-27T23:16:00Z"/>
            </w:rPr>
          </w:rPrChange>
        </w:rPr>
      </w:pPr>
      <w:del w:id="3999" w:author="John Tran" w:date="2015-12-27T23:16:00Z">
        <w:r w:rsidDel="00177508">
          <w:rPr>
            <w:b w:val="0"/>
            <w:bCs w:val="0"/>
            <w:lang w:eastAsia="ja-JP"/>
          </w:rPr>
          <w:drawing>
            <wp:inline distT="0" distB="0" distL="0" distR="0" wp14:anchorId="53838C34" wp14:editId="5EFEB56F">
              <wp:extent cx="5579745" cy="76200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_WF.jpg"/>
                      <pic:cNvPicPr/>
                    </pic:nvPicPr>
                    <pic:blipFill rotWithShape="1">
                      <a:blip r:embed="rId31">
                        <a:extLst>
                          <a:ext uri="{28A0092B-C50C-407E-A947-70E740481C1C}">
                            <a14:useLocalDpi xmlns:a14="http://schemas.microsoft.com/office/drawing/2010/main" val="0"/>
                          </a:ext>
                        </a:extLst>
                      </a:blip>
                      <a:srcRect t="1655" b="1449"/>
                      <a:stretch/>
                    </pic:blipFill>
                    <pic:spPr bwMode="auto">
                      <a:xfrm>
                        <a:off x="0" y="0"/>
                        <a:ext cx="5579745" cy="7620000"/>
                      </a:xfrm>
                      <a:prstGeom prst="rect">
                        <a:avLst/>
                      </a:prstGeom>
                      <a:ln>
                        <a:noFill/>
                      </a:ln>
                      <a:extLst>
                        <a:ext uri="{53640926-AAD7-44D8-BBD7-CCE9431645EC}">
                          <a14:shadowObscured xmlns:a14="http://schemas.microsoft.com/office/drawing/2010/main"/>
                        </a:ext>
                      </a:extLst>
                    </pic:spPr>
                  </pic:pic>
                </a:graphicData>
              </a:graphic>
            </wp:inline>
          </w:drawing>
        </w:r>
      </w:del>
    </w:p>
    <w:p w14:paraId="6C833A8A" w14:textId="0E60C83B" w:rsidR="006A18CC" w:rsidRPr="004C30D2" w:rsidDel="00177508" w:rsidRDefault="006A18CC">
      <w:pPr>
        <w:pStyle w:val="Ph3"/>
        <w:rPr>
          <w:del w:id="4000" w:author="John Tran" w:date="2015-12-27T23:16:00Z"/>
          <w:lang w:val="vi-VN"/>
          <w:rPrChange w:id="4001" w:author="John Tran" w:date="2015-12-30T09:31:00Z">
            <w:rPr>
              <w:del w:id="4002" w:author="John Tran" w:date="2015-12-27T23:16:00Z"/>
            </w:rPr>
          </w:rPrChange>
        </w:rPr>
      </w:pPr>
      <w:del w:id="4003" w:author="John Tran" w:date="2015-12-27T23:16:00Z">
        <w:r w:rsidRPr="004C30D2" w:rsidDel="00177508">
          <w:rPr>
            <w:b w:val="0"/>
            <w:bCs w:val="0"/>
            <w:lang w:val="vi-VN"/>
            <w:rPrChange w:id="4004" w:author="John Tran" w:date="2015-12-30T09:31:00Z">
              <w:rPr>
                <w:b w:val="0"/>
                <w:bCs w:val="0"/>
              </w:rPr>
            </w:rPrChange>
          </w:rPr>
          <w:delText xml:space="preserve">Hình TODO: Sơ </w:delText>
        </w:r>
      </w:del>
      <w:del w:id="4005" w:author="John Tran" w:date="2015-12-25T23:50:00Z">
        <w:r w:rsidRPr="004C30D2" w:rsidDel="00042D2D">
          <w:rPr>
            <w:b w:val="0"/>
            <w:bCs w:val="0"/>
            <w:lang w:val="vi-VN"/>
            <w:rPrChange w:id="4006" w:author="John Tran" w:date="2015-12-30T09:31:00Z">
              <w:rPr>
                <w:b w:val="0"/>
                <w:bCs w:val="0"/>
              </w:rPr>
            </w:rPrChange>
          </w:rPr>
          <w:delText xml:space="preserve">đồ </w:delText>
        </w:r>
      </w:del>
      <w:del w:id="4007" w:author="John Tran" w:date="2015-12-25T20:15:00Z">
        <w:r w:rsidRPr="004C30D2" w:rsidDel="001269F2">
          <w:rPr>
            <w:b w:val="0"/>
            <w:bCs w:val="0"/>
            <w:lang w:val="vi-VN"/>
            <w:rPrChange w:id="4008" w:author="John Tran" w:date="2015-12-30T09:31:00Z">
              <w:rPr>
                <w:b w:val="0"/>
                <w:bCs w:val="0"/>
              </w:rPr>
            </w:rPrChange>
          </w:rPr>
          <w:delText>làm việc của hệ thống</w:delText>
        </w:r>
      </w:del>
    </w:p>
    <w:p w14:paraId="50EC1D86" w14:textId="38FBAB62" w:rsidR="006A18CC" w:rsidRPr="004C30D2" w:rsidDel="00177508" w:rsidRDefault="006A18CC">
      <w:pPr>
        <w:pStyle w:val="Ph3"/>
        <w:rPr>
          <w:del w:id="4009" w:author="John Tran" w:date="2015-12-27T23:16:00Z"/>
          <w:lang w:val="vi-VN"/>
          <w:rPrChange w:id="4010" w:author="John Tran" w:date="2015-12-30T09:31:00Z">
            <w:rPr>
              <w:del w:id="4011" w:author="John Tran" w:date="2015-12-27T23:16:00Z"/>
            </w:rPr>
          </w:rPrChange>
        </w:rPr>
      </w:pPr>
      <w:del w:id="4012" w:author="John Tran" w:date="2015-12-27T23:16:00Z">
        <w:r w:rsidRPr="004C30D2" w:rsidDel="00177508">
          <w:rPr>
            <w:b w:val="0"/>
            <w:bCs w:val="0"/>
            <w:lang w:val="vi-VN"/>
            <w:rPrChange w:id="4013" w:author="John Tran" w:date="2015-12-30T09:31:00Z">
              <w:rPr>
                <w:b w:val="0"/>
                <w:bCs w:val="0"/>
              </w:rPr>
            </w:rPrChange>
          </w:rPr>
          <w:delText>Mô tả:</w:delText>
        </w:r>
      </w:del>
    </w:p>
    <w:p w14:paraId="209A70D1" w14:textId="05AFB9A9" w:rsidR="006A18CC" w:rsidRPr="004C30D2" w:rsidRDefault="006A18CC">
      <w:pPr>
        <w:pStyle w:val="Ph3"/>
        <w:rPr>
          <w:lang w:val="vi-VN"/>
          <w:rPrChange w:id="4014" w:author="John Tran" w:date="2015-12-30T09:31:00Z">
            <w:rPr/>
          </w:rPrChange>
        </w:rPr>
        <w:pPrChange w:id="4015" w:author="John Tran" w:date="2015-12-29T09:57:00Z">
          <w:pPr>
            <w:pStyle w:val="Ph3"/>
            <w:numPr>
              <w:numId w:val="3"/>
            </w:numPr>
            <w:ind w:left="720" w:hanging="360"/>
          </w:pPr>
        </w:pPrChange>
      </w:pPr>
    </w:p>
    <w:p w14:paraId="4BD44A2C" w14:textId="32BB8D8B" w:rsidR="009F59DC" w:rsidRDefault="00630A0B" w:rsidP="00543E42">
      <w:pPr>
        <w:pStyle w:val="Heading2"/>
        <w:rPr>
          <w:shd w:val="clear" w:color="auto" w:fill="FFFFFF"/>
          <w:lang w:val="en-US"/>
        </w:rPr>
      </w:pPr>
      <w:bookmarkStart w:id="4016" w:name="_Toc440482291"/>
      <w:r w:rsidRPr="00CB7B88">
        <w:t>Thiết</w:t>
      </w:r>
      <w:r w:rsidRPr="00CB7B88">
        <w:rPr>
          <w:shd w:val="clear" w:color="auto" w:fill="FFFFFF"/>
        </w:rPr>
        <w:t xml:space="preserve"> kế</w:t>
      </w:r>
      <w:bookmarkEnd w:id="3662"/>
      <w:r w:rsidR="00543E42">
        <w:rPr>
          <w:shd w:val="clear" w:color="auto" w:fill="FFFFFF"/>
          <w:lang w:val="en-US"/>
        </w:rPr>
        <w:t xml:space="preserve"> màn hình</w:t>
      </w:r>
      <w:bookmarkEnd w:id="4016"/>
    </w:p>
    <w:p w14:paraId="7DA92163" w14:textId="6FEC39E6" w:rsidR="00760E64" w:rsidRDefault="00760E64">
      <w:pPr>
        <w:pStyle w:val="Heading3"/>
        <w:pPrChange w:id="4017" w:author="John Tran" w:date="2015-12-30T09:48:00Z">
          <w:pPr>
            <w:pStyle w:val="LVBang"/>
          </w:pPr>
        </w:pPrChange>
      </w:pPr>
      <w:bookmarkStart w:id="4018" w:name="_Toc440482292"/>
      <w:r>
        <w:t xml:space="preserve">Màn hình </w:t>
      </w:r>
      <w:ins w:id="4019" w:author="John Tran" w:date="2015-12-25T04:11:00Z">
        <w:r w:rsidR="002934F4">
          <w:t>chính</w:t>
        </w:r>
      </w:ins>
      <w:bookmarkEnd w:id="4018"/>
      <w:del w:id="4020" w:author="John Tran" w:date="2015-12-25T04:11:00Z">
        <w:r w:rsidDel="002934F4">
          <w:delText>đăng nhập</w:delText>
        </w:r>
      </w:del>
    </w:p>
    <w:p w14:paraId="5A9BD431" w14:textId="77777777" w:rsidR="002934F4" w:rsidRDefault="002934F4">
      <w:pPr>
        <w:jc w:val="center"/>
        <w:rPr>
          <w:ins w:id="4021" w:author="John Tran" w:date="2015-12-29T10:24:00Z"/>
        </w:rPr>
        <w:pPrChange w:id="4022" w:author="John Tran" w:date="2015-12-25T04:11:00Z">
          <w:pPr>
            <w:pStyle w:val="Ph3"/>
          </w:pPr>
        </w:pPrChange>
      </w:pPr>
      <w:ins w:id="4023" w:author="John Tran" w:date="2015-12-25T04:12:00Z">
        <w:r>
          <w:rPr>
            <w:noProof/>
            <w:lang w:val="en-US" w:eastAsia="ja-JP"/>
            <w:rPrChange w:id="4024" w:author="Server Document" w:date="2015-12-25T20:08:00Z">
              <w:rPr>
                <w:b w:val="0"/>
                <w:bCs w:val="0"/>
                <w:lang w:eastAsia="ja-JP"/>
              </w:rPr>
            </w:rPrChange>
          </w:rPr>
          <w:drawing>
            <wp:inline distT="0" distB="0" distL="0" distR="0" wp14:anchorId="615F4724" wp14:editId="7E31999D">
              <wp:extent cx="5293995" cy="24955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age.png"/>
                      <pic:cNvPicPr/>
                    </pic:nvPicPr>
                    <pic:blipFill rotWithShape="1">
                      <a:blip r:embed="rId37" cstate="print">
                        <a:extLst>
                          <a:ext uri="{28A0092B-C50C-407E-A947-70E740481C1C}">
                            <a14:useLocalDpi xmlns:a14="http://schemas.microsoft.com/office/drawing/2010/main" val="0"/>
                          </a:ext>
                        </a:extLst>
                      </a:blip>
                      <a:srcRect l="5122" t="14575" b="5870"/>
                      <a:stretch/>
                    </pic:blipFill>
                    <pic:spPr bwMode="auto">
                      <a:xfrm>
                        <a:off x="0" y="0"/>
                        <a:ext cx="5293995" cy="2495550"/>
                      </a:xfrm>
                      <a:prstGeom prst="rect">
                        <a:avLst/>
                      </a:prstGeom>
                      <a:ln>
                        <a:noFill/>
                      </a:ln>
                      <a:extLst>
                        <a:ext uri="{53640926-AAD7-44D8-BBD7-CCE9431645EC}">
                          <a14:shadowObscured xmlns:a14="http://schemas.microsoft.com/office/drawing/2010/main"/>
                        </a:ext>
                      </a:extLst>
                    </pic:spPr>
                  </pic:pic>
                </a:graphicData>
              </a:graphic>
            </wp:inline>
          </w:drawing>
        </w:r>
      </w:ins>
    </w:p>
    <w:p w14:paraId="504B7BCD" w14:textId="41E3C7B4" w:rsidR="00AF11C0" w:rsidRDefault="00C851BE">
      <w:pPr>
        <w:jc w:val="center"/>
        <w:rPr>
          <w:ins w:id="4025" w:author="John Tran" w:date="2015-12-25T04:13:00Z"/>
        </w:rPr>
        <w:pPrChange w:id="4026" w:author="John Tran" w:date="2015-12-25T04:11:00Z">
          <w:pPr>
            <w:pStyle w:val="Ph3"/>
          </w:pPr>
        </w:pPrChange>
      </w:pPr>
      <w:bookmarkStart w:id="4027" w:name="OLE_LINK31"/>
      <w:bookmarkStart w:id="4028" w:name="OLE_LINK32"/>
      <w:bookmarkStart w:id="4029" w:name="OLE_LINK33"/>
      <w:ins w:id="4030" w:author="John Tran" w:date="2015-12-29T10:24:00Z">
        <w:r>
          <w:t>Hình 3.</w:t>
        </w:r>
      </w:ins>
      <w:ins w:id="4031" w:author="John Tran" w:date="2016-01-13T21:04:00Z">
        <w:r w:rsidR="00DF78CB" w:rsidRPr="008A5D90">
          <w:rPr>
            <w:rPrChange w:id="4032" w:author="John Tran" w:date="2016-01-17T16:59:00Z">
              <w:rPr>
                <w:b w:val="0"/>
                <w:bCs w:val="0"/>
              </w:rPr>
            </w:rPrChange>
          </w:rPr>
          <w:t>10</w:t>
        </w:r>
      </w:ins>
      <w:ins w:id="4033" w:author="John Tran" w:date="2015-12-29T10:24:00Z">
        <w:r w:rsidR="00AF11C0" w:rsidRPr="004C30D2">
          <w:t>: Màn hình chính</w:t>
        </w:r>
      </w:ins>
    </w:p>
    <w:bookmarkEnd w:id="4027"/>
    <w:bookmarkEnd w:id="4028"/>
    <w:bookmarkEnd w:id="4029"/>
    <w:p w14:paraId="71E2DD06" w14:textId="77777777" w:rsidR="002934F4" w:rsidRDefault="002934F4">
      <w:pPr>
        <w:ind w:left="630"/>
        <w:rPr>
          <w:ins w:id="4034" w:author="John Tran" w:date="2015-12-25T04:14:00Z"/>
        </w:rPr>
        <w:pPrChange w:id="4035" w:author="John Tran" w:date="2015-12-25T04:13:00Z">
          <w:pPr>
            <w:pStyle w:val="Ph3"/>
          </w:pPr>
        </w:pPrChange>
      </w:pPr>
      <w:ins w:id="4036" w:author="John Tran" w:date="2015-12-25T04:13:00Z">
        <w:r w:rsidRPr="004C30D2">
          <w:rPr>
            <w:b/>
            <w:i/>
            <w:rPrChange w:id="4037" w:author="John Tran" w:date="2015-12-25T04:13:00Z">
              <w:rPr>
                <w:b w:val="0"/>
                <w:bCs w:val="0"/>
              </w:rPr>
            </w:rPrChange>
          </w:rPr>
          <w:t>Mô tả màn hình</w:t>
        </w:r>
      </w:ins>
    </w:p>
    <w:tbl>
      <w:tblPr>
        <w:tblStyle w:val="TableGrid"/>
        <w:tblW w:w="0" w:type="auto"/>
        <w:tblLook w:val="04A0" w:firstRow="1" w:lastRow="0" w:firstColumn="1" w:lastColumn="0" w:noHBand="0" w:noVBand="1"/>
        <w:tblPrChange w:id="4038" w:author="John Tran" w:date="2015-12-25T04:35:00Z">
          <w:tblPr>
            <w:tblStyle w:val="TableGrid"/>
            <w:tblW w:w="0" w:type="auto"/>
            <w:tblLook w:val="04A0" w:firstRow="1" w:lastRow="0" w:firstColumn="1" w:lastColumn="0" w:noHBand="0" w:noVBand="1"/>
          </w:tblPr>
        </w:tblPrChange>
      </w:tblPr>
      <w:tblGrid>
        <w:gridCol w:w="711"/>
        <w:gridCol w:w="2114"/>
        <w:gridCol w:w="1220"/>
        <w:gridCol w:w="4590"/>
        <w:tblGridChange w:id="4039">
          <w:tblGrid>
            <w:gridCol w:w="715"/>
            <w:gridCol w:w="2926"/>
            <w:gridCol w:w="4994"/>
            <w:gridCol w:w="4994"/>
          </w:tblGrid>
        </w:tblGridChange>
      </w:tblGrid>
      <w:tr w:rsidR="002934F4" w14:paraId="2E765937" w14:textId="77777777" w:rsidTr="00715269">
        <w:trPr>
          <w:ins w:id="4040" w:author="John Tran" w:date="2015-12-25T04:14:00Z"/>
        </w:trPr>
        <w:tc>
          <w:tcPr>
            <w:tcW w:w="711" w:type="dxa"/>
            <w:shd w:val="clear" w:color="auto" w:fill="C6D9F1" w:themeFill="text2" w:themeFillTint="33"/>
            <w:tcPrChange w:id="4041" w:author="John Tran" w:date="2015-12-25T04:35:00Z">
              <w:tcPr>
                <w:tcW w:w="715" w:type="dxa"/>
              </w:tcPr>
            </w:tcPrChange>
          </w:tcPr>
          <w:p w14:paraId="6FD0E3C4" w14:textId="1524E37A" w:rsidR="002934F4" w:rsidRPr="002934F4" w:rsidRDefault="002934F4">
            <w:pPr>
              <w:jc w:val="center"/>
              <w:rPr>
                <w:ins w:id="4042" w:author="John Tran" w:date="2015-12-25T04:14:00Z"/>
                <w:b/>
                <w:lang w:val="en-US"/>
                <w:rPrChange w:id="4043" w:author="John Tran" w:date="2015-12-25T04:14:00Z">
                  <w:rPr>
                    <w:ins w:id="4044" w:author="John Tran" w:date="2015-12-25T04:14:00Z"/>
                    <w:b/>
                    <w:i/>
                  </w:rPr>
                </w:rPrChange>
              </w:rPr>
              <w:pPrChange w:id="4045" w:author="John Tran" w:date="2015-12-25T04:14:00Z">
                <w:pPr/>
              </w:pPrChange>
            </w:pPr>
            <w:ins w:id="4046" w:author="John Tran" w:date="2015-12-25T04:14:00Z">
              <w:r w:rsidRPr="002934F4">
                <w:rPr>
                  <w:b/>
                  <w:lang w:val="en-US"/>
                  <w:rPrChange w:id="4047" w:author="John Tran" w:date="2015-12-25T04:14:00Z">
                    <w:rPr>
                      <w:b/>
                      <w:i/>
                      <w:lang w:val="en-US"/>
                    </w:rPr>
                  </w:rPrChange>
                </w:rPr>
                <w:t>STT</w:t>
              </w:r>
            </w:ins>
          </w:p>
        </w:tc>
        <w:tc>
          <w:tcPr>
            <w:tcW w:w="2114" w:type="dxa"/>
            <w:shd w:val="clear" w:color="auto" w:fill="C6D9F1" w:themeFill="text2" w:themeFillTint="33"/>
            <w:tcPrChange w:id="4048" w:author="John Tran" w:date="2015-12-25T04:35:00Z">
              <w:tcPr>
                <w:tcW w:w="2926" w:type="dxa"/>
              </w:tcPr>
            </w:tcPrChange>
          </w:tcPr>
          <w:p w14:paraId="3BBED31C" w14:textId="162E84CE" w:rsidR="002934F4" w:rsidRPr="002934F4" w:rsidRDefault="002934F4">
            <w:pPr>
              <w:jc w:val="center"/>
              <w:rPr>
                <w:ins w:id="4049" w:author="John Tran" w:date="2015-12-25T04:14:00Z"/>
                <w:b/>
                <w:lang w:val="en-US"/>
                <w:rPrChange w:id="4050" w:author="John Tran" w:date="2015-12-25T04:14:00Z">
                  <w:rPr>
                    <w:ins w:id="4051" w:author="John Tran" w:date="2015-12-25T04:14:00Z"/>
                    <w:b/>
                    <w:i/>
                  </w:rPr>
                </w:rPrChange>
              </w:rPr>
              <w:pPrChange w:id="4052" w:author="John Tran" w:date="2015-12-25T04:14:00Z">
                <w:pPr/>
              </w:pPrChange>
            </w:pPr>
            <w:ins w:id="4053" w:author="John Tran" w:date="2015-12-25T04:14:00Z">
              <w:r>
                <w:rPr>
                  <w:b/>
                  <w:lang w:val="en-US"/>
                </w:rPr>
                <w:t xml:space="preserve">Thành </w:t>
              </w:r>
            </w:ins>
            <w:ins w:id="4054" w:author="John Tran" w:date="2015-12-25T04:18:00Z">
              <w:r>
                <w:rPr>
                  <w:b/>
                  <w:lang w:val="en-US"/>
                </w:rPr>
                <w:t>p</w:t>
              </w:r>
            </w:ins>
            <w:ins w:id="4055" w:author="John Tran" w:date="2015-12-25T04:14:00Z">
              <w:r w:rsidRPr="002934F4">
                <w:rPr>
                  <w:b/>
                  <w:lang w:val="en-US"/>
                  <w:rPrChange w:id="4056" w:author="John Tran" w:date="2015-12-25T04:14:00Z">
                    <w:rPr>
                      <w:b/>
                      <w:i/>
                      <w:lang w:val="en-US"/>
                    </w:rPr>
                  </w:rPrChange>
                </w:rPr>
                <w:t>hần</w:t>
              </w:r>
            </w:ins>
          </w:p>
        </w:tc>
        <w:tc>
          <w:tcPr>
            <w:tcW w:w="1220" w:type="dxa"/>
            <w:shd w:val="clear" w:color="auto" w:fill="C6D9F1" w:themeFill="text2" w:themeFillTint="33"/>
            <w:tcPrChange w:id="4057" w:author="John Tran" w:date="2015-12-25T04:35:00Z">
              <w:tcPr>
                <w:tcW w:w="4994" w:type="dxa"/>
              </w:tcPr>
            </w:tcPrChange>
          </w:tcPr>
          <w:p w14:paraId="0EE069E8" w14:textId="2AED2EB0" w:rsidR="002934F4" w:rsidRPr="002934F4" w:rsidRDefault="002934F4" w:rsidP="002934F4">
            <w:pPr>
              <w:jc w:val="center"/>
              <w:rPr>
                <w:ins w:id="4058" w:author="John Tran" w:date="2015-12-25T04:18:00Z"/>
                <w:b/>
                <w:lang w:val="en-US"/>
              </w:rPr>
            </w:pPr>
            <w:ins w:id="4059" w:author="John Tran" w:date="2015-12-25T04:18:00Z">
              <w:r>
                <w:rPr>
                  <w:b/>
                  <w:lang w:val="en-US"/>
                </w:rPr>
                <w:t>Thể loại</w:t>
              </w:r>
            </w:ins>
          </w:p>
        </w:tc>
        <w:tc>
          <w:tcPr>
            <w:tcW w:w="4590" w:type="dxa"/>
            <w:shd w:val="clear" w:color="auto" w:fill="C6D9F1" w:themeFill="text2" w:themeFillTint="33"/>
            <w:tcPrChange w:id="4060" w:author="John Tran" w:date="2015-12-25T04:35:00Z">
              <w:tcPr>
                <w:tcW w:w="4994" w:type="dxa"/>
              </w:tcPr>
            </w:tcPrChange>
          </w:tcPr>
          <w:p w14:paraId="22B5AB38" w14:textId="2EB27287" w:rsidR="002934F4" w:rsidRPr="002934F4" w:rsidRDefault="002934F4">
            <w:pPr>
              <w:jc w:val="center"/>
              <w:rPr>
                <w:ins w:id="4061" w:author="John Tran" w:date="2015-12-25T04:14:00Z"/>
                <w:b/>
                <w:lang w:val="en-US"/>
                <w:rPrChange w:id="4062" w:author="John Tran" w:date="2015-12-25T04:14:00Z">
                  <w:rPr>
                    <w:ins w:id="4063" w:author="John Tran" w:date="2015-12-25T04:14:00Z"/>
                    <w:b/>
                    <w:i/>
                  </w:rPr>
                </w:rPrChange>
              </w:rPr>
              <w:pPrChange w:id="4064" w:author="John Tran" w:date="2015-12-25T04:14:00Z">
                <w:pPr/>
              </w:pPrChange>
            </w:pPr>
            <w:ins w:id="4065" w:author="John Tran" w:date="2015-12-25T04:14:00Z">
              <w:r w:rsidRPr="002934F4">
                <w:rPr>
                  <w:b/>
                  <w:lang w:val="en-US"/>
                  <w:rPrChange w:id="4066" w:author="John Tran" w:date="2015-12-25T04:14:00Z">
                    <w:rPr>
                      <w:b/>
                      <w:i/>
                      <w:lang w:val="en-US"/>
                    </w:rPr>
                  </w:rPrChange>
                </w:rPr>
                <w:t>Chức năng</w:t>
              </w:r>
            </w:ins>
          </w:p>
        </w:tc>
      </w:tr>
      <w:tr w:rsidR="002934F4" w14:paraId="7487B482" w14:textId="77777777" w:rsidTr="00715269">
        <w:trPr>
          <w:ins w:id="4067" w:author="John Tran" w:date="2015-12-25T04:14:00Z"/>
        </w:trPr>
        <w:tc>
          <w:tcPr>
            <w:tcW w:w="711" w:type="dxa"/>
            <w:tcPrChange w:id="4068" w:author="John Tran" w:date="2015-12-25T04:31:00Z">
              <w:tcPr>
                <w:tcW w:w="715" w:type="dxa"/>
              </w:tcPr>
            </w:tcPrChange>
          </w:tcPr>
          <w:p w14:paraId="0D494C9B" w14:textId="00F799CA" w:rsidR="002934F4" w:rsidRPr="002934F4" w:rsidRDefault="002934F4" w:rsidP="002934F4">
            <w:pPr>
              <w:rPr>
                <w:ins w:id="4069" w:author="John Tran" w:date="2015-12-25T04:14:00Z"/>
                <w:lang w:val="en-US"/>
                <w:rPrChange w:id="4070" w:author="John Tran" w:date="2015-12-25T04:15:00Z">
                  <w:rPr>
                    <w:ins w:id="4071" w:author="John Tran" w:date="2015-12-25T04:14:00Z"/>
                    <w:b/>
                    <w:i/>
                  </w:rPr>
                </w:rPrChange>
              </w:rPr>
            </w:pPr>
            <w:ins w:id="4072" w:author="John Tran" w:date="2015-12-25T04:15:00Z">
              <w:r w:rsidRPr="002934F4">
                <w:rPr>
                  <w:lang w:val="en-US"/>
                </w:rPr>
                <w:t>1</w:t>
              </w:r>
            </w:ins>
          </w:p>
        </w:tc>
        <w:tc>
          <w:tcPr>
            <w:tcW w:w="2114" w:type="dxa"/>
            <w:tcPrChange w:id="4073" w:author="John Tran" w:date="2015-12-25T04:31:00Z">
              <w:tcPr>
                <w:tcW w:w="2926" w:type="dxa"/>
              </w:tcPr>
            </w:tcPrChange>
          </w:tcPr>
          <w:p w14:paraId="500C7D92" w14:textId="6AD84047" w:rsidR="002934F4" w:rsidRPr="002934F4" w:rsidRDefault="002934F4" w:rsidP="002934F4">
            <w:pPr>
              <w:rPr>
                <w:ins w:id="4074" w:author="John Tran" w:date="2015-12-25T04:14:00Z"/>
                <w:lang w:val="en-US"/>
                <w:rPrChange w:id="4075" w:author="John Tran" w:date="2015-12-25T04:16:00Z">
                  <w:rPr>
                    <w:ins w:id="4076" w:author="John Tran" w:date="2015-12-25T04:14:00Z"/>
                    <w:b/>
                    <w:i/>
                  </w:rPr>
                </w:rPrChange>
              </w:rPr>
            </w:pPr>
            <w:ins w:id="4077" w:author="John Tran" w:date="2015-12-25T04:16:00Z">
              <w:r>
                <w:rPr>
                  <w:lang w:val="en-US"/>
                </w:rPr>
                <w:t>Data crawling</w:t>
              </w:r>
            </w:ins>
          </w:p>
        </w:tc>
        <w:tc>
          <w:tcPr>
            <w:tcW w:w="1220" w:type="dxa"/>
            <w:tcPrChange w:id="4078" w:author="John Tran" w:date="2015-12-25T04:31:00Z">
              <w:tcPr>
                <w:tcW w:w="4994" w:type="dxa"/>
              </w:tcPr>
            </w:tcPrChange>
          </w:tcPr>
          <w:p w14:paraId="395F34EF" w14:textId="1CF9154A" w:rsidR="002934F4" w:rsidRPr="00EA2D8D" w:rsidRDefault="00EA2D8D" w:rsidP="002934F4">
            <w:pPr>
              <w:rPr>
                <w:ins w:id="4079" w:author="John Tran" w:date="2015-12-25T04:18:00Z"/>
                <w:lang w:val="en-US"/>
                <w:rPrChange w:id="4080" w:author="John Tran" w:date="2015-12-25T04:26:00Z">
                  <w:rPr>
                    <w:ins w:id="4081" w:author="John Tran" w:date="2015-12-25T04:18:00Z"/>
                  </w:rPr>
                </w:rPrChange>
              </w:rPr>
            </w:pPr>
            <w:ins w:id="4082" w:author="John Tran" w:date="2015-12-25T04:26:00Z">
              <w:r>
                <w:rPr>
                  <w:lang w:val="en-US"/>
                </w:rPr>
                <w:t>Button</w:t>
              </w:r>
            </w:ins>
          </w:p>
        </w:tc>
        <w:tc>
          <w:tcPr>
            <w:tcW w:w="4590" w:type="dxa"/>
            <w:tcPrChange w:id="4083" w:author="John Tran" w:date="2015-12-25T04:31:00Z">
              <w:tcPr>
                <w:tcW w:w="4994" w:type="dxa"/>
              </w:tcPr>
            </w:tcPrChange>
          </w:tcPr>
          <w:p w14:paraId="0A3A2AC6" w14:textId="4AC4AEF9" w:rsidR="002934F4" w:rsidRPr="00EA2D8D" w:rsidRDefault="00EA2D8D" w:rsidP="002934F4">
            <w:pPr>
              <w:rPr>
                <w:ins w:id="4084" w:author="John Tran" w:date="2015-12-25T04:14:00Z"/>
                <w:lang w:val="en-US"/>
                <w:rPrChange w:id="4085" w:author="John Tran" w:date="2015-12-25T04:26:00Z">
                  <w:rPr>
                    <w:ins w:id="4086" w:author="John Tran" w:date="2015-12-25T04:14:00Z"/>
                    <w:b/>
                    <w:i/>
                  </w:rPr>
                </w:rPrChange>
              </w:rPr>
            </w:pPr>
            <w:ins w:id="4087" w:author="John Tran" w:date="2015-12-25T04:26:00Z">
              <w:r>
                <w:rPr>
                  <w:lang w:val="en-US"/>
                </w:rPr>
                <w:t xml:space="preserve">Chọn để chuyển đến trang </w:t>
              </w:r>
            </w:ins>
            <w:ins w:id="4088" w:author="John Tran" w:date="2015-12-25T04:27:00Z">
              <w:r>
                <w:rPr>
                  <w:lang w:val="en-US"/>
                </w:rPr>
                <w:t>lấy dữ liệu từ Facebook</w:t>
              </w:r>
            </w:ins>
          </w:p>
        </w:tc>
      </w:tr>
      <w:tr w:rsidR="002934F4" w14:paraId="1D938F88" w14:textId="77777777" w:rsidTr="00715269">
        <w:trPr>
          <w:ins w:id="4089" w:author="John Tran" w:date="2015-12-25T04:15:00Z"/>
        </w:trPr>
        <w:tc>
          <w:tcPr>
            <w:tcW w:w="711" w:type="dxa"/>
            <w:tcPrChange w:id="4090" w:author="John Tran" w:date="2015-12-25T04:31:00Z">
              <w:tcPr>
                <w:tcW w:w="715" w:type="dxa"/>
              </w:tcPr>
            </w:tcPrChange>
          </w:tcPr>
          <w:p w14:paraId="049D0F20" w14:textId="40F61572" w:rsidR="002934F4" w:rsidRPr="002934F4" w:rsidRDefault="002934F4" w:rsidP="002934F4">
            <w:pPr>
              <w:rPr>
                <w:ins w:id="4091" w:author="John Tran" w:date="2015-12-25T04:15:00Z"/>
                <w:lang w:val="en-US"/>
              </w:rPr>
            </w:pPr>
            <w:ins w:id="4092" w:author="John Tran" w:date="2015-12-25T04:15:00Z">
              <w:r>
                <w:rPr>
                  <w:lang w:val="en-US"/>
                </w:rPr>
                <w:t>2</w:t>
              </w:r>
            </w:ins>
          </w:p>
        </w:tc>
        <w:tc>
          <w:tcPr>
            <w:tcW w:w="2114" w:type="dxa"/>
            <w:tcPrChange w:id="4093" w:author="John Tran" w:date="2015-12-25T04:31:00Z">
              <w:tcPr>
                <w:tcW w:w="2926" w:type="dxa"/>
              </w:tcPr>
            </w:tcPrChange>
          </w:tcPr>
          <w:p w14:paraId="1859E01F" w14:textId="767956B4" w:rsidR="002934F4" w:rsidRPr="00EA2D8D" w:rsidRDefault="00EA2D8D" w:rsidP="002934F4">
            <w:pPr>
              <w:rPr>
                <w:ins w:id="4094" w:author="John Tran" w:date="2015-12-25T04:15:00Z"/>
                <w:lang w:val="en-US"/>
                <w:rPrChange w:id="4095" w:author="John Tran" w:date="2015-12-25T04:27:00Z">
                  <w:rPr>
                    <w:ins w:id="4096" w:author="John Tran" w:date="2015-12-25T04:15:00Z"/>
                    <w:b/>
                    <w:i/>
                  </w:rPr>
                </w:rPrChange>
              </w:rPr>
            </w:pPr>
            <w:ins w:id="4097" w:author="John Tran" w:date="2015-12-25T04:27:00Z">
              <w:r>
                <w:rPr>
                  <w:lang w:val="en-US"/>
                </w:rPr>
                <w:t>Data analyzing</w:t>
              </w:r>
            </w:ins>
          </w:p>
        </w:tc>
        <w:tc>
          <w:tcPr>
            <w:tcW w:w="1220" w:type="dxa"/>
            <w:tcPrChange w:id="4098" w:author="John Tran" w:date="2015-12-25T04:31:00Z">
              <w:tcPr>
                <w:tcW w:w="4994" w:type="dxa"/>
              </w:tcPr>
            </w:tcPrChange>
          </w:tcPr>
          <w:p w14:paraId="55FD43E3" w14:textId="6192974B" w:rsidR="002934F4" w:rsidRPr="00EA2D8D" w:rsidRDefault="00EA2D8D" w:rsidP="002934F4">
            <w:pPr>
              <w:rPr>
                <w:ins w:id="4099" w:author="John Tran" w:date="2015-12-25T04:18:00Z"/>
                <w:lang w:val="en-US"/>
                <w:rPrChange w:id="4100" w:author="John Tran" w:date="2015-12-25T04:29:00Z">
                  <w:rPr>
                    <w:ins w:id="4101" w:author="John Tran" w:date="2015-12-25T04:18:00Z"/>
                  </w:rPr>
                </w:rPrChange>
              </w:rPr>
            </w:pPr>
            <w:ins w:id="4102" w:author="John Tran" w:date="2015-12-25T04:29:00Z">
              <w:r>
                <w:rPr>
                  <w:lang w:val="en-US"/>
                </w:rPr>
                <w:t>Button</w:t>
              </w:r>
            </w:ins>
          </w:p>
        </w:tc>
        <w:tc>
          <w:tcPr>
            <w:tcW w:w="4590" w:type="dxa"/>
            <w:tcPrChange w:id="4103" w:author="John Tran" w:date="2015-12-25T04:31:00Z">
              <w:tcPr>
                <w:tcW w:w="4994" w:type="dxa"/>
              </w:tcPr>
            </w:tcPrChange>
          </w:tcPr>
          <w:p w14:paraId="4AF7C028" w14:textId="656B301B" w:rsidR="002934F4" w:rsidRPr="00EA2D8D" w:rsidRDefault="00EA2D8D" w:rsidP="002934F4">
            <w:pPr>
              <w:rPr>
                <w:ins w:id="4104" w:author="John Tran" w:date="2015-12-25T04:15:00Z"/>
                <w:lang w:val="en-US"/>
                <w:rPrChange w:id="4105" w:author="John Tran" w:date="2015-12-25T04:29:00Z">
                  <w:rPr>
                    <w:ins w:id="4106" w:author="John Tran" w:date="2015-12-25T04:15:00Z"/>
                    <w:b/>
                    <w:i/>
                  </w:rPr>
                </w:rPrChange>
              </w:rPr>
            </w:pPr>
            <w:ins w:id="4107" w:author="John Tran" w:date="2015-12-25T04:29:00Z">
              <w:r>
                <w:rPr>
                  <w:lang w:val="en-US"/>
                </w:rPr>
                <w:t xml:space="preserve">Chọn để </w:t>
              </w:r>
            </w:ins>
            <w:ins w:id="4108" w:author="John Tran" w:date="2015-12-25T04:30:00Z">
              <w:r>
                <w:rPr>
                  <w:lang w:val="en-US"/>
                </w:rPr>
                <w:t>sử dụng chức năng phân tích dữ liệu như: Tìm các chủ đề ẩn, đánh giá cảm xúc và xem thống kê</w:t>
              </w:r>
            </w:ins>
          </w:p>
        </w:tc>
      </w:tr>
      <w:tr w:rsidR="002934F4" w14:paraId="4FA5B3E6" w14:textId="77777777" w:rsidTr="00715269">
        <w:trPr>
          <w:ins w:id="4109" w:author="John Tran" w:date="2015-12-25T04:15:00Z"/>
        </w:trPr>
        <w:tc>
          <w:tcPr>
            <w:tcW w:w="711" w:type="dxa"/>
            <w:tcPrChange w:id="4110" w:author="John Tran" w:date="2015-12-25T04:31:00Z">
              <w:tcPr>
                <w:tcW w:w="715" w:type="dxa"/>
              </w:tcPr>
            </w:tcPrChange>
          </w:tcPr>
          <w:p w14:paraId="7354F1FE" w14:textId="22F34CDB" w:rsidR="002934F4" w:rsidRDefault="002934F4" w:rsidP="002934F4">
            <w:pPr>
              <w:rPr>
                <w:ins w:id="4111" w:author="John Tran" w:date="2015-12-25T04:15:00Z"/>
                <w:lang w:val="en-US"/>
              </w:rPr>
            </w:pPr>
            <w:ins w:id="4112" w:author="John Tran" w:date="2015-12-25T04:15:00Z">
              <w:r>
                <w:rPr>
                  <w:lang w:val="en-US"/>
                </w:rPr>
                <w:t>3</w:t>
              </w:r>
            </w:ins>
          </w:p>
        </w:tc>
        <w:tc>
          <w:tcPr>
            <w:tcW w:w="2114" w:type="dxa"/>
            <w:tcPrChange w:id="4113" w:author="John Tran" w:date="2015-12-25T04:31:00Z">
              <w:tcPr>
                <w:tcW w:w="2926" w:type="dxa"/>
              </w:tcPr>
            </w:tcPrChange>
          </w:tcPr>
          <w:p w14:paraId="1CD4874D" w14:textId="2FF62A49" w:rsidR="002934F4" w:rsidRPr="00715269" w:rsidRDefault="00715269" w:rsidP="002934F4">
            <w:pPr>
              <w:rPr>
                <w:ins w:id="4114" w:author="John Tran" w:date="2015-12-25T04:15:00Z"/>
                <w:lang w:val="en-US"/>
                <w:rPrChange w:id="4115" w:author="John Tran" w:date="2015-12-25T04:31:00Z">
                  <w:rPr>
                    <w:ins w:id="4116" w:author="John Tran" w:date="2015-12-25T04:15:00Z"/>
                  </w:rPr>
                </w:rPrChange>
              </w:rPr>
            </w:pPr>
            <w:ins w:id="4117" w:author="John Tran" w:date="2015-12-25T04:31:00Z">
              <w:r>
                <w:rPr>
                  <w:lang w:val="en-US"/>
                </w:rPr>
                <w:t>About us</w:t>
              </w:r>
            </w:ins>
          </w:p>
        </w:tc>
        <w:tc>
          <w:tcPr>
            <w:tcW w:w="1220" w:type="dxa"/>
            <w:tcPrChange w:id="4118" w:author="John Tran" w:date="2015-12-25T04:31:00Z">
              <w:tcPr>
                <w:tcW w:w="4994" w:type="dxa"/>
              </w:tcPr>
            </w:tcPrChange>
          </w:tcPr>
          <w:p w14:paraId="6B8EE111" w14:textId="11C102FF" w:rsidR="002934F4" w:rsidRPr="00715269" w:rsidRDefault="00715269" w:rsidP="002934F4">
            <w:pPr>
              <w:rPr>
                <w:ins w:id="4119" w:author="John Tran" w:date="2015-12-25T04:18:00Z"/>
                <w:lang w:val="en-US"/>
                <w:rPrChange w:id="4120" w:author="John Tran" w:date="2015-12-25T04:31:00Z">
                  <w:rPr>
                    <w:ins w:id="4121" w:author="John Tran" w:date="2015-12-25T04:18:00Z"/>
                  </w:rPr>
                </w:rPrChange>
              </w:rPr>
            </w:pPr>
            <w:ins w:id="4122" w:author="John Tran" w:date="2015-12-25T04:31:00Z">
              <w:r>
                <w:rPr>
                  <w:lang w:val="en-US"/>
                </w:rPr>
                <w:t>Button</w:t>
              </w:r>
            </w:ins>
          </w:p>
        </w:tc>
        <w:tc>
          <w:tcPr>
            <w:tcW w:w="4590" w:type="dxa"/>
            <w:tcPrChange w:id="4123" w:author="John Tran" w:date="2015-12-25T04:31:00Z">
              <w:tcPr>
                <w:tcW w:w="4994" w:type="dxa"/>
              </w:tcPr>
            </w:tcPrChange>
          </w:tcPr>
          <w:p w14:paraId="2057495A" w14:textId="78C978C6" w:rsidR="002934F4" w:rsidRPr="00715269" w:rsidRDefault="00715269" w:rsidP="002934F4">
            <w:pPr>
              <w:rPr>
                <w:ins w:id="4124" w:author="John Tran" w:date="2015-12-25T04:15:00Z"/>
                <w:lang w:val="en-US"/>
                <w:rPrChange w:id="4125" w:author="John Tran" w:date="2015-12-25T04:32:00Z">
                  <w:rPr>
                    <w:ins w:id="4126" w:author="John Tran" w:date="2015-12-25T04:15:00Z"/>
                  </w:rPr>
                </w:rPrChange>
              </w:rPr>
            </w:pPr>
            <w:ins w:id="4127" w:author="John Tran" w:date="2015-12-25T04:32:00Z">
              <w:r>
                <w:rPr>
                  <w:lang w:val="en-US"/>
                </w:rPr>
                <w:t>Chọn để xem thông tin về nhóm phát triển</w:t>
              </w:r>
            </w:ins>
          </w:p>
        </w:tc>
      </w:tr>
    </w:tbl>
    <w:p w14:paraId="68DD9506" w14:textId="77777777" w:rsidR="0073371A" w:rsidRDefault="0073371A">
      <w:pPr>
        <w:rPr>
          <w:ins w:id="4128" w:author="John Tran" w:date="2015-12-29T10:11:00Z"/>
          <w:i/>
        </w:rPr>
        <w:pPrChange w:id="4129" w:author="John Tran" w:date="2015-12-25T04:13:00Z">
          <w:pPr>
            <w:pStyle w:val="Ph3"/>
          </w:pPr>
        </w:pPrChange>
      </w:pPr>
    </w:p>
    <w:p w14:paraId="6ED82F63" w14:textId="77777777" w:rsidR="0073371A" w:rsidRDefault="0073371A">
      <w:pPr>
        <w:rPr>
          <w:ins w:id="4130" w:author="John Tran" w:date="2015-12-29T10:11:00Z"/>
          <w:i/>
        </w:rPr>
        <w:pPrChange w:id="4131" w:author="John Tran" w:date="2015-12-25T04:13:00Z">
          <w:pPr>
            <w:pStyle w:val="Ph3"/>
          </w:pPr>
        </w:pPrChange>
      </w:pPr>
    </w:p>
    <w:p w14:paraId="0DAB206A" w14:textId="77777777" w:rsidR="0073371A" w:rsidRDefault="0073371A">
      <w:pPr>
        <w:rPr>
          <w:ins w:id="4132" w:author="John Tran" w:date="2015-12-29T10:11:00Z"/>
          <w:i/>
        </w:rPr>
        <w:pPrChange w:id="4133" w:author="John Tran" w:date="2015-12-25T04:13:00Z">
          <w:pPr>
            <w:pStyle w:val="Ph3"/>
          </w:pPr>
        </w:pPrChange>
      </w:pPr>
    </w:p>
    <w:p w14:paraId="5EF39FE6" w14:textId="27461E3A" w:rsidR="00B76BF3" w:rsidRPr="00BD4EC0" w:rsidRDefault="00B76BF3">
      <w:pPr>
        <w:pPrChange w:id="4134" w:author="John Tran" w:date="2015-12-25T04:13:00Z">
          <w:pPr>
            <w:pStyle w:val="Ph3"/>
          </w:pPr>
        </w:pPrChange>
      </w:pPr>
      <w:del w:id="4135" w:author="John Tran" w:date="2015-12-25T04:11:00Z">
        <w:r w:rsidRPr="002934F4" w:rsidDel="002934F4">
          <w:rPr>
            <w:b/>
            <w:i/>
            <w:rPrChange w:id="4136" w:author="John Tran" w:date="2015-12-25T04:13:00Z">
              <w:rPr>
                <w:b w:val="0"/>
                <w:bCs w:val="0"/>
              </w:rPr>
            </w:rPrChange>
          </w:rPr>
          <w:delText>t</w:delText>
        </w:r>
      </w:del>
      <w:del w:id="4137" w:author="John Tran" w:date="2015-12-25T04:10:00Z">
        <w:r w:rsidRPr="002934F4" w:rsidDel="002934F4">
          <w:rPr>
            <w:b/>
            <w:i/>
            <w:rPrChange w:id="4138" w:author="John Tran" w:date="2015-12-25T04:13:00Z">
              <w:rPr>
                <w:b w:val="0"/>
                <w:bCs w:val="0"/>
              </w:rPr>
            </w:rPrChange>
          </w:rPr>
          <w:delText>odo</w:delText>
        </w:r>
      </w:del>
    </w:p>
    <w:p w14:paraId="2971A4A2" w14:textId="2BD41E86" w:rsidR="00715269" w:rsidRPr="002B0E2E" w:rsidRDefault="00715269">
      <w:pPr>
        <w:pStyle w:val="Heading3"/>
        <w:rPr>
          <w:ins w:id="4139" w:author="John Tran" w:date="2015-12-25T04:34:00Z"/>
        </w:rPr>
        <w:pPrChange w:id="4140" w:author="John Tran" w:date="2015-12-30T09:48:00Z">
          <w:pPr>
            <w:pStyle w:val="LVBang"/>
          </w:pPr>
        </w:pPrChange>
      </w:pPr>
      <w:bookmarkStart w:id="4141" w:name="_Toc440482293"/>
      <w:ins w:id="4142" w:author="John Tran" w:date="2015-12-25T04:33:00Z">
        <w:r w:rsidRPr="00BD4EC0">
          <w:t>Màn hình lấy dữ li</w:t>
        </w:r>
        <w:r w:rsidRPr="005B17B4">
          <w:t>ệ</w:t>
        </w:r>
        <w:r w:rsidRPr="002B0E2E">
          <w:t>u từ Facebook</w:t>
        </w:r>
      </w:ins>
      <w:bookmarkEnd w:id="4141"/>
    </w:p>
    <w:p w14:paraId="37FAB58C" w14:textId="446FF5F8" w:rsidR="00715269" w:rsidRDefault="00715269">
      <w:pPr>
        <w:jc w:val="center"/>
        <w:rPr>
          <w:ins w:id="4143" w:author="John Tran" w:date="2015-12-29T10:25:00Z"/>
        </w:rPr>
        <w:pPrChange w:id="4144" w:author="John Tran" w:date="2015-12-25T04:33:00Z">
          <w:pPr>
            <w:pStyle w:val="LVBang"/>
          </w:pPr>
        </w:pPrChange>
      </w:pPr>
      <w:ins w:id="4145" w:author="John Tran" w:date="2015-12-25T04:33:00Z">
        <w:r>
          <w:rPr>
            <w:noProof/>
            <w:lang w:val="en-US" w:eastAsia="ja-JP"/>
            <w:rPrChange w:id="4146" w:author="Server Document" w:date="2015-12-25T20:08:00Z">
              <w:rPr>
                <w:b w:val="0"/>
                <w:lang w:eastAsia="ja-JP"/>
              </w:rPr>
            </w:rPrChange>
          </w:rPr>
          <w:drawing>
            <wp:inline distT="0" distB="0" distL="0" distR="0" wp14:anchorId="1E138862" wp14:editId="33DFBD65">
              <wp:extent cx="5303520" cy="2679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awlingData.png"/>
                      <pic:cNvPicPr/>
                    </pic:nvPicPr>
                    <pic:blipFill rotWithShape="1">
                      <a:blip r:embed="rId38" cstate="print">
                        <a:extLst>
                          <a:ext uri="{28A0092B-C50C-407E-A947-70E740481C1C}">
                            <a14:useLocalDpi xmlns:a14="http://schemas.microsoft.com/office/drawing/2010/main" val="0"/>
                          </a:ext>
                        </a:extLst>
                      </a:blip>
                      <a:srcRect l="4950" t="14575"/>
                      <a:stretch/>
                    </pic:blipFill>
                    <pic:spPr bwMode="auto">
                      <a:xfrm>
                        <a:off x="0" y="0"/>
                        <a:ext cx="5303520" cy="2679700"/>
                      </a:xfrm>
                      <a:prstGeom prst="rect">
                        <a:avLst/>
                      </a:prstGeom>
                      <a:ln>
                        <a:noFill/>
                      </a:ln>
                      <a:extLst>
                        <a:ext uri="{53640926-AAD7-44D8-BBD7-CCE9431645EC}">
                          <a14:shadowObscured xmlns:a14="http://schemas.microsoft.com/office/drawing/2010/main"/>
                        </a:ext>
                      </a:extLst>
                    </pic:spPr>
                  </pic:pic>
                </a:graphicData>
              </a:graphic>
            </wp:inline>
          </w:drawing>
        </w:r>
      </w:ins>
    </w:p>
    <w:p w14:paraId="3728E0F2" w14:textId="2D2EAAC6" w:rsidR="00AF11C0" w:rsidRDefault="00C851BE">
      <w:pPr>
        <w:jc w:val="center"/>
        <w:rPr>
          <w:ins w:id="4147" w:author="John Tran" w:date="2015-12-25T04:47:00Z"/>
        </w:rPr>
        <w:pPrChange w:id="4148" w:author="John Tran" w:date="2015-12-29T10:25:00Z">
          <w:pPr>
            <w:pStyle w:val="LVBang"/>
          </w:pPr>
        </w:pPrChange>
      </w:pPr>
      <w:bookmarkStart w:id="4149" w:name="OLE_LINK34"/>
      <w:bookmarkStart w:id="4150" w:name="OLE_LINK35"/>
      <w:bookmarkStart w:id="4151" w:name="OLE_LINK36"/>
      <w:bookmarkStart w:id="4152" w:name="OLE_LINK37"/>
      <w:ins w:id="4153" w:author="John Tran" w:date="2015-12-29T10:25:00Z">
        <w:r>
          <w:t>Hình 3.</w:t>
        </w:r>
      </w:ins>
      <w:ins w:id="4154" w:author="John Tran" w:date="2015-12-30T23:10:00Z">
        <w:r w:rsidRPr="00C851BE">
          <w:rPr>
            <w:rPrChange w:id="4155" w:author="John Tran" w:date="2015-12-30T23:10:00Z">
              <w:rPr/>
            </w:rPrChange>
          </w:rPr>
          <w:t>1</w:t>
        </w:r>
      </w:ins>
      <w:ins w:id="4156" w:author="John Tran" w:date="2016-01-13T21:04:00Z">
        <w:r w:rsidR="00DF78CB" w:rsidRPr="00DF78CB">
          <w:rPr>
            <w:rPrChange w:id="4157" w:author="John Tran" w:date="2016-01-13T21:04:00Z">
              <w:rPr/>
            </w:rPrChange>
          </w:rPr>
          <w:t>1</w:t>
        </w:r>
      </w:ins>
      <w:ins w:id="4158" w:author="John Tran" w:date="2015-12-29T10:25:00Z">
        <w:r w:rsidR="00AF11C0" w:rsidRPr="004C30D2">
          <w:t>: Màn hình lấy d</w:t>
        </w:r>
        <w:r w:rsidR="00AF11C0" w:rsidRPr="004C30D2">
          <w:rPr>
            <w:rPrChange w:id="4159" w:author="John Tran" w:date="2015-12-30T09:31:00Z">
              <w:rPr>
                <w:b w:val="0"/>
              </w:rPr>
            </w:rPrChange>
          </w:rPr>
          <w:t>ữ liệu từ Facebook</w:t>
        </w:r>
      </w:ins>
    </w:p>
    <w:bookmarkEnd w:id="4149"/>
    <w:bookmarkEnd w:id="4150"/>
    <w:bookmarkEnd w:id="4151"/>
    <w:bookmarkEnd w:id="4152"/>
    <w:p w14:paraId="2BAB31E8" w14:textId="62643783" w:rsidR="00A871AD" w:rsidRPr="00A871AD" w:rsidRDefault="00A871AD">
      <w:pPr>
        <w:ind w:left="180"/>
        <w:rPr>
          <w:ins w:id="4160" w:author="John Tran" w:date="2015-12-25T04:34:00Z"/>
          <w:i/>
          <w:rPrChange w:id="4161" w:author="John Tran" w:date="2015-12-25T04:48:00Z">
            <w:rPr>
              <w:ins w:id="4162" w:author="John Tran" w:date="2015-12-25T04:34:00Z"/>
            </w:rPr>
          </w:rPrChange>
        </w:rPr>
        <w:pPrChange w:id="4163" w:author="John Tran" w:date="2015-12-25T04:48:00Z">
          <w:pPr>
            <w:pStyle w:val="LVBang"/>
          </w:pPr>
        </w:pPrChange>
      </w:pPr>
      <w:ins w:id="4164" w:author="John Tran" w:date="2015-12-25T04:48:00Z">
        <w:r w:rsidRPr="002800B0">
          <w:rPr>
            <w:b/>
            <w:i/>
            <w:lang w:val="en-US"/>
          </w:rPr>
          <w:t>Mô tả màn hình</w:t>
        </w:r>
      </w:ins>
    </w:p>
    <w:tbl>
      <w:tblPr>
        <w:tblStyle w:val="TableGrid"/>
        <w:tblW w:w="8352" w:type="dxa"/>
        <w:tblInd w:w="265" w:type="dxa"/>
        <w:tblLook w:val="04A0" w:firstRow="1" w:lastRow="0" w:firstColumn="1" w:lastColumn="0" w:noHBand="0" w:noVBand="1"/>
        <w:tblPrChange w:id="4165" w:author="John Tran" w:date="2015-12-29T10:19:00Z">
          <w:tblPr>
            <w:tblStyle w:val="TableGrid"/>
            <w:tblW w:w="0" w:type="auto"/>
            <w:tblLook w:val="04A0" w:firstRow="1" w:lastRow="0" w:firstColumn="1" w:lastColumn="0" w:noHBand="0" w:noVBand="1"/>
          </w:tblPr>
        </w:tblPrChange>
      </w:tblPr>
      <w:tblGrid>
        <w:gridCol w:w="711"/>
        <w:gridCol w:w="1809"/>
        <w:gridCol w:w="1242"/>
        <w:gridCol w:w="4590"/>
        <w:tblGridChange w:id="4166">
          <w:tblGrid>
            <w:gridCol w:w="711"/>
            <w:gridCol w:w="2114"/>
            <w:gridCol w:w="1220"/>
            <w:gridCol w:w="22"/>
            <w:gridCol w:w="4568"/>
            <w:gridCol w:w="22"/>
          </w:tblGrid>
        </w:tblGridChange>
      </w:tblGrid>
      <w:tr w:rsidR="00715269" w14:paraId="38055D08" w14:textId="77777777" w:rsidTr="00AF11C0">
        <w:trPr>
          <w:ins w:id="4167" w:author="John Tran" w:date="2015-12-25T04:35:00Z"/>
          <w:trPrChange w:id="4168" w:author="John Tran" w:date="2015-12-29T10:19:00Z">
            <w:trPr>
              <w:gridAfter w:val="0"/>
            </w:trPr>
          </w:trPrChange>
        </w:trPr>
        <w:tc>
          <w:tcPr>
            <w:tcW w:w="711" w:type="dxa"/>
            <w:shd w:val="clear" w:color="auto" w:fill="C6D9F1" w:themeFill="text2" w:themeFillTint="33"/>
            <w:tcPrChange w:id="4169" w:author="John Tran" w:date="2015-12-29T10:19:00Z">
              <w:tcPr>
                <w:tcW w:w="711" w:type="dxa"/>
              </w:tcPr>
            </w:tcPrChange>
          </w:tcPr>
          <w:p w14:paraId="79E78B1B" w14:textId="77777777" w:rsidR="00715269" w:rsidRPr="002800B0" w:rsidRDefault="00715269" w:rsidP="005C53E1">
            <w:pPr>
              <w:jc w:val="center"/>
              <w:rPr>
                <w:ins w:id="4170" w:author="John Tran" w:date="2015-12-25T04:35:00Z"/>
                <w:b/>
                <w:lang w:val="en-US"/>
              </w:rPr>
            </w:pPr>
            <w:ins w:id="4171" w:author="John Tran" w:date="2015-12-25T04:35:00Z">
              <w:r w:rsidRPr="002800B0">
                <w:rPr>
                  <w:b/>
                  <w:lang w:val="en-US"/>
                </w:rPr>
                <w:t>STT</w:t>
              </w:r>
            </w:ins>
          </w:p>
        </w:tc>
        <w:tc>
          <w:tcPr>
            <w:tcW w:w="1809" w:type="dxa"/>
            <w:shd w:val="clear" w:color="auto" w:fill="C6D9F1" w:themeFill="text2" w:themeFillTint="33"/>
            <w:tcPrChange w:id="4172" w:author="John Tran" w:date="2015-12-29T10:19:00Z">
              <w:tcPr>
                <w:tcW w:w="2114" w:type="dxa"/>
              </w:tcPr>
            </w:tcPrChange>
          </w:tcPr>
          <w:p w14:paraId="42D08252" w14:textId="77777777" w:rsidR="00715269" w:rsidRPr="002800B0" w:rsidRDefault="00715269" w:rsidP="005C53E1">
            <w:pPr>
              <w:jc w:val="center"/>
              <w:rPr>
                <w:ins w:id="4173" w:author="John Tran" w:date="2015-12-25T04:35:00Z"/>
                <w:b/>
                <w:lang w:val="en-US"/>
              </w:rPr>
            </w:pPr>
            <w:ins w:id="4174" w:author="John Tran" w:date="2015-12-25T04:35:00Z">
              <w:r w:rsidRPr="002800B0">
                <w:rPr>
                  <w:b/>
                  <w:lang w:val="en-US"/>
                </w:rPr>
                <w:t xml:space="preserve">Thành </w:t>
              </w:r>
              <w:r>
                <w:rPr>
                  <w:b/>
                  <w:lang w:val="en-US"/>
                </w:rPr>
                <w:t>p</w:t>
              </w:r>
              <w:r w:rsidRPr="002800B0">
                <w:rPr>
                  <w:b/>
                  <w:lang w:val="en-US"/>
                </w:rPr>
                <w:t>hần</w:t>
              </w:r>
            </w:ins>
          </w:p>
        </w:tc>
        <w:tc>
          <w:tcPr>
            <w:tcW w:w="1242" w:type="dxa"/>
            <w:shd w:val="clear" w:color="auto" w:fill="C6D9F1" w:themeFill="text2" w:themeFillTint="33"/>
            <w:tcPrChange w:id="4175" w:author="John Tran" w:date="2015-12-29T10:19:00Z">
              <w:tcPr>
                <w:tcW w:w="1220" w:type="dxa"/>
              </w:tcPr>
            </w:tcPrChange>
          </w:tcPr>
          <w:p w14:paraId="542452D6" w14:textId="77777777" w:rsidR="00715269" w:rsidRPr="002800B0" w:rsidRDefault="00715269" w:rsidP="005C53E1">
            <w:pPr>
              <w:jc w:val="center"/>
              <w:rPr>
                <w:ins w:id="4176" w:author="John Tran" w:date="2015-12-25T04:35:00Z"/>
                <w:b/>
                <w:lang w:val="en-US"/>
              </w:rPr>
            </w:pPr>
            <w:ins w:id="4177" w:author="John Tran" w:date="2015-12-25T04:35:00Z">
              <w:r>
                <w:rPr>
                  <w:b/>
                  <w:lang w:val="en-US"/>
                </w:rPr>
                <w:t>Thể loại</w:t>
              </w:r>
            </w:ins>
          </w:p>
        </w:tc>
        <w:tc>
          <w:tcPr>
            <w:tcW w:w="4590" w:type="dxa"/>
            <w:shd w:val="clear" w:color="auto" w:fill="C6D9F1" w:themeFill="text2" w:themeFillTint="33"/>
            <w:tcPrChange w:id="4178" w:author="John Tran" w:date="2015-12-29T10:19:00Z">
              <w:tcPr>
                <w:tcW w:w="4590" w:type="dxa"/>
                <w:gridSpan w:val="2"/>
              </w:tcPr>
            </w:tcPrChange>
          </w:tcPr>
          <w:p w14:paraId="108ACDC9" w14:textId="77777777" w:rsidR="00715269" w:rsidRPr="002800B0" w:rsidRDefault="00715269" w:rsidP="005C53E1">
            <w:pPr>
              <w:jc w:val="center"/>
              <w:rPr>
                <w:ins w:id="4179" w:author="John Tran" w:date="2015-12-25T04:35:00Z"/>
                <w:b/>
                <w:lang w:val="en-US"/>
              </w:rPr>
            </w:pPr>
            <w:ins w:id="4180" w:author="John Tran" w:date="2015-12-25T04:35:00Z">
              <w:r w:rsidRPr="002800B0">
                <w:rPr>
                  <w:b/>
                  <w:lang w:val="en-US"/>
                </w:rPr>
                <w:t>Chức năng</w:t>
              </w:r>
            </w:ins>
          </w:p>
        </w:tc>
      </w:tr>
      <w:tr w:rsidR="00715269" w14:paraId="5A7F45AF" w14:textId="77777777" w:rsidTr="00AF11C0">
        <w:trPr>
          <w:ins w:id="4181" w:author="John Tran" w:date="2015-12-25T04:35:00Z"/>
        </w:trPr>
        <w:tc>
          <w:tcPr>
            <w:tcW w:w="711" w:type="dxa"/>
            <w:tcPrChange w:id="4182" w:author="John Tran" w:date="2015-12-29T10:19:00Z">
              <w:tcPr>
                <w:tcW w:w="711" w:type="dxa"/>
              </w:tcPr>
            </w:tcPrChange>
          </w:tcPr>
          <w:p w14:paraId="40CEBA8C" w14:textId="77777777" w:rsidR="00715269" w:rsidRPr="002800B0" w:rsidRDefault="00715269" w:rsidP="005C53E1">
            <w:pPr>
              <w:rPr>
                <w:ins w:id="4183" w:author="John Tran" w:date="2015-12-25T04:35:00Z"/>
                <w:lang w:val="en-US"/>
              </w:rPr>
            </w:pPr>
            <w:ins w:id="4184" w:author="John Tran" w:date="2015-12-25T04:35:00Z">
              <w:r w:rsidRPr="002800B0">
                <w:rPr>
                  <w:lang w:val="en-US"/>
                </w:rPr>
                <w:t>1</w:t>
              </w:r>
            </w:ins>
          </w:p>
        </w:tc>
        <w:tc>
          <w:tcPr>
            <w:tcW w:w="1809" w:type="dxa"/>
            <w:tcPrChange w:id="4185" w:author="John Tran" w:date="2015-12-29T10:19:00Z">
              <w:tcPr>
                <w:tcW w:w="2114" w:type="dxa"/>
              </w:tcPr>
            </w:tcPrChange>
          </w:tcPr>
          <w:p w14:paraId="55D76101" w14:textId="5E031E08" w:rsidR="00715269" w:rsidRPr="002800B0" w:rsidRDefault="00715269">
            <w:pPr>
              <w:jc w:val="left"/>
              <w:rPr>
                <w:ins w:id="4186" w:author="John Tran" w:date="2015-12-25T04:35:00Z"/>
                <w:lang w:val="en-US"/>
              </w:rPr>
              <w:pPrChange w:id="4187" w:author="John Tran" w:date="2015-12-25T04:36:00Z">
                <w:pPr/>
              </w:pPrChange>
            </w:pPr>
            <w:ins w:id="4188" w:author="John Tran" w:date="2015-12-25T04:35:00Z">
              <w:r>
                <w:rPr>
                  <w:lang w:val="en-US"/>
                </w:rPr>
                <w:t>User Access token</w:t>
              </w:r>
            </w:ins>
          </w:p>
        </w:tc>
        <w:tc>
          <w:tcPr>
            <w:tcW w:w="1242" w:type="dxa"/>
            <w:tcPrChange w:id="4189" w:author="John Tran" w:date="2015-12-29T10:19:00Z">
              <w:tcPr>
                <w:tcW w:w="1220" w:type="dxa"/>
                <w:gridSpan w:val="2"/>
              </w:tcPr>
            </w:tcPrChange>
          </w:tcPr>
          <w:p w14:paraId="42B13C87" w14:textId="0CDC5031" w:rsidR="00715269" w:rsidRPr="002800B0" w:rsidRDefault="00715269" w:rsidP="005C53E1">
            <w:pPr>
              <w:rPr>
                <w:ins w:id="4190" w:author="John Tran" w:date="2015-12-25T04:35:00Z"/>
                <w:lang w:val="en-US"/>
              </w:rPr>
            </w:pPr>
            <w:ins w:id="4191" w:author="John Tran" w:date="2015-12-25T04:36:00Z">
              <w:r>
                <w:rPr>
                  <w:lang w:val="en-US"/>
                </w:rPr>
                <w:t>Textbox</w:t>
              </w:r>
            </w:ins>
          </w:p>
        </w:tc>
        <w:tc>
          <w:tcPr>
            <w:tcW w:w="4590" w:type="dxa"/>
            <w:tcPrChange w:id="4192" w:author="John Tran" w:date="2015-12-29T10:19:00Z">
              <w:tcPr>
                <w:tcW w:w="4590" w:type="dxa"/>
                <w:gridSpan w:val="2"/>
              </w:tcPr>
            </w:tcPrChange>
          </w:tcPr>
          <w:p w14:paraId="246BE6BA" w14:textId="60E94EBC" w:rsidR="00715269" w:rsidRPr="002800B0" w:rsidRDefault="00715269">
            <w:pPr>
              <w:rPr>
                <w:ins w:id="4193" w:author="John Tran" w:date="2015-12-25T04:35:00Z"/>
                <w:lang w:val="en-US"/>
              </w:rPr>
            </w:pPr>
            <w:ins w:id="4194" w:author="John Tran" w:date="2015-12-25T04:38:00Z">
              <w:r>
                <w:rPr>
                  <w:lang w:val="en-US"/>
                </w:rPr>
                <w:t>N</w:t>
              </w:r>
            </w:ins>
            <w:ins w:id="4195" w:author="John Tran" w:date="2015-12-25T04:36:00Z">
              <w:r>
                <w:rPr>
                  <w:lang w:val="en-US"/>
                </w:rPr>
                <w:t>gười dùng nhập mã truy cập (</w:t>
              </w:r>
            </w:ins>
            <w:ins w:id="4196" w:author="John Tran" w:date="2015-12-25T04:37:00Z">
              <w:r>
                <w:rPr>
                  <w:lang w:val="en-US"/>
                </w:rPr>
                <w:t>User Access token</w:t>
              </w:r>
            </w:ins>
            <w:ins w:id="4197" w:author="John Tran" w:date="2015-12-25T04:36:00Z">
              <w:r>
                <w:rPr>
                  <w:lang w:val="en-US"/>
                </w:rPr>
                <w:t>)</w:t>
              </w:r>
            </w:ins>
            <w:ins w:id="4198" w:author="John Tran" w:date="2015-12-25T04:37:00Z">
              <w:r>
                <w:rPr>
                  <w:lang w:val="en-US"/>
                </w:rPr>
                <w:t xml:space="preserve"> của tài khoản nhà phát triển trên Facebook</w:t>
              </w:r>
            </w:ins>
            <w:ins w:id="4199" w:author="John Tran" w:date="2015-12-25T04:38:00Z">
              <w:r>
                <w:rPr>
                  <w:lang w:val="en-US"/>
                </w:rPr>
                <w:t>.</w:t>
              </w:r>
            </w:ins>
          </w:p>
        </w:tc>
      </w:tr>
      <w:tr w:rsidR="00715269" w14:paraId="4ED02A5D" w14:textId="77777777" w:rsidTr="00AF11C0">
        <w:trPr>
          <w:ins w:id="4200" w:author="John Tran" w:date="2015-12-25T04:35:00Z"/>
        </w:trPr>
        <w:tc>
          <w:tcPr>
            <w:tcW w:w="711" w:type="dxa"/>
            <w:tcPrChange w:id="4201" w:author="John Tran" w:date="2015-12-29T10:19:00Z">
              <w:tcPr>
                <w:tcW w:w="711" w:type="dxa"/>
              </w:tcPr>
            </w:tcPrChange>
          </w:tcPr>
          <w:p w14:paraId="5FA13BCA" w14:textId="77777777" w:rsidR="00715269" w:rsidRPr="002800B0" w:rsidRDefault="00715269" w:rsidP="005C53E1">
            <w:pPr>
              <w:rPr>
                <w:ins w:id="4202" w:author="John Tran" w:date="2015-12-25T04:35:00Z"/>
                <w:lang w:val="en-US"/>
              </w:rPr>
            </w:pPr>
            <w:ins w:id="4203" w:author="John Tran" w:date="2015-12-25T04:35:00Z">
              <w:r>
                <w:rPr>
                  <w:lang w:val="en-US"/>
                </w:rPr>
                <w:t>2</w:t>
              </w:r>
            </w:ins>
          </w:p>
        </w:tc>
        <w:tc>
          <w:tcPr>
            <w:tcW w:w="1809" w:type="dxa"/>
            <w:tcPrChange w:id="4204" w:author="John Tran" w:date="2015-12-29T10:19:00Z">
              <w:tcPr>
                <w:tcW w:w="2114" w:type="dxa"/>
              </w:tcPr>
            </w:tcPrChange>
          </w:tcPr>
          <w:p w14:paraId="477F9FD4" w14:textId="492A9D28" w:rsidR="00715269" w:rsidRPr="002800B0" w:rsidRDefault="00715269" w:rsidP="005C53E1">
            <w:pPr>
              <w:rPr>
                <w:ins w:id="4205" w:author="John Tran" w:date="2015-12-25T04:35:00Z"/>
                <w:lang w:val="en-US"/>
              </w:rPr>
            </w:pPr>
            <w:ins w:id="4206" w:author="John Tran" w:date="2015-12-25T04:38:00Z">
              <w:r>
                <w:rPr>
                  <w:lang w:val="en-US"/>
                </w:rPr>
                <w:t>Facebook Page ID</w:t>
              </w:r>
            </w:ins>
          </w:p>
        </w:tc>
        <w:tc>
          <w:tcPr>
            <w:tcW w:w="1242" w:type="dxa"/>
            <w:tcPrChange w:id="4207" w:author="John Tran" w:date="2015-12-29T10:19:00Z">
              <w:tcPr>
                <w:tcW w:w="1220" w:type="dxa"/>
                <w:gridSpan w:val="2"/>
              </w:tcPr>
            </w:tcPrChange>
          </w:tcPr>
          <w:p w14:paraId="062373FE" w14:textId="57279047" w:rsidR="00715269" w:rsidRPr="002800B0" w:rsidRDefault="00715269" w:rsidP="005C53E1">
            <w:pPr>
              <w:rPr>
                <w:ins w:id="4208" w:author="John Tran" w:date="2015-12-25T04:35:00Z"/>
                <w:lang w:val="en-US"/>
              </w:rPr>
            </w:pPr>
            <w:ins w:id="4209" w:author="John Tran" w:date="2015-12-25T04:38:00Z">
              <w:r>
                <w:rPr>
                  <w:lang w:val="en-US"/>
                </w:rPr>
                <w:t>Textbox</w:t>
              </w:r>
            </w:ins>
          </w:p>
        </w:tc>
        <w:tc>
          <w:tcPr>
            <w:tcW w:w="4590" w:type="dxa"/>
            <w:tcPrChange w:id="4210" w:author="John Tran" w:date="2015-12-29T10:19:00Z">
              <w:tcPr>
                <w:tcW w:w="4590" w:type="dxa"/>
                <w:gridSpan w:val="2"/>
              </w:tcPr>
            </w:tcPrChange>
          </w:tcPr>
          <w:p w14:paraId="192580F0" w14:textId="0AEE2C0B" w:rsidR="00715269" w:rsidRPr="002800B0" w:rsidRDefault="00715269" w:rsidP="005C53E1">
            <w:pPr>
              <w:rPr>
                <w:ins w:id="4211" w:author="John Tran" w:date="2015-12-25T04:35:00Z"/>
                <w:lang w:val="en-US"/>
              </w:rPr>
            </w:pPr>
            <w:ins w:id="4212" w:author="John Tran" w:date="2015-12-25T04:38:00Z">
              <w:r>
                <w:rPr>
                  <w:lang w:val="en-US"/>
                </w:rPr>
                <w:t>Người dùng nhập những mã của những trang Facebook muốn lấy dữ liệu</w:t>
              </w:r>
            </w:ins>
          </w:p>
        </w:tc>
      </w:tr>
      <w:tr w:rsidR="00715269" w14:paraId="3B5B40C3" w14:textId="77777777" w:rsidTr="00AF11C0">
        <w:trPr>
          <w:ins w:id="4213" w:author="John Tran" w:date="2015-12-25T04:35:00Z"/>
        </w:trPr>
        <w:tc>
          <w:tcPr>
            <w:tcW w:w="711" w:type="dxa"/>
            <w:tcPrChange w:id="4214" w:author="John Tran" w:date="2015-12-29T10:19:00Z">
              <w:tcPr>
                <w:tcW w:w="711" w:type="dxa"/>
              </w:tcPr>
            </w:tcPrChange>
          </w:tcPr>
          <w:p w14:paraId="22F60DF3" w14:textId="77777777" w:rsidR="00715269" w:rsidRDefault="00715269" w:rsidP="005C53E1">
            <w:pPr>
              <w:rPr>
                <w:ins w:id="4215" w:author="John Tran" w:date="2015-12-25T04:35:00Z"/>
                <w:lang w:val="en-US"/>
              </w:rPr>
            </w:pPr>
            <w:ins w:id="4216" w:author="John Tran" w:date="2015-12-25T04:35:00Z">
              <w:r>
                <w:rPr>
                  <w:lang w:val="en-US"/>
                </w:rPr>
                <w:t>3</w:t>
              </w:r>
            </w:ins>
          </w:p>
        </w:tc>
        <w:tc>
          <w:tcPr>
            <w:tcW w:w="1809" w:type="dxa"/>
            <w:tcPrChange w:id="4217" w:author="John Tran" w:date="2015-12-29T10:19:00Z">
              <w:tcPr>
                <w:tcW w:w="2114" w:type="dxa"/>
              </w:tcPr>
            </w:tcPrChange>
          </w:tcPr>
          <w:p w14:paraId="5481E6C9" w14:textId="7AD2F67C" w:rsidR="00715269" w:rsidRPr="002800B0" w:rsidRDefault="002D7E92" w:rsidP="005C53E1">
            <w:pPr>
              <w:rPr>
                <w:ins w:id="4218" w:author="John Tran" w:date="2015-12-25T04:35:00Z"/>
                <w:lang w:val="en-US"/>
              </w:rPr>
            </w:pPr>
            <w:ins w:id="4219" w:author="John Tran" w:date="2015-12-25T09:13:00Z">
              <w:r>
                <w:rPr>
                  <w:lang w:val="en-US"/>
                </w:rPr>
                <w:t>dtDateFrom</w:t>
              </w:r>
            </w:ins>
          </w:p>
        </w:tc>
        <w:tc>
          <w:tcPr>
            <w:tcW w:w="1242" w:type="dxa"/>
            <w:tcPrChange w:id="4220" w:author="John Tran" w:date="2015-12-29T10:19:00Z">
              <w:tcPr>
                <w:tcW w:w="1220" w:type="dxa"/>
                <w:gridSpan w:val="2"/>
              </w:tcPr>
            </w:tcPrChange>
          </w:tcPr>
          <w:p w14:paraId="167FA01D" w14:textId="6022E69B" w:rsidR="00715269" w:rsidRPr="002800B0" w:rsidRDefault="00715269" w:rsidP="005C53E1">
            <w:pPr>
              <w:rPr>
                <w:ins w:id="4221" w:author="John Tran" w:date="2015-12-25T04:35:00Z"/>
                <w:lang w:val="en-US"/>
              </w:rPr>
            </w:pPr>
            <w:ins w:id="4222" w:author="John Tran" w:date="2015-12-25T04:40:00Z">
              <w:r>
                <w:rPr>
                  <w:lang w:val="en-US"/>
                </w:rPr>
                <w:t>DateField</w:t>
              </w:r>
            </w:ins>
          </w:p>
        </w:tc>
        <w:tc>
          <w:tcPr>
            <w:tcW w:w="4590" w:type="dxa"/>
            <w:tcPrChange w:id="4223" w:author="John Tran" w:date="2015-12-29T10:19:00Z">
              <w:tcPr>
                <w:tcW w:w="4590" w:type="dxa"/>
                <w:gridSpan w:val="2"/>
              </w:tcPr>
            </w:tcPrChange>
          </w:tcPr>
          <w:p w14:paraId="392E2C03" w14:textId="09D2AB6C" w:rsidR="00715269" w:rsidRPr="002800B0" w:rsidRDefault="00715269" w:rsidP="005C53E1">
            <w:pPr>
              <w:rPr>
                <w:ins w:id="4224" w:author="John Tran" w:date="2015-12-25T04:35:00Z"/>
                <w:lang w:val="en-US"/>
              </w:rPr>
            </w:pPr>
            <w:ins w:id="4225" w:author="John Tran" w:date="2015-12-25T04:40:00Z">
              <w:r>
                <w:rPr>
                  <w:lang w:val="en-US"/>
                </w:rPr>
                <w:t>Người dùng nhập hoặc chọn ngày tháng bắt đầu lấy dữ liệu. Dữ liệu sẽ được</w:t>
              </w:r>
            </w:ins>
            <w:ins w:id="4226" w:author="John Tran" w:date="2015-12-25T04:41:00Z">
              <w:r>
                <w:rPr>
                  <w:lang w:val="en-US"/>
                </w:rPr>
                <w:t xml:space="preserve"> lấy từ ngày này cho đến thời gian hiện tại</w:t>
              </w:r>
            </w:ins>
          </w:p>
        </w:tc>
      </w:tr>
      <w:tr w:rsidR="00715269" w14:paraId="3C697451" w14:textId="77777777" w:rsidTr="00AF11C0">
        <w:trPr>
          <w:ins w:id="4227" w:author="John Tran" w:date="2015-12-25T04:41:00Z"/>
        </w:trPr>
        <w:tc>
          <w:tcPr>
            <w:tcW w:w="711" w:type="dxa"/>
            <w:tcPrChange w:id="4228" w:author="John Tran" w:date="2015-12-29T10:19:00Z">
              <w:tcPr>
                <w:tcW w:w="711" w:type="dxa"/>
              </w:tcPr>
            </w:tcPrChange>
          </w:tcPr>
          <w:p w14:paraId="3BC923F9" w14:textId="34A012CE" w:rsidR="00715269" w:rsidRPr="00715269" w:rsidRDefault="00715269" w:rsidP="005C53E1">
            <w:pPr>
              <w:rPr>
                <w:ins w:id="4229" w:author="John Tran" w:date="2015-12-25T04:41:00Z"/>
                <w:lang w:val="en-US"/>
              </w:rPr>
            </w:pPr>
            <w:ins w:id="4230" w:author="John Tran" w:date="2015-12-25T04:41:00Z">
              <w:r>
                <w:rPr>
                  <w:lang w:val="en-US"/>
                </w:rPr>
                <w:t>4</w:t>
              </w:r>
            </w:ins>
          </w:p>
        </w:tc>
        <w:tc>
          <w:tcPr>
            <w:tcW w:w="1809" w:type="dxa"/>
            <w:tcPrChange w:id="4231" w:author="John Tran" w:date="2015-12-29T10:19:00Z">
              <w:tcPr>
                <w:tcW w:w="2114" w:type="dxa"/>
              </w:tcPr>
            </w:tcPrChange>
          </w:tcPr>
          <w:p w14:paraId="2E75E21F" w14:textId="7BFE3855" w:rsidR="00715269" w:rsidRDefault="00715269">
            <w:pPr>
              <w:jc w:val="left"/>
              <w:rPr>
                <w:ins w:id="4232" w:author="John Tran" w:date="2015-12-25T04:41:00Z"/>
                <w:lang w:val="en-US"/>
              </w:rPr>
              <w:pPrChange w:id="4233" w:author="John Tran" w:date="2015-12-25T04:41:00Z">
                <w:pPr/>
              </w:pPrChange>
            </w:pPr>
            <w:ins w:id="4234" w:author="John Tran" w:date="2015-12-25T04:41:00Z">
              <w:r>
                <w:rPr>
                  <w:lang w:val="en-US"/>
                </w:rPr>
                <w:t>Start Crawling Data</w:t>
              </w:r>
            </w:ins>
          </w:p>
        </w:tc>
        <w:tc>
          <w:tcPr>
            <w:tcW w:w="1242" w:type="dxa"/>
            <w:tcPrChange w:id="4235" w:author="John Tran" w:date="2015-12-29T10:19:00Z">
              <w:tcPr>
                <w:tcW w:w="1220" w:type="dxa"/>
                <w:gridSpan w:val="2"/>
              </w:tcPr>
            </w:tcPrChange>
          </w:tcPr>
          <w:p w14:paraId="7B7090DB" w14:textId="62C40A5D" w:rsidR="00715269" w:rsidRDefault="00715269" w:rsidP="005C53E1">
            <w:pPr>
              <w:rPr>
                <w:ins w:id="4236" w:author="John Tran" w:date="2015-12-25T04:41:00Z"/>
                <w:lang w:val="en-US"/>
              </w:rPr>
            </w:pPr>
            <w:ins w:id="4237" w:author="John Tran" w:date="2015-12-25T04:41:00Z">
              <w:r>
                <w:rPr>
                  <w:lang w:val="en-US"/>
                </w:rPr>
                <w:t>Button</w:t>
              </w:r>
            </w:ins>
          </w:p>
        </w:tc>
        <w:tc>
          <w:tcPr>
            <w:tcW w:w="4590" w:type="dxa"/>
            <w:tcPrChange w:id="4238" w:author="John Tran" w:date="2015-12-29T10:19:00Z">
              <w:tcPr>
                <w:tcW w:w="4590" w:type="dxa"/>
                <w:gridSpan w:val="2"/>
              </w:tcPr>
            </w:tcPrChange>
          </w:tcPr>
          <w:p w14:paraId="28721A58" w14:textId="547C7CD9" w:rsidR="00715269" w:rsidRDefault="00A871AD" w:rsidP="005C53E1">
            <w:pPr>
              <w:rPr>
                <w:ins w:id="4239" w:author="John Tran" w:date="2015-12-25T04:41:00Z"/>
                <w:lang w:val="en-US"/>
              </w:rPr>
            </w:pPr>
            <w:ins w:id="4240" w:author="John Tran" w:date="2015-12-25T04:41:00Z">
              <w:r>
                <w:rPr>
                  <w:lang w:val="en-US"/>
                </w:rPr>
                <w:t>Chọn để bắt đầu quá trình lấy dữ liệu từ các trang Facebook và lưu vào cơ sở dữ liệu.</w:t>
              </w:r>
            </w:ins>
          </w:p>
        </w:tc>
      </w:tr>
    </w:tbl>
    <w:p w14:paraId="1749CF09" w14:textId="77777777" w:rsidR="00AF11C0" w:rsidRDefault="00AF11C0">
      <w:pPr>
        <w:rPr>
          <w:ins w:id="4241" w:author="John Tran" w:date="2015-12-29T10:21:00Z"/>
        </w:rPr>
        <w:pPrChange w:id="4242" w:author="John Tran" w:date="2015-12-29T10:20:00Z">
          <w:pPr>
            <w:pStyle w:val="Ph3"/>
          </w:pPr>
        </w:pPrChange>
      </w:pPr>
    </w:p>
    <w:p w14:paraId="67FCD8DF" w14:textId="77777777" w:rsidR="00AF11C0" w:rsidRDefault="00AF11C0">
      <w:pPr>
        <w:rPr>
          <w:ins w:id="4243" w:author="John Tran" w:date="2015-12-29T10:20:00Z"/>
        </w:rPr>
        <w:pPrChange w:id="4244" w:author="John Tran" w:date="2015-12-29T10:20:00Z">
          <w:pPr>
            <w:pStyle w:val="Ph3"/>
          </w:pPr>
        </w:pPrChange>
      </w:pPr>
    </w:p>
    <w:p w14:paraId="43660E8F" w14:textId="2158505E" w:rsidR="00AF11C0" w:rsidRPr="00AF11C0" w:rsidRDefault="00AF11C0">
      <w:pPr>
        <w:pStyle w:val="Heading3"/>
        <w:rPr>
          <w:ins w:id="4245" w:author="John Tran" w:date="2015-12-29T10:20:00Z"/>
          <w:rPrChange w:id="4246" w:author="John Tran" w:date="2015-12-29T10:20:00Z">
            <w:rPr>
              <w:ins w:id="4247" w:author="John Tran" w:date="2015-12-29T10:20:00Z"/>
            </w:rPr>
          </w:rPrChange>
        </w:rPr>
        <w:pPrChange w:id="4248" w:author="John Tran" w:date="2015-12-30T09:48:00Z">
          <w:pPr>
            <w:pStyle w:val="Ph3"/>
          </w:pPr>
        </w:pPrChange>
      </w:pPr>
      <w:bookmarkStart w:id="4249" w:name="_Toc440482294"/>
      <w:ins w:id="4250" w:author="John Tran" w:date="2015-12-29T10:20:00Z">
        <w:r w:rsidRPr="004C30D2">
          <w:t>Màn hình chọn d</w:t>
        </w:r>
        <w:r w:rsidRPr="004C30D2">
          <w:rPr>
            <w:rPrChange w:id="4251" w:author="John Tran" w:date="2015-12-30T09:31:00Z">
              <w:rPr>
                <w:bCs w:val="0"/>
              </w:rPr>
            </w:rPrChange>
          </w:rPr>
          <w:t>ữ liệu để phân tích</w:t>
        </w:r>
        <w:bookmarkEnd w:id="4249"/>
      </w:ins>
    </w:p>
    <w:p w14:paraId="0AAEFD66" w14:textId="3D4961D6" w:rsidR="00760E64" w:rsidDel="000E72CA" w:rsidRDefault="00760E64">
      <w:pPr>
        <w:rPr>
          <w:del w:id="4252" w:author="John Tran" w:date="2015-12-29T10:12:00Z"/>
        </w:rPr>
        <w:pPrChange w:id="4253" w:author="John Tran" w:date="2015-12-29T10:20:00Z">
          <w:pPr>
            <w:pStyle w:val="Ph3"/>
          </w:pPr>
        </w:pPrChange>
      </w:pPr>
      <w:del w:id="4254" w:author="John Tran" w:date="2015-12-29T10:20:00Z">
        <w:r w:rsidRPr="00BD4EC0" w:rsidDel="00AF11C0">
          <w:delText xml:space="preserve">Màn hình </w:delText>
        </w:r>
      </w:del>
      <w:del w:id="4255" w:author="John Tran" w:date="2015-12-25T04:49:00Z">
        <w:r w:rsidRPr="00BD4EC0" w:rsidDel="00A871AD">
          <w:delText>xem các chủ</w:delText>
        </w:r>
        <w:r w:rsidRPr="005B17B4" w:rsidDel="00A871AD">
          <w:delText xml:space="preserve"> đ</w:delText>
        </w:r>
        <w:r w:rsidRPr="002B0E2E" w:rsidDel="00A871AD">
          <w:delText>ề</w:delText>
        </w:r>
      </w:del>
    </w:p>
    <w:p w14:paraId="650714D7" w14:textId="77777777" w:rsidR="00A871AD" w:rsidRDefault="00A871AD">
      <w:pPr>
        <w:jc w:val="center"/>
        <w:rPr>
          <w:ins w:id="4256" w:author="John Tran" w:date="2015-12-29T10:26:00Z"/>
        </w:rPr>
        <w:pPrChange w:id="4257" w:author="John Tran" w:date="2015-12-25T04:43:00Z">
          <w:pPr>
            <w:pStyle w:val="Ph3"/>
          </w:pPr>
        </w:pPrChange>
      </w:pPr>
      <w:ins w:id="4258" w:author="John Tran" w:date="2015-12-25T04:44:00Z">
        <w:r>
          <w:rPr>
            <w:noProof/>
            <w:lang w:val="en-US" w:eastAsia="ja-JP"/>
            <w:rPrChange w:id="4259" w:author="Server Document" w:date="2015-12-25T20:08:00Z">
              <w:rPr>
                <w:b w:val="0"/>
                <w:bCs w:val="0"/>
                <w:lang w:eastAsia="ja-JP"/>
              </w:rPr>
            </w:rPrChange>
          </w:rPr>
          <w:drawing>
            <wp:inline distT="0" distB="0" distL="0" distR="0" wp14:anchorId="646F9AE0" wp14:editId="0B25C0AA">
              <wp:extent cx="5293995" cy="268922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_Process.png"/>
                      <pic:cNvPicPr/>
                    </pic:nvPicPr>
                    <pic:blipFill rotWithShape="1">
                      <a:blip r:embed="rId39" cstate="print">
                        <a:extLst>
                          <a:ext uri="{28A0092B-C50C-407E-A947-70E740481C1C}">
                            <a14:useLocalDpi xmlns:a14="http://schemas.microsoft.com/office/drawing/2010/main" val="0"/>
                          </a:ext>
                        </a:extLst>
                      </a:blip>
                      <a:srcRect l="5122" t="14271"/>
                      <a:stretch/>
                    </pic:blipFill>
                    <pic:spPr bwMode="auto">
                      <a:xfrm>
                        <a:off x="0" y="0"/>
                        <a:ext cx="5293995" cy="2689225"/>
                      </a:xfrm>
                      <a:prstGeom prst="rect">
                        <a:avLst/>
                      </a:prstGeom>
                      <a:ln>
                        <a:noFill/>
                      </a:ln>
                      <a:extLst>
                        <a:ext uri="{53640926-AAD7-44D8-BBD7-CCE9431645EC}">
                          <a14:shadowObscured xmlns:a14="http://schemas.microsoft.com/office/drawing/2010/main"/>
                        </a:ext>
                      </a:extLst>
                    </pic:spPr>
                  </pic:pic>
                </a:graphicData>
              </a:graphic>
            </wp:inline>
          </w:drawing>
        </w:r>
      </w:ins>
    </w:p>
    <w:p w14:paraId="3422205C" w14:textId="67E51A0A" w:rsidR="00AF11C0" w:rsidRDefault="00C851BE">
      <w:pPr>
        <w:jc w:val="center"/>
        <w:rPr>
          <w:ins w:id="4260" w:author="John Tran" w:date="2015-12-25T04:51:00Z"/>
        </w:rPr>
        <w:pPrChange w:id="4261" w:author="John Tran" w:date="2015-12-29T10:26:00Z">
          <w:pPr>
            <w:pStyle w:val="Ph3"/>
          </w:pPr>
        </w:pPrChange>
      </w:pPr>
      <w:bookmarkStart w:id="4262" w:name="OLE_LINK38"/>
      <w:bookmarkStart w:id="4263" w:name="OLE_LINK39"/>
      <w:bookmarkStart w:id="4264" w:name="OLE_LINK40"/>
      <w:bookmarkStart w:id="4265" w:name="OLE_LINK41"/>
      <w:ins w:id="4266" w:author="John Tran" w:date="2015-12-29T10:26:00Z">
        <w:r>
          <w:t>Hình 3.</w:t>
        </w:r>
      </w:ins>
      <w:ins w:id="4267" w:author="John Tran" w:date="2015-12-30T23:20:00Z">
        <w:r w:rsidRPr="00476071">
          <w:rPr>
            <w:rPrChange w:id="4268" w:author="John Tran" w:date="2015-12-30T23:20:00Z">
              <w:rPr/>
            </w:rPrChange>
          </w:rPr>
          <w:t>1</w:t>
        </w:r>
      </w:ins>
      <w:ins w:id="4269" w:author="John Tran" w:date="2016-01-13T21:04:00Z">
        <w:r w:rsidR="00DF78CB" w:rsidRPr="00DF78CB">
          <w:rPr>
            <w:rPrChange w:id="4270" w:author="John Tran" w:date="2016-01-13T21:04:00Z">
              <w:rPr/>
            </w:rPrChange>
          </w:rPr>
          <w:t>2</w:t>
        </w:r>
      </w:ins>
      <w:ins w:id="4271" w:author="John Tran" w:date="2015-12-29T10:26:00Z">
        <w:r w:rsidR="00AF11C0" w:rsidRPr="004C30D2">
          <w:t>: Màn hình chọn d</w:t>
        </w:r>
        <w:r w:rsidR="00AF11C0" w:rsidRPr="004C30D2">
          <w:rPr>
            <w:rPrChange w:id="4272" w:author="John Tran" w:date="2015-12-30T09:31:00Z">
              <w:rPr>
                <w:b w:val="0"/>
                <w:bCs w:val="0"/>
              </w:rPr>
            </w:rPrChange>
          </w:rPr>
          <w:t>ữ liệu để phân tích</w:t>
        </w:r>
      </w:ins>
    </w:p>
    <w:bookmarkEnd w:id="4262"/>
    <w:bookmarkEnd w:id="4263"/>
    <w:bookmarkEnd w:id="4264"/>
    <w:bookmarkEnd w:id="4265"/>
    <w:p w14:paraId="65B0D633" w14:textId="77777777" w:rsidR="00A871AD" w:rsidRPr="002800B0" w:rsidRDefault="00A871AD" w:rsidP="00AF11C0">
      <w:pPr>
        <w:ind w:left="180"/>
        <w:rPr>
          <w:ins w:id="4273" w:author="John Tran" w:date="2015-12-25T04:51:00Z"/>
          <w:b/>
          <w:i/>
        </w:rPr>
      </w:pPr>
      <w:ins w:id="4274" w:author="John Tran" w:date="2015-12-25T04:51:00Z">
        <w:r w:rsidRPr="002800B0">
          <w:rPr>
            <w:b/>
            <w:i/>
            <w:lang w:val="en-US"/>
          </w:rPr>
          <w:t>Mô tả màn hình</w:t>
        </w:r>
      </w:ins>
    </w:p>
    <w:tbl>
      <w:tblPr>
        <w:tblStyle w:val="TableGrid"/>
        <w:tblW w:w="0" w:type="auto"/>
        <w:tblInd w:w="175" w:type="dxa"/>
        <w:tblLook w:val="04A0" w:firstRow="1" w:lastRow="0" w:firstColumn="1" w:lastColumn="0" w:noHBand="0" w:noVBand="1"/>
        <w:tblPrChange w:id="4275" w:author="John Tran" w:date="2015-12-29T10:12:00Z">
          <w:tblPr>
            <w:tblStyle w:val="TableGrid"/>
            <w:tblW w:w="0" w:type="auto"/>
            <w:tblLook w:val="04A0" w:firstRow="1" w:lastRow="0" w:firstColumn="1" w:lastColumn="0" w:noHBand="0" w:noVBand="1"/>
          </w:tblPr>
        </w:tblPrChange>
      </w:tblPr>
      <w:tblGrid>
        <w:gridCol w:w="711"/>
        <w:gridCol w:w="2114"/>
        <w:gridCol w:w="1285"/>
        <w:gridCol w:w="4345"/>
        <w:tblGridChange w:id="4276">
          <w:tblGrid>
            <w:gridCol w:w="711"/>
            <w:gridCol w:w="2114"/>
            <w:gridCol w:w="1242"/>
            <w:gridCol w:w="43"/>
            <w:gridCol w:w="4547"/>
            <w:gridCol w:w="43"/>
          </w:tblGrid>
        </w:tblGridChange>
      </w:tblGrid>
      <w:tr w:rsidR="00A871AD" w14:paraId="4865C3D7" w14:textId="77777777" w:rsidTr="0073371A">
        <w:trPr>
          <w:ins w:id="4277" w:author="John Tran" w:date="2015-12-25T04:45:00Z"/>
          <w:trPrChange w:id="4278" w:author="John Tran" w:date="2015-12-29T10:12:00Z">
            <w:trPr>
              <w:gridAfter w:val="0"/>
            </w:trPr>
          </w:trPrChange>
        </w:trPr>
        <w:tc>
          <w:tcPr>
            <w:tcW w:w="711" w:type="dxa"/>
            <w:shd w:val="clear" w:color="auto" w:fill="C6D9F1" w:themeFill="text2" w:themeFillTint="33"/>
            <w:tcPrChange w:id="4279" w:author="John Tran" w:date="2015-12-29T10:12:00Z">
              <w:tcPr>
                <w:tcW w:w="711" w:type="dxa"/>
                <w:shd w:val="clear" w:color="auto" w:fill="C6D9F1" w:themeFill="text2" w:themeFillTint="33"/>
              </w:tcPr>
            </w:tcPrChange>
          </w:tcPr>
          <w:p w14:paraId="4E15A781" w14:textId="77777777" w:rsidR="00A871AD" w:rsidRPr="002800B0" w:rsidRDefault="00A871AD" w:rsidP="005C53E1">
            <w:pPr>
              <w:jc w:val="center"/>
              <w:rPr>
                <w:ins w:id="4280" w:author="John Tran" w:date="2015-12-25T04:45:00Z"/>
                <w:b/>
                <w:lang w:val="en-US"/>
              </w:rPr>
            </w:pPr>
            <w:ins w:id="4281" w:author="John Tran" w:date="2015-12-25T04:45:00Z">
              <w:r w:rsidRPr="002800B0">
                <w:rPr>
                  <w:b/>
                  <w:lang w:val="en-US"/>
                </w:rPr>
                <w:t>STT</w:t>
              </w:r>
            </w:ins>
          </w:p>
        </w:tc>
        <w:tc>
          <w:tcPr>
            <w:tcW w:w="2114" w:type="dxa"/>
            <w:shd w:val="clear" w:color="auto" w:fill="C6D9F1" w:themeFill="text2" w:themeFillTint="33"/>
            <w:tcPrChange w:id="4282" w:author="John Tran" w:date="2015-12-29T10:12:00Z">
              <w:tcPr>
                <w:tcW w:w="2114" w:type="dxa"/>
                <w:shd w:val="clear" w:color="auto" w:fill="C6D9F1" w:themeFill="text2" w:themeFillTint="33"/>
              </w:tcPr>
            </w:tcPrChange>
          </w:tcPr>
          <w:p w14:paraId="2FC7E278" w14:textId="77777777" w:rsidR="00A871AD" w:rsidRPr="002800B0" w:rsidRDefault="00A871AD" w:rsidP="005C53E1">
            <w:pPr>
              <w:jc w:val="center"/>
              <w:rPr>
                <w:ins w:id="4283" w:author="John Tran" w:date="2015-12-25T04:45:00Z"/>
                <w:b/>
                <w:lang w:val="en-US"/>
              </w:rPr>
            </w:pPr>
            <w:ins w:id="4284" w:author="John Tran" w:date="2015-12-25T04:45:00Z">
              <w:r w:rsidRPr="002800B0">
                <w:rPr>
                  <w:b/>
                  <w:lang w:val="en-US"/>
                </w:rPr>
                <w:t xml:space="preserve">Thành </w:t>
              </w:r>
              <w:r>
                <w:rPr>
                  <w:b/>
                  <w:lang w:val="en-US"/>
                </w:rPr>
                <w:t>p</w:t>
              </w:r>
              <w:r w:rsidRPr="002800B0">
                <w:rPr>
                  <w:b/>
                  <w:lang w:val="en-US"/>
                </w:rPr>
                <w:t>hần</w:t>
              </w:r>
            </w:ins>
          </w:p>
        </w:tc>
        <w:tc>
          <w:tcPr>
            <w:tcW w:w="1285" w:type="dxa"/>
            <w:shd w:val="clear" w:color="auto" w:fill="C6D9F1" w:themeFill="text2" w:themeFillTint="33"/>
            <w:tcPrChange w:id="4285" w:author="John Tran" w:date="2015-12-29T10:12:00Z">
              <w:tcPr>
                <w:tcW w:w="1220" w:type="dxa"/>
                <w:shd w:val="clear" w:color="auto" w:fill="C6D9F1" w:themeFill="text2" w:themeFillTint="33"/>
              </w:tcPr>
            </w:tcPrChange>
          </w:tcPr>
          <w:p w14:paraId="2247F0EF" w14:textId="77777777" w:rsidR="00A871AD" w:rsidRPr="002800B0" w:rsidRDefault="00A871AD" w:rsidP="005C53E1">
            <w:pPr>
              <w:jc w:val="center"/>
              <w:rPr>
                <w:ins w:id="4286" w:author="John Tran" w:date="2015-12-25T04:45:00Z"/>
                <w:b/>
                <w:lang w:val="en-US"/>
              </w:rPr>
            </w:pPr>
            <w:ins w:id="4287" w:author="John Tran" w:date="2015-12-25T04:45:00Z">
              <w:r>
                <w:rPr>
                  <w:b/>
                  <w:lang w:val="en-US"/>
                </w:rPr>
                <w:t>Thể loại</w:t>
              </w:r>
            </w:ins>
          </w:p>
        </w:tc>
        <w:tc>
          <w:tcPr>
            <w:tcW w:w="4345" w:type="dxa"/>
            <w:shd w:val="clear" w:color="auto" w:fill="C6D9F1" w:themeFill="text2" w:themeFillTint="33"/>
            <w:tcPrChange w:id="4288" w:author="John Tran" w:date="2015-12-29T10:12:00Z">
              <w:tcPr>
                <w:tcW w:w="4590" w:type="dxa"/>
                <w:gridSpan w:val="2"/>
                <w:shd w:val="clear" w:color="auto" w:fill="C6D9F1" w:themeFill="text2" w:themeFillTint="33"/>
              </w:tcPr>
            </w:tcPrChange>
          </w:tcPr>
          <w:p w14:paraId="3CF2C469" w14:textId="77777777" w:rsidR="00A871AD" w:rsidRPr="002800B0" w:rsidRDefault="00A871AD" w:rsidP="005C53E1">
            <w:pPr>
              <w:jc w:val="center"/>
              <w:rPr>
                <w:ins w:id="4289" w:author="John Tran" w:date="2015-12-25T04:45:00Z"/>
                <w:b/>
                <w:lang w:val="en-US"/>
              </w:rPr>
            </w:pPr>
            <w:ins w:id="4290" w:author="John Tran" w:date="2015-12-25T04:45:00Z">
              <w:r w:rsidRPr="002800B0">
                <w:rPr>
                  <w:b/>
                  <w:lang w:val="en-US"/>
                </w:rPr>
                <w:t>Chức năng</w:t>
              </w:r>
            </w:ins>
          </w:p>
        </w:tc>
      </w:tr>
      <w:tr w:rsidR="002D7E92" w14:paraId="3BE60D46" w14:textId="77777777" w:rsidTr="0073371A">
        <w:trPr>
          <w:ins w:id="4291" w:author="John Tran" w:date="2015-12-25T04:45:00Z"/>
        </w:trPr>
        <w:tc>
          <w:tcPr>
            <w:tcW w:w="711" w:type="dxa"/>
            <w:tcPrChange w:id="4292" w:author="John Tran" w:date="2015-12-29T10:12:00Z">
              <w:tcPr>
                <w:tcW w:w="711" w:type="dxa"/>
              </w:tcPr>
            </w:tcPrChange>
          </w:tcPr>
          <w:p w14:paraId="0316E4D4" w14:textId="77777777" w:rsidR="00A871AD" w:rsidRPr="002800B0" w:rsidRDefault="00A871AD" w:rsidP="005C53E1">
            <w:pPr>
              <w:rPr>
                <w:ins w:id="4293" w:author="John Tran" w:date="2015-12-25T04:45:00Z"/>
                <w:lang w:val="en-US"/>
              </w:rPr>
            </w:pPr>
            <w:ins w:id="4294" w:author="John Tran" w:date="2015-12-25T04:45:00Z">
              <w:r w:rsidRPr="002800B0">
                <w:rPr>
                  <w:lang w:val="en-US"/>
                </w:rPr>
                <w:t>1</w:t>
              </w:r>
            </w:ins>
          </w:p>
        </w:tc>
        <w:tc>
          <w:tcPr>
            <w:tcW w:w="2114" w:type="dxa"/>
            <w:tcPrChange w:id="4295" w:author="John Tran" w:date="2015-12-29T10:12:00Z">
              <w:tcPr>
                <w:tcW w:w="2114" w:type="dxa"/>
              </w:tcPr>
            </w:tcPrChange>
          </w:tcPr>
          <w:p w14:paraId="205544B3" w14:textId="6DCD3B9D" w:rsidR="00A871AD" w:rsidRPr="002800B0" w:rsidRDefault="00EF05A2" w:rsidP="005C53E1">
            <w:pPr>
              <w:jc w:val="left"/>
              <w:rPr>
                <w:ins w:id="4296" w:author="John Tran" w:date="2015-12-25T04:45:00Z"/>
                <w:lang w:val="en-US"/>
              </w:rPr>
            </w:pPr>
            <w:ins w:id="4297" w:author="John Tran" w:date="2015-12-25T09:04:00Z">
              <w:r>
                <w:rPr>
                  <w:lang w:val="en-US"/>
                </w:rPr>
                <w:t>cboPageName</w:t>
              </w:r>
            </w:ins>
          </w:p>
        </w:tc>
        <w:tc>
          <w:tcPr>
            <w:tcW w:w="1285" w:type="dxa"/>
            <w:tcPrChange w:id="4298" w:author="John Tran" w:date="2015-12-29T10:12:00Z">
              <w:tcPr>
                <w:tcW w:w="1242" w:type="dxa"/>
                <w:gridSpan w:val="2"/>
              </w:tcPr>
            </w:tcPrChange>
          </w:tcPr>
          <w:p w14:paraId="02395CE7" w14:textId="2906E4C5" w:rsidR="00A871AD" w:rsidRPr="002800B0" w:rsidRDefault="00EF05A2" w:rsidP="005C53E1">
            <w:pPr>
              <w:rPr>
                <w:ins w:id="4299" w:author="John Tran" w:date="2015-12-25T04:45:00Z"/>
                <w:lang w:val="en-US"/>
              </w:rPr>
            </w:pPr>
            <w:ins w:id="4300" w:author="John Tran" w:date="2015-12-25T09:04:00Z">
              <w:r>
                <w:rPr>
                  <w:lang w:val="en-US"/>
                </w:rPr>
                <w:t>SelectBox</w:t>
              </w:r>
            </w:ins>
          </w:p>
        </w:tc>
        <w:tc>
          <w:tcPr>
            <w:tcW w:w="4345" w:type="dxa"/>
            <w:tcPrChange w:id="4301" w:author="John Tran" w:date="2015-12-29T10:12:00Z">
              <w:tcPr>
                <w:tcW w:w="4590" w:type="dxa"/>
                <w:gridSpan w:val="2"/>
              </w:tcPr>
            </w:tcPrChange>
          </w:tcPr>
          <w:p w14:paraId="6DADB42D" w14:textId="74DC9A6D" w:rsidR="00A871AD" w:rsidRPr="002800B0" w:rsidRDefault="00EF05A2" w:rsidP="005C53E1">
            <w:pPr>
              <w:rPr>
                <w:ins w:id="4302" w:author="John Tran" w:date="2015-12-25T04:45:00Z"/>
                <w:lang w:val="en-US"/>
              </w:rPr>
            </w:pPr>
            <w:ins w:id="4303" w:author="John Tran" w:date="2015-12-25T09:05:00Z">
              <w:r>
                <w:rPr>
                  <w:lang w:val="en-US"/>
                </w:rPr>
                <w:t xml:space="preserve">Người dùng chọn trang Facebook muốn phân tích từ danh sách. </w:t>
              </w:r>
            </w:ins>
            <w:ins w:id="4304" w:author="John Tran" w:date="2015-12-25T09:06:00Z">
              <w:r>
                <w:rPr>
                  <w:lang w:val="en-US"/>
                </w:rPr>
                <w:t>Danh sách trang bao gồm những trang mà người dùng đã crawl trước đó.</w:t>
              </w:r>
            </w:ins>
          </w:p>
        </w:tc>
      </w:tr>
      <w:tr w:rsidR="002D7E92" w14:paraId="3D126A57" w14:textId="77777777" w:rsidTr="0073371A">
        <w:trPr>
          <w:ins w:id="4305" w:author="John Tran" w:date="2015-12-25T04:45:00Z"/>
        </w:trPr>
        <w:tc>
          <w:tcPr>
            <w:tcW w:w="711" w:type="dxa"/>
            <w:tcPrChange w:id="4306" w:author="John Tran" w:date="2015-12-29T10:12:00Z">
              <w:tcPr>
                <w:tcW w:w="711" w:type="dxa"/>
              </w:tcPr>
            </w:tcPrChange>
          </w:tcPr>
          <w:p w14:paraId="039808A1" w14:textId="77777777" w:rsidR="00A871AD" w:rsidRPr="002800B0" w:rsidRDefault="00A871AD" w:rsidP="005C53E1">
            <w:pPr>
              <w:rPr>
                <w:ins w:id="4307" w:author="John Tran" w:date="2015-12-25T04:45:00Z"/>
                <w:lang w:val="en-US"/>
              </w:rPr>
            </w:pPr>
            <w:ins w:id="4308" w:author="John Tran" w:date="2015-12-25T04:45:00Z">
              <w:r>
                <w:rPr>
                  <w:lang w:val="en-US"/>
                </w:rPr>
                <w:t>2</w:t>
              </w:r>
            </w:ins>
          </w:p>
        </w:tc>
        <w:tc>
          <w:tcPr>
            <w:tcW w:w="2114" w:type="dxa"/>
            <w:tcPrChange w:id="4309" w:author="John Tran" w:date="2015-12-29T10:12:00Z">
              <w:tcPr>
                <w:tcW w:w="2114" w:type="dxa"/>
              </w:tcPr>
            </w:tcPrChange>
          </w:tcPr>
          <w:p w14:paraId="7A8FC5ED" w14:textId="49BBB091" w:rsidR="00A871AD" w:rsidRPr="002800B0" w:rsidRDefault="002D7E92">
            <w:pPr>
              <w:rPr>
                <w:ins w:id="4310" w:author="John Tran" w:date="2015-12-25T04:45:00Z"/>
                <w:lang w:val="en-US"/>
              </w:rPr>
            </w:pPr>
            <w:ins w:id="4311" w:author="John Tran" w:date="2015-12-25T09:12:00Z">
              <w:r>
                <w:rPr>
                  <w:lang w:val="en-US"/>
                </w:rPr>
                <w:t>dtDateFrom</w:t>
              </w:r>
            </w:ins>
          </w:p>
        </w:tc>
        <w:tc>
          <w:tcPr>
            <w:tcW w:w="1285" w:type="dxa"/>
            <w:tcPrChange w:id="4312" w:author="John Tran" w:date="2015-12-29T10:12:00Z">
              <w:tcPr>
                <w:tcW w:w="1242" w:type="dxa"/>
                <w:gridSpan w:val="2"/>
              </w:tcPr>
            </w:tcPrChange>
          </w:tcPr>
          <w:p w14:paraId="78A91333" w14:textId="6A46920B" w:rsidR="00A871AD" w:rsidRPr="002800B0" w:rsidRDefault="002D7E92">
            <w:pPr>
              <w:rPr>
                <w:ins w:id="4313" w:author="John Tran" w:date="2015-12-25T04:45:00Z"/>
                <w:lang w:val="en-US"/>
              </w:rPr>
            </w:pPr>
            <w:ins w:id="4314" w:author="John Tran" w:date="2015-12-25T09:12:00Z">
              <w:r>
                <w:rPr>
                  <w:lang w:val="en-US"/>
                </w:rPr>
                <w:t>Date</w:t>
              </w:r>
            </w:ins>
            <w:ins w:id="4315" w:author="John Tran" w:date="2015-12-25T09:13:00Z">
              <w:r>
                <w:rPr>
                  <w:lang w:val="en-US"/>
                </w:rPr>
                <w:t>Field</w:t>
              </w:r>
            </w:ins>
          </w:p>
        </w:tc>
        <w:tc>
          <w:tcPr>
            <w:tcW w:w="4345" w:type="dxa"/>
            <w:tcPrChange w:id="4316" w:author="John Tran" w:date="2015-12-29T10:12:00Z">
              <w:tcPr>
                <w:tcW w:w="4590" w:type="dxa"/>
                <w:gridSpan w:val="2"/>
              </w:tcPr>
            </w:tcPrChange>
          </w:tcPr>
          <w:p w14:paraId="09528058" w14:textId="716C82FF" w:rsidR="00A871AD" w:rsidRPr="002800B0" w:rsidRDefault="00A871AD">
            <w:pPr>
              <w:rPr>
                <w:ins w:id="4317" w:author="John Tran" w:date="2015-12-25T04:45:00Z"/>
                <w:lang w:val="en-US"/>
              </w:rPr>
            </w:pPr>
            <w:ins w:id="4318" w:author="John Tran" w:date="2015-12-25T04:45:00Z">
              <w:r>
                <w:rPr>
                  <w:lang w:val="en-US"/>
                </w:rPr>
                <w:t xml:space="preserve">Người dùng nhập </w:t>
              </w:r>
            </w:ins>
            <w:ins w:id="4319" w:author="John Tran" w:date="2015-12-25T09:13:00Z">
              <w:r w:rsidR="002D7E92">
                <w:rPr>
                  <w:lang w:val="en-US"/>
                </w:rPr>
                <w:t>ngày bắt đầu của dữ liệu</w:t>
              </w:r>
            </w:ins>
          </w:p>
        </w:tc>
      </w:tr>
      <w:tr w:rsidR="002D7E92" w14:paraId="76A5C8EF" w14:textId="77777777" w:rsidTr="0073371A">
        <w:trPr>
          <w:ins w:id="4320" w:author="John Tran" w:date="2015-12-25T04:45:00Z"/>
        </w:trPr>
        <w:tc>
          <w:tcPr>
            <w:tcW w:w="711" w:type="dxa"/>
            <w:tcPrChange w:id="4321" w:author="John Tran" w:date="2015-12-29T10:12:00Z">
              <w:tcPr>
                <w:tcW w:w="711" w:type="dxa"/>
              </w:tcPr>
            </w:tcPrChange>
          </w:tcPr>
          <w:p w14:paraId="06865231" w14:textId="77777777" w:rsidR="00A871AD" w:rsidRDefault="00A871AD" w:rsidP="005C53E1">
            <w:pPr>
              <w:rPr>
                <w:ins w:id="4322" w:author="John Tran" w:date="2015-12-25T04:45:00Z"/>
                <w:lang w:val="en-US"/>
              </w:rPr>
            </w:pPr>
            <w:ins w:id="4323" w:author="John Tran" w:date="2015-12-25T04:45:00Z">
              <w:r>
                <w:rPr>
                  <w:lang w:val="en-US"/>
                </w:rPr>
                <w:t>3</w:t>
              </w:r>
            </w:ins>
          </w:p>
        </w:tc>
        <w:tc>
          <w:tcPr>
            <w:tcW w:w="2114" w:type="dxa"/>
            <w:tcPrChange w:id="4324" w:author="John Tran" w:date="2015-12-29T10:12:00Z">
              <w:tcPr>
                <w:tcW w:w="2114" w:type="dxa"/>
              </w:tcPr>
            </w:tcPrChange>
          </w:tcPr>
          <w:p w14:paraId="6A0BD952" w14:textId="7A755F08" w:rsidR="00A871AD" w:rsidRPr="002800B0" w:rsidRDefault="002D7E92" w:rsidP="005C53E1">
            <w:pPr>
              <w:rPr>
                <w:ins w:id="4325" w:author="John Tran" w:date="2015-12-25T04:45:00Z"/>
                <w:lang w:val="en-US"/>
              </w:rPr>
            </w:pPr>
            <w:ins w:id="4326" w:author="John Tran" w:date="2015-12-25T09:12:00Z">
              <w:r>
                <w:rPr>
                  <w:lang w:val="en-US"/>
                </w:rPr>
                <w:t>dtDateTo</w:t>
              </w:r>
            </w:ins>
          </w:p>
        </w:tc>
        <w:tc>
          <w:tcPr>
            <w:tcW w:w="1285" w:type="dxa"/>
            <w:tcPrChange w:id="4327" w:author="John Tran" w:date="2015-12-29T10:12:00Z">
              <w:tcPr>
                <w:tcW w:w="1242" w:type="dxa"/>
                <w:gridSpan w:val="2"/>
              </w:tcPr>
            </w:tcPrChange>
          </w:tcPr>
          <w:p w14:paraId="639D0F7B" w14:textId="44B1F05F" w:rsidR="00A871AD" w:rsidRPr="002800B0" w:rsidRDefault="002D7E92" w:rsidP="005C53E1">
            <w:pPr>
              <w:rPr>
                <w:ins w:id="4328" w:author="John Tran" w:date="2015-12-25T04:45:00Z"/>
                <w:lang w:val="en-US"/>
              </w:rPr>
            </w:pPr>
            <w:ins w:id="4329" w:author="John Tran" w:date="2015-12-25T09:13:00Z">
              <w:r>
                <w:rPr>
                  <w:lang w:val="en-US"/>
                </w:rPr>
                <w:t>DateField</w:t>
              </w:r>
            </w:ins>
          </w:p>
        </w:tc>
        <w:tc>
          <w:tcPr>
            <w:tcW w:w="4345" w:type="dxa"/>
            <w:tcPrChange w:id="4330" w:author="John Tran" w:date="2015-12-29T10:12:00Z">
              <w:tcPr>
                <w:tcW w:w="4590" w:type="dxa"/>
                <w:gridSpan w:val="2"/>
              </w:tcPr>
            </w:tcPrChange>
          </w:tcPr>
          <w:p w14:paraId="1B67C2B8" w14:textId="109F906B" w:rsidR="00A871AD" w:rsidRPr="002800B0" w:rsidRDefault="002D7E92" w:rsidP="005C53E1">
            <w:pPr>
              <w:rPr>
                <w:ins w:id="4331" w:author="John Tran" w:date="2015-12-25T04:45:00Z"/>
                <w:lang w:val="en-US"/>
              </w:rPr>
            </w:pPr>
            <w:ins w:id="4332" w:author="John Tran" w:date="2015-12-25T09:14:00Z">
              <w:r>
                <w:rPr>
                  <w:lang w:val="en-US"/>
                </w:rPr>
                <w:t>Người dùng nhập ngày kết thúc của dữ liệu</w:t>
              </w:r>
            </w:ins>
          </w:p>
        </w:tc>
      </w:tr>
      <w:tr w:rsidR="002D7E92" w14:paraId="75AAE253" w14:textId="77777777" w:rsidTr="0073371A">
        <w:trPr>
          <w:ins w:id="4333" w:author="John Tran" w:date="2015-12-25T09:15:00Z"/>
        </w:trPr>
        <w:tc>
          <w:tcPr>
            <w:tcW w:w="711" w:type="dxa"/>
            <w:tcPrChange w:id="4334" w:author="John Tran" w:date="2015-12-29T10:12:00Z">
              <w:tcPr>
                <w:tcW w:w="711" w:type="dxa"/>
              </w:tcPr>
            </w:tcPrChange>
          </w:tcPr>
          <w:p w14:paraId="5788405F" w14:textId="28B22CF8" w:rsidR="002D7E92" w:rsidRDefault="002D7E92" w:rsidP="005C53E1">
            <w:pPr>
              <w:rPr>
                <w:ins w:id="4335" w:author="John Tran" w:date="2015-12-25T09:15:00Z"/>
                <w:lang w:val="en-US"/>
              </w:rPr>
            </w:pPr>
            <w:ins w:id="4336" w:author="John Tran" w:date="2015-12-25T09:15:00Z">
              <w:r>
                <w:rPr>
                  <w:lang w:val="en-US"/>
                </w:rPr>
                <w:t>4</w:t>
              </w:r>
            </w:ins>
          </w:p>
        </w:tc>
        <w:tc>
          <w:tcPr>
            <w:tcW w:w="2114" w:type="dxa"/>
            <w:tcPrChange w:id="4337" w:author="John Tran" w:date="2015-12-29T10:12:00Z">
              <w:tcPr>
                <w:tcW w:w="2114" w:type="dxa"/>
              </w:tcPr>
            </w:tcPrChange>
          </w:tcPr>
          <w:p w14:paraId="211A7094" w14:textId="360F8078" w:rsidR="002D7E92" w:rsidRDefault="002D7E92" w:rsidP="005C53E1">
            <w:pPr>
              <w:rPr>
                <w:ins w:id="4338" w:author="John Tran" w:date="2015-12-25T09:15:00Z"/>
                <w:lang w:val="en-US"/>
              </w:rPr>
            </w:pPr>
            <w:ins w:id="4339" w:author="John Tran" w:date="2015-12-25T09:15:00Z">
              <w:r>
                <w:rPr>
                  <w:lang w:val="en-US"/>
                </w:rPr>
                <w:t>Start Analysis</w:t>
              </w:r>
            </w:ins>
          </w:p>
        </w:tc>
        <w:tc>
          <w:tcPr>
            <w:tcW w:w="1285" w:type="dxa"/>
            <w:tcPrChange w:id="4340" w:author="John Tran" w:date="2015-12-29T10:12:00Z">
              <w:tcPr>
                <w:tcW w:w="1242" w:type="dxa"/>
                <w:gridSpan w:val="2"/>
              </w:tcPr>
            </w:tcPrChange>
          </w:tcPr>
          <w:p w14:paraId="0E5D9F1B" w14:textId="0BC05463" w:rsidR="002D7E92" w:rsidRDefault="002D7E92" w:rsidP="005C53E1">
            <w:pPr>
              <w:rPr>
                <w:ins w:id="4341" w:author="John Tran" w:date="2015-12-25T09:15:00Z"/>
                <w:lang w:val="en-US"/>
              </w:rPr>
            </w:pPr>
            <w:ins w:id="4342" w:author="John Tran" w:date="2015-12-25T09:15:00Z">
              <w:r>
                <w:rPr>
                  <w:lang w:val="en-US"/>
                </w:rPr>
                <w:t>Button</w:t>
              </w:r>
            </w:ins>
          </w:p>
        </w:tc>
        <w:tc>
          <w:tcPr>
            <w:tcW w:w="4345" w:type="dxa"/>
            <w:tcPrChange w:id="4343" w:author="John Tran" w:date="2015-12-29T10:12:00Z">
              <w:tcPr>
                <w:tcW w:w="4590" w:type="dxa"/>
                <w:gridSpan w:val="2"/>
              </w:tcPr>
            </w:tcPrChange>
          </w:tcPr>
          <w:p w14:paraId="38AD9145" w14:textId="7F233989" w:rsidR="002D7E92" w:rsidRDefault="002D7E92" w:rsidP="005C53E1">
            <w:pPr>
              <w:rPr>
                <w:ins w:id="4344" w:author="John Tran" w:date="2015-12-25T09:15:00Z"/>
                <w:lang w:val="en-US"/>
              </w:rPr>
            </w:pPr>
            <w:ins w:id="4345" w:author="John Tran" w:date="2015-12-25T09:15:00Z">
              <w:r>
                <w:rPr>
                  <w:lang w:val="en-US"/>
                </w:rPr>
                <w:t>Chọn để hệ thống bắt đầu phân tích tìm các chủ đề đang trao đổi trên trang Facebook  và</w:t>
              </w:r>
            </w:ins>
            <w:ins w:id="4346" w:author="John Tran" w:date="2015-12-25T09:16:00Z">
              <w:r>
                <w:rPr>
                  <w:lang w:val="en-US"/>
                </w:rPr>
                <w:t xml:space="preserve"> trong</w:t>
              </w:r>
            </w:ins>
            <w:ins w:id="4347" w:author="John Tran" w:date="2015-12-25T09:15:00Z">
              <w:r>
                <w:rPr>
                  <w:lang w:val="en-US"/>
                </w:rPr>
                <w:t xml:space="preserve"> khoảng thời gian</w:t>
              </w:r>
            </w:ins>
            <w:ins w:id="4348" w:author="John Tran" w:date="2015-12-25T09:16:00Z">
              <w:r>
                <w:rPr>
                  <w:lang w:val="en-US"/>
                </w:rPr>
                <w:t xml:space="preserve"> đã chọn</w:t>
              </w:r>
            </w:ins>
          </w:p>
        </w:tc>
      </w:tr>
    </w:tbl>
    <w:p w14:paraId="77B4CE87" w14:textId="5BB76A53" w:rsidR="00B76BF3" w:rsidRPr="00B76BF3" w:rsidRDefault="00B76BF3">
      <w:pPr>
        <w:jc w:val="left"/>
        <w:pPrChange w:id="4349" w:author="John Tran" w:date="2015-12-25T04:45:00Z">
          <w:pPr>
            <w:pStyle w:val="Ph3"/>
          </w:pPr>
        </w:pPrChange>
      </w:pPr>
      <w:del w:id="4350" w:author="John Tran" w:date="2015-12-25T04:43:00Z">
        <w:r w:rsidDel="00A871AD">
          <w:delText>todo</w:delText>
        </w:r>
      </w:del>
    </w:p>
    <w:p w14:paraId="15729BCB" w14:textId="077F6DF3" w:rsidR="00A871AD" w:rsidRPr="002B0E2E" w:rsidRDefault="00A871AD">
      <w:pPr>
        <w:pStyle w:val="Heading3"/>
        <w:rPr>
          <w:ins w:id="4351" w:author="John Tran" w:date="2015-12-25T04:50:00Z"/>
        </w:rPr>
        <w:pPrChange w:id="4352" w:author="John Tran" w:date="2015-12-30T09:48:00Z">
          <w:pPr>
            <w:pStyle w:val="LVBang"/>
          </w:pPr>
        </w:pPrChange>
      </w:pPr>
      <w:bookmarkStart w:id="4353" w:name="_Toc440482295"/>
      <w:ins w:id="4354" w:author="John Tran" w:date="2015-12-25T04:49:00Z">
        <w:r w:rsidRPr="00BD4EC0">
          <w:t>Màn hình xem các chủ để</w:t>
        </w:r>
        <w:r w:rsidRPr="005B17B4">
          <w:t xml:space="preserve"> đang trao đ</w:t>
        </w:r>
        <w:r w:rsidRPr="002B0E2E">
          <w:t>ổi</w:t>
        </w:r>
      </w:ins>
      <w:bookmarkEnd w:id="4353"/>
    </w:p>
    <w:p w14:paraId="6032A13F" w14:textId="7BFD4D42" w:rsidR="00A871AD" w:rsidRDefault="00A871AD">
      <w:pPr>
        <w:rPr>
          <w:ins w:id="4355" w:author="John Tran" w:date="2015-12-29T10:26:00Z"/>
        </w:rPr>
        <w:pPrChange w:id="4356" w:author="John Tran" w:date="2015-12-25T04:50:00Z">
          <w:pPr>
            <w:pStyle w:val="LVBang"/>
          </w:pPr>
        </w:pPrChange>
      </w:pPr>
      <w:ins w:id="4357" w:author="John Tran" w:date="2015-12-25T04:50:00Z">
        <w:r>
          <w:rPr>
            <w:noProof/>
            <w:lang w:val="en-US" w:eastAsia="ja-JP"/>
            <w:rPrChange w:id="4358" w:author="Server Document" w:date="2015-12-25T20:08:00Z">
              <w:rPr>
                <w:b w:val="0"/>
                <w:lang w:eastAsia="ja-JP"/>
              </w:rPr>
            </w:rPrChange>
          </w:rPr>
          <w:drawing>
            <wp:inline distT="0" distB="0" distL="0" distR="0" wp14:anchorId="17F98B16" wp14:editId="2045163B">
              <wp:extent cx="5172075" cy="2679700"/>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w_topics.png"/>
                      <pic:cNvPicPr/>
                    </pic:nvPicPr>
                    <pic:blipFill rotWithShape="1">
                      <a:blip r:embed="rId40" cstate="print">
                        <a:extLst>
                          <a:ext uri="{28A0092B-C50C-407E-A947-70E740481C1C}">
                            <a14:useLocalDpi xmlns:a14="http://schemas.microsoft.com/office/drawing/2010/main" val="0"/>
                          </a:ext>
                        </a:extLst>
                      </a:blip>
                      <a:srcRect l="5146" t="14575" r="1715"/>
                      <a:stretch/>
                    </pic:blipFill>
                    <pic:spPr bwMode="auto">
                      <a:xfrm>
                        <a:off x="0" y="0"/>
                        <a:ext cx="5172075" cy="2679700"/>
                      </a:xfrm>
                      <a:prstGeom prst="rect">
                        <a:avLst/>
                      </a:prstGeom>
                      <a:ln>
                        <a:noFill/>
                      </a:ln>
                      <a:extLst>
                        <a:ext uri="{53640926-AAD7-44D8-BBD7-CCE9431645EC}">
                          <a14:shadowObscured xmlns:a14="http://schemas.microsoft.com/office/drawing/2010/main"/>
                        </a:ext>
                      </a:extLst>
                    </pic:spPr>
                  </pic:pic>
                </a:graphicData>
              </a:graphic>
            </wp:inline>
          </w:drawing>
        </w:r>
      </w:ins>
    </w:p>
    <w:p w14:paraId="27B2D0D6" w14:textId="5CFAFDD9" w:rsidR="00AF11C0" w:rsidRDefault="00AF11C0">
      <w:pPr>
        <w:jc w:val="center"/>
        <w:rPr>
          <w:ins w:id="4359" w:author="John Tran" w:date="2015-12-25T04:51:00Z"/>
        </w:rPr>
        <w:pPrChange w:id="4360" w:author="John Tran" w:date="2015-12-29T10:26:00Z">
          <w:pPr>
            <w:pStyle w:val="LVBang"/>
          </w:pPr>
        </w:pPrChange>
      </w:pPr>
      <w:bookmarkStart w:id="4361" w:name="OLE_LINK42"/>
      <w:bookmarkStart w:id="4362" w:name="OLE_LINK43"/>
      <w:bookmarkStart w:id="4363" w:name="OLE_LINK44"/>
      <w:bookmarkStart w:id="4364" w:name="OLE_LINK45"/>
      <w:ins w:id="4365" w:author="John Tran" w:date="2015-12-29T10:26:00Z">
        <w:r w:rsidRPr="004C30D2">
          <w:t xml:space="preserve">Hình </w:t>
        </w:r>
        <w:r w:rsidR="00476071">
          <w:t>3.</w:t>
        </w:r>
      </w:ins>
      <w:ins w:id="4366" w:author="John Tran" w:date="2015-12-30T23:20:00Z">
        <w:r w:rsidR="00476071" w:rsidRPr="00476071">
          <w:rPr>
            <w:rPrChange w:id="4367" w:author="John Tran" w:date="2015-12-30T23:20:00Z">
              <w:rPr/>
            </w:rPrChange>
          </w:rPr>
          <w:t>1</w:t>
        </w:r>
      </w:ins>
      <w:ins w:id="4368" w:author="John Tran" w:date="2016-01-13T21:04:00Z">
        <w:r w:rsidR="00DF78CB" w:rsidRPr="00DF78CB">
          <w:rPr>
            <w:rPrChange w:id="4369" w:author="John Tran" w:date="2016-01-13T21:04:00Z">
              <w:rPr/>
            </w:rPrChange>
          </w:rPr>
          <w:t>3</w:t>
        </w:r>
      </w:ins>
      <w:ins w:id="4370" w:author="John Tran" w:date="2015-12-29T10:26:00Z">
        <w:r w:rsidRPr="004C30D2">
          <w:t xml:space="preserve">: Màn hình </w:t>
        </w:r>
      </w:ins>
      <w:ins w:id="4371" w:author="John Tran" w:date="2015-12-29T10:51:00Z">
        <w:r w:rsidR="002B4CEF" w:rsidRPr="004C30D2">
          <w:t>xem các chủ</w:t>
        </w:r>
        <w:r w:rsidR="002B4CEF" w:rsidRPr="004C30D2">
          <w:rPr>
            <w:rPrChange w:id="4372" w:author="John Tran" w:date="2015-12-30T09:31:00Z">
              <w:rPr>
                <w:b w:val="0"/>
              </w:rPr>
            </w:rPrChange>
          </w:rPr>
          <w:t xml:space="preserve"> đề đang được trao đổi</w:t>
        </w:r>
      </w:ins>
    </w:p>
    <w:bookmarkEnd w:id="4361"/>
    <w:bookmarkEnd w:id="4362"/>
    <w:bookmarkEnd w:id="4363"/>
    <w:bookmarkEnd w:id="4364"/>
    <w:p w14:paraId="379D0C81" w14:textId="77777777" w:rsidR="00A871AD" w:rsidRPr="002800B0" w:rsidRDefault="00A871AD" w:rsidP="00A871AD">
      <w:pPr>
        <w:ind w:left="630"/>
        <w:rPr>
          <w:ins w:id="4373" w:author="John Tran" w:date="2015-12-25T04:51:00Z"/>
          <w:b/>
          <w:i/>
        </w:rPr>
      </w:pPr>
      <w:ins w:id="4374" w:author="John Tran" w:date="2015-12-25T04:51:00Z">
        <w:r w:rsidRPr="002800B0">
          <w:rPr>
            <w:b/>
            <w:i/>
            <w:lang w:val="en-US"/>
          </w:rPr>
          <w:t>Mô tả màn hình</w:t>
        </w:r>
      </w:ins>
    </w:p>
    <w:tbl>
      <w:tblPr>
        <w:tblStyle w:val="TableGrid"/>
        <w:tblW w:w="8065" w:type="dxa"/>
        <w:tblInd w:w="625" w:type="dxa"/>
        <w:tblLook w:val="04A0" w:firstRow="1" w:lastRow="0" w:firstColumn="1" w:lastColumn="0" w:noHBand="0" w:noVBand="1"/>
        <w:tblPrChange w:id="4375" w:author="John Tran" w:date="2015-12-29T10:21:00Z">
          <w:tblPr>
            <w:tblStyle w:val="TableGrid"/>
            <w:tblW w:w="0" w:type="auto"/>
            <w:tblLook w:val="04A0" w:firstRow="1" w:lastRow="0" w:firstColumn="1" w:lastColumn="0" w:noHBand="0" w:noVBand="1"/>
          </w:tblPr>
        </w:tblPrChange>
      </w:tblPr>
      <w:tblGrid>
        <w:gridCol w:w="711"/>
        <w:gridCol w:w="1989"/>
        <w:gridCol w:w="1242"/>
        <w:gridCol w:w="4123"/>
        <w:tblGridChange w:id="4376">
          <w:tblGrid>
            <w:gridCol w:w="711"/>
            <w:gridCol w:w="2114"/>
            <w:gridCol w:w="1242"/>
            <w:gridCol w:w="4590"/>
          </w:tblGrid>
        </w:tblGridChange>
      </w:tblGrid>
      <w:tr w:rsidR="00A871AD" w14:paraId="7D9C94F3" w14:textId="77777777" w:rsidTr="00AF11C0">
        <w:trPr>
          <w:ins w:id="4377" w:author="John Tran" w:date="2015-12-25T04:51:00Z"/>
        </w:trPr>
        <w:tc>
          <w:tcPr>
            <w:tcW w:w="711" w:type="dxa"/>
            <w:shd w:val="clear" w:color="auto" w:fill="C6D9F1" w:themeFill="text2" w:themeFillTint="33"/>
            <w:tcPrChange w:id="4378" w:author="John Tran" w:date="2015-12-29T10:21:00Z">
              <w:tcPr>
                <w:tcW w:w="711" w:type="dxa"/>
                <w:shd w:val="clear" w:color="auto" w:fill="C6D9F1" w:themeFill="text2" w:themeFillTint="33"/>
              </w:tcPr>
            </w:tcPrChange>
          </w:tcPr>
          <w:p w14:paraId="1EF5743A" w14:textId="77777777" w:rsidR="00A871AD" w:rsidRPr="002800B0" w:rsidRDefault="00A871AD" w:rsidP="005C53E1">
            <w:pPr>
              <w:jc w:val="center"/>
              <w:rPr>
                <w:ins w:id="4379" w:author="John Tran" w:date="2015-12-25T04:51:00Z"/>
                <w:b/>
                <w:lang w:val="en-US"/>
              </w:rPr>
            </w:pPr>
            <w:ins w:id="4380" w:author="John Tran" w:date="2015-12-25T04:51:00Z">
              <w:r w:rsidRPr="002800B0">
                <w:rPr>
                  <w:b/>
                  <w:lang w:val="en-US"/>
                </w:rPr>
                <w:t>STT</w:t>
              </w:r>
            </w:ins>
          </w:p>
        </w:tc>
        <w:tc>
          <w:tcPr>
            <w:tcW w:w="1989" w:type="dxa"/>
            <w:shd w:val="clear" w:color="auto" w:fill="C6D9F1" w:themeFill="text2" w:themeFillTint="33"/>
            <w:tcPrChange w:id="4381" w:author="John Tran" w:date="2015-12-29T10:21:00Z">
              <w:tcPr>
                <w:tcW w:w="2114" w:type="dxa"/>
                <w:shd w:val="clear" w:color="auto" w:fill="C6D9F1" w:themeFill="text2" w:themeFillTint="33"/>
              </w:tcPr>
            </w:tcPrChange>
          </w:tcPr>
          <w:p w14:paraId="497893DC" w14:textId="77777777" w:rsidR="00A871AD" w:rsidRPr="002800B0" w:rsidRDefault="00A871AD" w:rsidP="005C53E1">
            <w:pPr>
              <w:jc w:val="center"/>
              <w:rPr>
                <w:ins w:id="4382" w:author="John Tran" w:date="2015-12-25T04:51:00Z"/>
                <w:b/>
                <w:lang w:val="en-US"/>
              </w:rPr>
            </w:pPr>
            <w:ins w:id="4383" w:author="John Tran" w:date="2015-12-25T04:51:00Z">
              <w:r w:rsidRPr="002800B0">
                <w:rPr>
                  <w:b/>
                  <w:lang w:val="en-US"/>
                </w:rPr>
                <w:t xml:space="preserve">Thành </w:t>
              </w:r>
              <w:r>
                <w:rPr>
                  <w:b/>
                  <w:lang w:val="en-US"/>
                </w:rPr>
                <w:t>p</w:t>
              </w:r>
              <w:r w:rsidRPr="002800B0">
                <w:rPr>
                  <w:b/>
                  <w:lang w:val="en-US"/>
                </w:rPr>
                <w:t>hần</w:t>
              </w:r>
            </w:ins>
          </w:p>
        </w:tc>
        <w:tc>
          <w:tcPr>
            <w:tcW w:w="1242" w:type="dxa"/>
            <w:shd w:val="clear" w:color="auto" w:fill="C6D9F1" w:themeFill="text2" w:themeFillTint="33"/>
            <w:tcPrChange w:id="4384" w:author="John Tran" w:date="2015-12-29T10:21:00Z">
              <w:tcPr>
                <w:tcW w:w="1242" w:type="dxa"/>
                <w:shd w:val="clear" w:color="auto" w:fill="C6D9F1" w:themeFill="text2" w:themeFillTint="33"/>
              </w:tcPr>
            </w:tcPrChange>
          </w:tcPr>
          <w:p w14:paraId="31CD4101" w14:textId="77777777" w:rsidR="00A871AD" w:rsidRPr="002800B0" w:rsidRDefault="00A871AD" w:rsidP="005C53E1">
            <w:pPr>
              <w:jc w:val="center"/>
              <w:rPr>
                <w:ins w:id="4385" w:author="John Tran" w:date="2015-12-25T04:51:00Z"/>
                <w:b/>
                <w:lang w:val="en-US"/>
              </w:rPr>
            </w:pPr>
            <w:ins w:id="4386" w:author="John Tran" w:date="2015-12-25T04:51:00Z">
              <w:r>
                <w:rPr>
                  <w:b/>
                  <w:lang w:val="en-US"/>
                </w:rPr>
                <w:t>Thể loại</w:t>
              </w:r>
            </w:ins>
          </w:p>
        </w:tc>
        <w:tc>
          <w:tcPr>
            <w:tcW w:w="4123" w:type="dxa"/>
            <w:shd w:val="clear" w:color="auto" w:fill="C6D9F1" w:themeFill="text2" w:themeFillTint="33"/>
            <w:tcPrChange w:id="4387" w:author="John Tran" w:date="2015-12-29T10:21:00Z">
              <w:tcPr>
                <w:tcW w:w="4590" w:type="dxa"/>
                <w:shd w:val="clear" w:color="auto" w:fill="C6D9F1" w:themeFill="text2" w:themeFillTint="33"/>
              </w:tcPr>
            </w:tcPrChange>
          </w:tcPr>
          <w:p w14:paraId="2A43944A" w14:textId="77777777" w:rsidR="00A871AD" w:rsidRPr="002800B0" w:rsidRDefault="00A871AD" w:rsidP="005C53E1">
            <w:pPr>
              <w:jc w:val="center"/>
              <w:rPr>
                <w:ins w:id="4388" w:author="John Tran" w:date="2015-12-25T04:51:00Z"/>
                <w:b/>
                <w:lang w:val="en-US"/>
              </w:rPr>
            </w:pPr>
            <w:ins w:id="4389" w:author="John Tran" w:date="2015-12-25T04:51:00Z">
              <w:r w:rsidRPr="002800B0">
                <w:rPr>
                  <w:b/>
                  <w:lang w:val="en-US"/>
                </w:rPr>
                <w:t>Chức năng</w:t>
              </w:r>
            </w:ins>
          </w:p>
        </w:tc>
      </w:tr>
      <w:tr w:rsidR="00A871AD" w14:paraId="16683A1D" w14:textId="77777777" w:rsidTr="00AF11C0">
        <w:trPr>
          <w:ins w:id="4390" w:author="John Tran" w:date="2015-12-25T04:51:00Z"/>
        </w:trPr>
        <w:tc>
          <w:tcPr>
            <w:tcW w:w="711" w:type="dxa"/>
            <w:tcPrChange w:id="4391" w:author="John Tran" w:date="2015-12-29T10:21:00Z">
              <w:tcPr>
                <w:tcW w:w="711" w:type="dxa"/>
              </w:tcPr>
            </w:tcPrChange>
          </w:tcPr>
          <w:p w14:paraId="7B0B25B6" w14:textId="77777777" w:rsidR="00A871AD" w:rsidRPr="002800B0" w:rsidRDefault="00A871AD" w:rsidP="005C53E1">
            <w:pPr>
              <w:rPr>
                <w:ins w:id="4392" w:author="John Tran" w:date="2015-12-25T04:51:00Z"/>
                <w:lang w:val="en-US"/>
              </w:rPr>
            </w:pPr>
            <w:ins w:id="4393" w:author="John Tran" w:date="2015-12-25T04:51:00Z">
              <w:r w:rsidRPr="002800B0">
                <w:rPr>
                  <w:lang w:val="en-US"/>
                </w:rPr>
                <w:t>1</w:t>
              </w:r>
            </w:ins>
          </w:p>
        </w:tc>
        <w:tc>
          <w:tcPr>
            <w:tcW w:w="1989" w:type="dxa"/>
            <w:tcPrChange w:id="4394" w:author="John Tran" w:date="2015-12-29T10:21:00Z">
              <w:tcPr>
                <w:tcW w:w="2114" w:type="dxa"/>
              </w:tcPr>
            </w:tcPrChange>
          </w:tcPr>
          <w:p w14:paraId="75B2A5A2" w14:textId="423D0829" w:rsidR="00A871AD" w:rsidRPr="002800B0" w:rsidRDefault="002D7E92" w:rsidP="005C53E1">
            <w:pPr>
              <w:jc w:val="left"/>
              <w:rPr>
                <w:ins w:id="4395" w:author="John Tran" w:date="2015-12-25T04:51:00Z"/>
                <w:lang w:val="en-US"/>
              </w:rPr>
            </w:pPr>
            <w:ins w:id="4396" w:author="John Tran" w:date="2015-12-25T09:17:00Z">
              <w:r>
                <w:rPr>
                  <w:lang w:val="en-US"/>
                </w:rPr>
                <w:t>lstTopic_n</w:t>
              </w:r>
            </w:ins>
          </w:p>
        </w:tc>
        <w:tc>
          <w:tcPr>
            <w:tcW w:w="1242" w:type="dxa"/>
            <w:tcPrChange w:id="4397" w:author="John Tran" w:date="2015-12-29T10:21:00Z">
              <w:tcPr>
                <w:tcW w:w="1242" w:type="dxa"/>
              </w:tcPr>
            </w:tcPrChange>
          </w:tcPr>
          <w:p w14:paraId="6189350E" w14:textId="05AE212C" w:rsidR="00A871AD" w:rsidRPr="002800B0" w:rsidRDefault="002D7E92" w:rsidP="005C53E1">
            <w:pPr>
              <w:rPr>
                <w:ins w:id="4398" w:author="John Tran" w:date="2015-12-25T04:51:00Z"/>
                <w:lang w:val="en-US"/>
              </w:rPr>
            </w:pPr>
            <w:ins w:id="4399" w:author="John Tran" w:date="2015-12-25T09:17:00Z">
              <w:r>
                <w:rPr>
                  <w:lang w:val="en-US"/>
                </w:rPr>
                <w:t>List</w:t>
              </w:r>
            </w:ins>
          </w:p>
        </w:tc>
        <w:tc>
          <w:tcPr>
            <w:tcW w:w="4123" w:type="dxa"/>
            <w:tcPrChange w:id="4400" w:author="John Tran" w:date="2015-12-29T10:21:00Z">
              <w:tcPr>
                <w:tcW w:w="4590" w:type="dxa"/>
              </w:tcPr>
            </w:tcPrChange>
          </w:tcPr>
          <w:p w14:paraId="67C54801" w14:textId="74B43C29" w:rsidR="00A871AD" w:rsidRPr="002800B0" w:rsidRDefault="002D7E92" w:rsidP="005C53E1">
            <w:pPr>
              <w:rPr>
                <w:ins w:id="4401" w:author="John Tran" w:date="2015-12-25T04:51:00Z"/>
                <w:lang w:val="en-US"/>
              </w:rPr>
            </w:pPr>
            <w:ins w:id="4402" w:author="John Tran" w:date="2015-12-25T09:17:00Z">
              <w:r>
                <w:rPr>
                  <w:lang w:val="en-US"/>
                </w:rPr>
                <w:t xml:space="preserve">Danh sách các chủ để, mỗi chủ đề </w:t>
              </w:r>
            </w:ins>
            <w:ins w:id="4403" w:author="John Tran" w:date="2015-12-25T10:34:00Z">
              <w:r w:rsidR="007C7F95">
                <w:rPr>
                  <w:lang w:val="en-US"/>
                </w:rPr>
                <w:t>gồm nhiều từ khác nhau</w:t>
              </w:r>
            </w:ins>
            <w:ins w:id="4404" w:author="John Tran" w:date="2015-12-25T10:35:00Z">
              <w:r w:rsidR="007C7F95">
                <w:rPr>
                  <w:lang w:val="en-US"/>
                </w:rPr>
                <w:t>. Người dùng chọn một chủ đề bất kì để xem đánh giá cảm xúc về chủ đề đó.</w:t>
              </w:r>
            </w:ins>
          </w:p>
        </w:tc>
      </w:tr>
    </w:tbl>
    <w:p w14:paraId="0E114709" w14:textId="77777777" w:rsidR="00AF11C0" w:rsidRDefault="00AF11C0">
      <w:pPr>
        <w:rPr>
          <w:ins w:id="4405" w:author="John Tran" w:date="2015-12-29T10:23:00Z"/>
        </w:rPr>
      </w:pPr>
    </w:p>
    <w:p w14:paraId="4B130B8A" w14:textId="77777777" w:rsidR="00AF11C0" w:rsidRDefault="00AF11C0">
      <w:pPr>
        <w:spacing w:after="200" w:line="276" w:lineRule="auto"/>
        <w:jc w:val="left"/>
        <w:rPr>
          <w:ins w:id="4406" w:author="John Tran" w:date="2015-12-29T10:23:00Z"/>
        </w:rPr>
      </w:pPr>
      <w:ins w:id="4407" w:author="John Tran" w:date="2015-12-29T10:23:00Z">
        <w:r>
          <w:br w:type="page"/>
        </w:r>
      </w:ins>
    </w:p>
    <w:p w14:paraId="1D1D3AE0" w14:textId="77777777" w:rsidR="00760E64" w:rsidRPr="002B0E2E" w:rsidRDefault="00760E64">
      <w:pPr>
        <w:pStyle w:val="Heading3"/>
        <w:pPrChange w:id="4408" w:author="John Tran" w:date="2015-12-30T09:48:00Z">
          <w:pPr>
            <w:pStyle w:val="LVBang"/>
          </w:pPr>
        </w:pPrChange>
      </w:pPr>
      <w:bookmarkStart w:id="4409" w:name="_Toc440482296"/>
      <w:r w:rsidRPr="00BD4EC0">
        <w:t>Màn hình xem thống kê về đánh giá c</w:t>
      </w:r>
      <w:r w:rsidRPr="005B17B4">
        <w:t>ả</w:t>
      </w:r>
      <w:r w:rsidRPr="002B0E2E">
        <w:t>m xúc và xem chi tiết bài đăng</w:t>
      </w:r>
      <w:bookmarkEnd w:id="4409"/>
    </w:p>
    <w:p w14:paraId="7CDF5DDA" w14:textId="77777777" w:rsidR="00AF11C0" w:rsidRDefault="00A867B4">
      <w:pPr>
        <w:ind w:left="450"/>
        <w:jc w:val="center"/>
        <w:rPr>
          <w:ins w:id="4410" w:author="John Tran" w:date="2015-12-29T10:27:00Z"/>
        </w:rPr>
        <w:pPrChange w:id="4411" w:author="John Tran" w:date="2015-12-25T04:46:00Z">
          <w:pPr>
            <w:pStyle w:val="Ph3"/>
          </w:pPr>
        </w:pPrChange>
      </w:pPr>
      <w:ins w:id="4412" w:author="John Tran" w:date="2015-12-25T04:52:00Z">
        <w:r>
          <w:rPr>
            <w:noProof/>
            <w:lang w:val="en-US" w:eastAsia="ja-JP"/>
            <w:rPrChange w:id="4413" w:author="Server Document" w:date="2015-12-25T20:08:00Z">
              <w:rPr>
                <w:b w:val="0"/>
                <w:bCs w:val="0"/>
                <w:lang w:eastAsia="ja-JP"/>
              </w:rPr>
            </w:rPrChange>
          </w:rPr>
          <w:drawing>
            <wp:inline distT="0" distB="0" distL="0" distR="0" wp14:anchorId="058EB11B" wp14:editId="76354BED">
              <wp:extent cx="5153025" cy="267970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rt_Screen.png"/>
                      <pic:cNvPicPr/>
                    </pic:nvPicPr>
                    <pic:blipFill rotWithShape="1">
                      <a:blip r:embed="rId41" cstate="print">
                        <a:extLst>
                          <a:ext uri="{28A0092B-C50C-407E-A947-70E740481C1C}">
                            <a14:useLocalDpi xmlns:a14="http://schemas.microsoft.com/office/drawing/2010/main" val="0"/>
                          </a:ext>
                        </a:extLst>
                      </a:blip>
                      <a:srcRect l="4770" t="14575" r="3067"/>
                      <a:stretch/>
                    </pic:blipFill>
                    <pic:spPr bwMode="auto">
                      <a:xfrm>
                        <a:off x="0" y="0"/>
                        <a:ext cx="5153025" cy="2679700"/>
                      </a:xfrm>
                      <a:prstGeom prst="rect">
                        <a:avLst/>
                      </a:prstGeom>
                      <a:ln>
                        <a:noFill/>
                      </a:ln>
                      <a:extLst>
                        <a:ext uri="{53640926-AAD7-44D8-BBD7-CCE9431645EC}">
                          <a14:shadowObscured xmlns:a14="http://schemas.microsoft.com/office/drawing/2010/main"/>
                        </a:ext>
                      </a:extLst>
                    </pic:spPr>
                  </pic:pic>
                </a:graphicData>
              </a:graphic>
            </wp:inline>
          </w:drawing>
        </w:r>
      </w:ins>
    </w:p>
    <w:p w14:paraId="5206BF1F" w14:textId="1FD75CBA" w:rsidR="00B76BF3" w:rsidRDefault="00476071">
      <w:pPr>
        <w:jc w:val="center"/>
        <w:rPr>
          <w:ins w:id="4414" w:author="John Tran" w:date="2015-12-25T04:52:00Z"/>
        </w:rPr>
        <w:pPrChange w:id="4415" w:author="John Tran" w:date="2015-12-29T10:27:00Z">
          <w:pPr>
            <w:pStyle w:val="Ph3"/>
          </w:pPr>
        </w:pPrChange>
      </w:pPr>
      <w:bookmarkStart w:id="4416" w:name="OLE_LINK46"/>
      <w:bookmarkStart w:id="4417" w:name="OLE_LINK47"/>
      <w:bookmarkStart w:id="4418" w:name="OLE_LINK48"/>
      <w:ins w:id="4419" w:author="John Tran" w:date="2015-12-29T10:27:00Z">
        <w:r>
          <w:t>Hình 3.</w:t>
        </w:r>
      </w:ins>
      <w:ins w:id="4420" w:author="John Tran" w:date="2015-12-30T23:21:00Z">
        <w:r w:rsidRPr="00476071">
          <w:rPr>
            <w:rPrChange w:id="4421" w:author="John Tran" w:date="2015-12-30T23:21:00Z">
              <w:rPr/>
            </w:rPrChange>
          </w:rPr>
          <w:t>1</w:t>
        </w:r>
      </w:ins>
      <w:ins w:id="4422" w:author="John Tran" w:date="2016-01-13T21:04:00Z">
        <w:r w:rsidR="00DF78CB" w:rsidRPr="00DF78CB">
          <w:rPr>
            <w:rPrChange w:id="4423" w:author="John Tran" w:date="2016-01-13T21:05:00Z">
              <w:rPr/>
            </w:rPrChange>
          </w:rPr>
          <w:t>4</w:t>
        </w:r>
      </w:ins>
      <w:ins w:id="4424" w:author="John Tran" w:date="2015-12-29T10:27:00Z">
        <w:r w:rsidR="00AF11C0" w:rsidRPr="004C30D2">
          <w:t xml:space="preserve">: </w:t>
        </w:r>
        <w:bookmarkStart w:id="4425" w:name="OLE_LINK71"/>
        <w:bookmarkStart w:id="4426" w:name="OLE_LINK72"/>
        <w:r w:rsidR="00AF11C0" w:rsidRPr="004C30D2">
          <w:t xml:space="preserve">Màn hình </w:t>
        </w:r>
      </w:ins>
      <w:ins w:id="4427" w:author="John Tran" w:date="2015-12-29T10:51:00Z">
        <w:r w:rsidR="002B4CEF" w:rsidRPr="004C30D2">
          <w:t xml:space="preserve">xem </w:t>
        </w:r>
        <w:r w:rsidR="0023140E" w:rsidRPr="004C30D2">
          <w:t>th</w:t>
        </w:r>
        <w:r w:rsidR="0023140E" w:rsidRPr="004C30D2">
          <w:rPr>
            <w:rPrChange w:id="4428" w:author="John Tran" w:date="2015-12-30T09:31:00Z">
              <w:rPr>
                <w:b w:val="0"/>
                <w:bCs w:val="0"/>
              </w:rPr>
            </w:rPrChange>
          </w:rPr>
          <w:t>ống kê</w:t>
        </w:r>
        <w:r w:rsidR="002B4CEF" w:rsidRPr="004C30D2">
          <w:rPr>
            <w:rPrChange w:id="4429" w:author="John Tran" w:date="2015-12-30T09:31:00Z">
              <w:rPr>
                <w:b w:val="0"/>
                <w:bCs w:val="0"/>
              </w:rPr>
            </w:rPrChange>
          </w:rPr>
          <w:t xml:space="preserve"> đánh giá cảm xúc</w:t>
        </w:r>
      </w:ins>
      <w:bookmarkEnd w:id="4425"/>
      <w:bookmarkEnd w:id="4426"/>
      <w:del w:id="4430" w:author="John Tran" w:date="2015-12-25T04:46:00Z">
        <w:r w:rsidR="00B76BF3" w:rsidDel="00A871AD">
          <w:delText>todo</w:delText>
        </w:r>
      </w:del>
    </w:p>
    <w:bookmarkEnd w:id="4416"/>
    <w:bookmarkEnd w:id="4417"/>
    <w:bookmarkEnd w:id="4418"/>
    <w:p w14:paraId="54B071D9" w14:textId="77777777" w:rsidR="00A867B4" w:rsidRPr="002800B0" w:rsidRDefault="00A867B4" w:rsidP="00AF11C0">
      <w:pPr>
        <w:ind w:left="450"/>
        <w:rPr>
          <w:ins w:id="4431" w:author="John Tran" w:date="2015-12-25T04:52:00Z"/>
          <w:b/>
          <w:i/>
        </w:rPr>
      </w:pPr>
      <w:ins w:id="4432" w:author="John Tran" w:date="2015-12-25T04:52:00Z">
        <w:r w:rsidRPr="002800B0">
          <w:rPr>
            <w:b/>
            <w:i/>
            <w:lang w:val="en-US"/>
          </w:rPr>
          <w:t>Mô tả màn hình</w:t>
        </w:r>
      </w:ins>
    </w:p>
    <w:tbl>
      <w:tblPr>
        <w:tblStyle w:val="TableGrid"/>
        <w:tblW w:w="8280" w:type="dxa"/>
        <w:tblInd w:w="445" w:type="dxa"/>
        <w:tblLook w:val="04A0" w:firstRow="1" w:lastRow="0" w:firstColumn="1" w:lastColumn="0" w:noHBand="0" w:noVBand="1"/>
        <w:tblPrChange w:id="4433" w:author="John Tran" w:date="2015-12-29T10:12:00Z">
          <w:tblPr>
            <w:tblStyle w:val="TableGrid"/>
            <w:tblW w:w="0" w:type="auto"/>
            <w:tblLook w:val="04A0" w:firstRow="1" w:lastRow="0" w:firstColumn="1" w:lastColumn="0" w:noHBand="0" w:noVBand="1"/>
          </w:tblPr>
        </w:tblPrChange>
      </w:tblPr>
      <w:tblGrid>
        <w:gridCol w:w="711"/>
        <w:gridCol w:w="2070"/>
        <w:gridCol w:w="1718"/>
        <w:gridCol w:w="3781"/>
        <w:tblGridChange w:id="4434">
          <w:tblGrid>
            <w:gridCol w:w="711"/>
            <w:gridCol w:w="2070"/>
            <w:gridCol w:w="1718"/>
            <w:gridCol w:w="4278"/>
          </w:tblGrid>
        </w:tblGridChange>
      </w:tblGrid>
      <w:tr w:rsidR="00A867B4" w14:paraId="0386F0B1" w14:textId="77777777" w:rsidTr="0073371A">
        <w:trPr>
          <w:ins w:id="4435" w:author="John Tran" w:date="2015-12-25T04:52:00Z"/>
        </w:trPr>
        <w:tc>
          <w:tcPr>
            <w:tcW w:w="711" w:type="dxa"/>
            <w:shd w:val="clear" w:color="auto" w:fill="C6D9F1" w:themeFill="text2" w:themeFillTint="33"/>
            <w:tcPrChange w:id="4436" w:author="John Tran" w:date="2015-12-29T10:12:00Z">
              <w:tcPr>
                <w:tcW w:w="711" w:type="dxa"/>
                <w:shd w:val="clear" w:color="auto" w:fill="C6D9F1" w:themeFill="text2" w:themeFillTint="33"/>
              </w:tcPr>
            </w:tcPrChange>
          </w:tcPr>
          <w:p w14:paraId="100C8287" w14:textId="77777777" w:rsidR="00A867B4" w:rsidRPr="002800B0" w:rsidRDefault="00A867B4" w:rsidP="005C53E1">
            <w:pPr>
              <w:jc w:val="center"/>
              <w:rPr>
                <w:ins w:id="4437" w:author="John Tran" w:date="2015-12-25T04:52:00Z"/>
                <w:b/>
                <w:lang w:val="en-US"/>
              </w:rPr>
            </w:pPr>
            <w:ins w:id="4438" w:author="John Tran" w:date="2015-12-25T04:52:00Z">
              <w:r w:rsidRPr="002800B0">
                <w:rPr>
                  <w:b/>
                  <w:lang w:val="en-US"/>
                </w:rPr>
                <w:t>STT</w:t>
              </w:r>
            </w:ins>
          </w:p>
        </w:tc>
        <w:tc>
          <w:tcPr>
            <w:tcW w:w="2070" w:type="dxa"/>
            <w:shd w:val="clear" w:color="auto" w:fill="C6D9F1" w:themeFill="text2" w:themeFillTint="33"/>
            <w:tcPrChange w:id="4439" w:author="John Tran" w:date="2015-12-29T10:12:00Z">
              <w:tcPr>
                <w:tcW w:w="2114" w:type="dxa"/>
                <w:shd w:val="clear" w:color="auto" w:fill="C6D9F1" w:themeFill="text2" w:themeFillTint="33"/>
              </w:tcPr>
            </w:tcPrChange>
          </w:tcPr>
          <w:p w14:paraId="4AF83B2D" w14:textId="77777777" w:rsidR="00A867B4" w:rsidRPr="002800B0" w:rsidRDefault="00A867B4" w:rsidP="005C53E1">
            <w:pPr>
              <w:jc w:val="center"/>
              <w:rPr>
                <w:ins w:id="4440" w:author="John Tran" w:date="2015-12-25T04:52:00Z"/>
                <w:b/>
                <w:lang w:val="en-US"/>
              </w:rPr>
            </w:pPr>
            <w:ins w:id="4441" w:author="John Tran" w:date="2015-12-25T04:52:00Z">
              <w:r w:rsidRPr="002800B0">
                <w:rPr>
                  <w:b/>
                  <w:lang w:val="en-US"/>
                </w:rPr>
                <w:t xml:space="preserve">Thành </w:t>
              </w:r>
              <w:r>
                <w:rPr>
                  <w:b/>
                  <w:lang w:val="en-US"/>
                </w:rPr>
                <w:t>p</w:t>
              </w:r>
              <w:r w:rsidRPr="002800B0">
                <w:rPr>
                  <w:b/>
                  <w:lang w:val="en-US"/>
                </w:rPr>
                <w:t>hần</w:t>
              </w:r>
            </w:ins>
          </w:p>
        </w:tc>
        <w:tc>
          <w:tcPr>
            <w:tcW w:w="1718" w:type="dxa"/>
            <w:shd w:val="clear" w:color="auto" w:fill="C6D9F1" w:themeFill="text2" w:themeFillTint="33"/>
            <w:tcPrChange w:id="4442" w:author="John Tran" w:date="2015-12-29T10:12:00Z">
              <w:tcPr>
                <w:tcW w:w="1242" w:type="dxa"/>
                <w:shd w:val="clear" w:color="auto" w:fill="C6D9F1" w:themeFill="text2" w:themeFillTint="33"/>
              </w:tcPr>
            </w:tcPrChange>
          </w:tcPr>
          <w:p w14:paraId="300307CA" w14:textId="77777777" w:rsidR="00A867B4" w:rsidRPr="002800B0" w:rsidRDefault="00A867B4" w:rsidP="005C53E1">
            <w:pPr>
              <w:jc w:val="center"/>
              <w:rPr>
                <w:ins w:id="4443" w:author="John Tran" w:date="2015-12-25T04:52:00Z"/>
                <w:b/>
                <w:lang w:val="en-US"/>
              </w:rPr>
            </w:pPr>
            <w:ins w:id="4444" w:author="John Tran" w:date="2015-12-25T04:52:00Z">
              <w:r>
                <w:rPr>
                  <w:b/>
                  <w:lang w:val="en-US"/>
                </w:rPr>
                <w:t>Thể loại</w:t>
              </w:r>
            </w:ins>
          </w:p>
        </w:tc>
        <w:tc>
          <w:tcPr>
            <w:tcW w:w="3781" w:type="dxa"/>
            <w:shd w:val="clear" w:color="auto" w:fill="C6D9F1" w:themeFill="text2" w:themeFillTint="33"/>
            <w:tcPrChange w:id="4445" w:author="John Tran" w:date="2015-12-29T10:12:00Z">
              <w:tcPr>
                <w:tcW w:w="4590" w:type="dxa"/>
                <w:shd w:val="clear" w:color="auto" w:fill="C6D9F1" w:themeFill="text2" w:themeFillTint="33"/>
              </w:tcPr>
            </w:tcPrChange>
          </w:tcPr>
          <w:p w14:paraId="7F4E8D12" w14:textId="77777777" w:rsidR="00A867B4" w:rsidRPr="002800B0" w:rsidRDefault="00A867B4" w:rsidP="005C53E1">
            <w:pPr>
              <w:jc w:val="center"/>
              <w:rPr>
                <w:ins w:id="4446" w:author="John Tran" w:date="2015-12-25T04:52:00Z"/>
                <w:b/>
                <w:lang w:val="en-US"/>
              </w:rPr>
            </w:pPr>
            <w:ins w:id="4447" w:author="John Tran" w:date="2015-12-25T04:52:00Z">
              <w:r w:rsidRPr="002800B0">
                <w:rPr>
                  <w:b/>
                  <w:lang w:val="en-US"/>
                </w:rPr>
                <w:t>Chức năng</w:t>
              </w:r>
            </w:ins>
          </w:p>
        </w:tc>
      </w:tr>
      <w:tr w:rsidR="00A867B4" w14:paraId="6085D318" w14:textId="77777777" w:rsidTr="0073371A">
        <w:trPr>
          <w:ins w:id="4448" w:author="John Tran" w:date="2015-12-25T04:52:00Z"/>
        </w:trPr>
        <w:tc>
          <w:tcPr>
            <w:tcW w:w="711" w:type="dxa"/>
            <w:tcPrChange w:id="4449" w:author="John Tran" w:date="2015-12-29T10:12:00Z">
              <w:tcPr>
                <w:tcW w:w="711" w:type="dxa"/>
              </w:tcPr>
            </w:tcPrChange>
          </w:tcPr>
          <w:p w14:paraId="6ACC613B" w14:textId="77777777" w:rsidR="00A867B4" w:rsidRPr="002800B0" w:rsidRDefault="00A867B4" w:rsidP="005C53E1">
            <w:pPr>
              <w:rPr>
                <w:ins w:id="4450" w:author="John Tran" w:date="2015-12-25T04:52:00Z"/>
                <w:lang w:val="en-US"/>
              </w:rPr>
            </w:pPr>
            <w:ins w:id="4451" w:author="John Tran" w:date="2015-12-25T04:52:00Z">
              <w:r w:rsidRPr="002800B0">
                <w:rPr>
                  <w:lang w:val="en-US"/>
                </w:rPr>
                <w:t>1</w:t>
              </w:r>
            </w:ins>
          </w:p>
        </w:tc>
        <w:tc>
          <w:tcPr>
            <w:tcW w:w="2070" w:type="dxa"/>
            <w:tcPrChange w:id="4452" w:author="John Tran" w:date="2015-12-29T10:12:00Z">
              <w:tcPr>
                <w:tcW w:w="2114" w:type="dxa"/>
              </w:tcPr>
            </w:tcPrChange>
          </w:tcPr>
          <w:p w14:paraId="3DBB17B5" w14:textId="261188B9" w:rsidR="00A867B4" w:rsidRPr="002800B0" w:rsidRDefault="007C7F95" w:rsidP="005C53E1">
            <w:pPr>
              <w:jc w:val="left"/>
              <w:rPr>
                <w:ins w:id="4453" w:author="John Tran" w:date="2015-12-25T04:52:00Z"/>
                <w:lang w:val="en-US"/>
              </w:rPr>
            </w:pPr>
            <w:ins w:id="4454" w:author="John Tran" w:date="2015-12-25T10:36:00Z">
              <w:r>
                <w:rPr>
                  <w:lang w:val="en-US"/>
                </w:rPr>
                <w:t>ChartSumary</w:t>
              </w:r>
            </w:ins>
          </w:p>
        </w:tc>
        <w:tc>
          <w:tcPr>
            <w:tcW w:w="1718" w:type="dxa"/>
            <w:tcPrChange w:id="4455" w:author="John Tran" w:date="2015-12-29T10:12:00Z">
              <w:tcPr>
                <w:tcW w:w="1242" w:type="dxa"/>
              </w:tcPr>
            </w:tcPrChange>
          </w:tcPr>
          <w:p w14:paraId="4D895D95" w14:textId="5F489FB9" w:rsidR="00A867B4" w:rsidRPr="002800B0" w:rsidRDefault="007C7F95" w:rsidP="005C53E1">
            <w:pPr>
              <w:rPr>
                <w:ins w:id="4456" w:author="John Tran" w:date="2015-12-25T04:52:00Z"/>
                <w:lang w:val="en-US"/>
              </w:rPr>
            </w:pPr>
            <w:ins w:id="4457" w:author="John Tran" w:date="2015-12-25T10:36:00Z">
              <w:r>
                <w:rPr>
                  <w:lang w:val="en-US"/>
                </w:rPr>
                <w:t>ChartCirle</w:t>
              </w:r>
            </w:ins>
          </w:p>
        </w:tc>
        <w:tc>
          <w:tcPr>
            <w:tcW w:w="3781" w:type="dxa"/>
            <w:tcPrChange w:id="4458" w:author="John Tran" w:date="2015-12-29T10:12:00Z">
              <w:tcPr>
                <w:tcW w:w="4590" w:type="dxa"/>
              </w:tcPr>
            </w:tcPrChange>
          </w:tcPr>
          <w:p w14:paraId="29D80D60" w14:textId="3CA2526B" w:rsidR="00A867B4" w:rsidRPr="002800B0" w:rsidRDefault="007C7F95" w:rsidP="005C53E1">
            <w:pPr>
              <w:rPr>
                <w:ins w:id="4459" w:author="John Tran" w:date="2015-12-25T04:52:00Z"/>
                <w:lang w:val="en-US"/>
              </w:rPr>
            </w:pPr>
            <w:ins w:id="4460" w:author="John Tran" w:date="2015-12-25T10:37:00Z">
              <w:r>
                <w:rPr>
                  <w:lang w:val="en-US"/>
                </w:rPr>
                <w:t>Hiển thị thống kê % về</w:t>
              </w:r>
            </w:ins>
            <w:ins w:id="4461" w:author="John Tran" w:date="2015-12-25T10:38:00Z">
              <w:r>
                <w:rPr>
                  <w:lang w:val="en-US"/>
                </w:rPr>
                <w:t xml:space="preserve"> các lớp cảm xúc</w:t>
              </w:r>
            </w:ins>
            <w:ins w:id="4462" w:author="John Tran" w:date="2015-12-25T10:39:00Z">
              <w:r>
                <w:rPr>
                  <w:lang w:val="en-US"/>
                </w:rPr>
                <w:t xml:space="preserve"> (tích cực, tiêu cực, trung lập)</w:t>
              </w:r>
            </w:ins>
            <w:ins w:id="4463" w:author="John Tran" w:date="2015-12-25T10:38:00Z">
              <w:r>
                <w:rPr>
                  <w:lang w:val="en-US"/>
                </w:rPr>
                <w:t xml:space="preserve"> của</w:t>
              </w:r>
            </w:ins>
            <w:ins w:id="4464" w:author="John Tran" w:date="2015-12-25T10:37:00Z">
              <w:r>
                <w:rPr>
                  <w:lang w:val="en-US"/>
                </w:rPr>
                <w:t xml:space="preserve"> những bài đăng trong chủ đề được chọn</w:t>
              </w:r>
            </w:ins>
          </w:p>
        </w:tc>
      </w:tr>
      <w:tr w:rsidR="00A867B4" w14:paraId="6AA814A5" w14:textId="77777777" w:rsidTr="0073371A">
        <w:trPr>
          <w:ins w:id="4465" w:author="John Tran" w:date="2015-12-25T04:52:00Z"/>
        </w:trPr>
        <w:tc>
          <w:tcPr>
            <w:tcW w:w="711" w:type="dxa"/>
            <w:tcPrChange w:id="4466" w:author="John Tran" w:date="2015-12-29T10:12:00Z">
              <w:tcPr>
                <w:tcW w:w="711" w:type="dxa"/>
              </w:tcPr>
            </w:tcPrChange>
          </w:tcPr>
          <w:p w14:paraId="09003AE8" w14:textId="77777777" w:rsidR="00A867B4" w:rsidRPr="002800B0" w:rsidRDefault="00A867B4" w:rsidP="005C53E1">
            <w:pPr>
              <w:rPr>
                <w:ins w:id="4467" w:author="John Tran" w:date="2015-12-25T04:52:00Z"/>
                <w:lang w:val="en-US"/>
              </w:rPr>
            </w:pPr>
            <w:ins w:id="4468" w:author="John Tran" w:date="2015-12-25T04:52:00Z">
              <w:r>
                <w:rPr>
                  <w:lang w:val="en-US"/>
                </w:rPr>
                <w:t>2</w:t>
              </w:r>
            </w:ins>
          </w:p>
        </w:tc>
        <w:tc>
          <w:tcPr>
            <w:tcW w:w="2070" w:type="dxa"/>
            <w:tcPrChange w:id="4469" w:author="John Tran" w:date="2015-12-29T10:12:00Z">
              <w:tcPr>
                <w:tcW w:w="2114" w:type="dxa"/>
              </w:tcPr>
            </w:tcPrChange>
          </w:tcPr>
          <w:p w14:paraId="68E07B12" w14:textId="52A0D9E4" w:rsidR="00A867B4" w:rsidRPr="002800B0" w:rsidRDefault="007C7F95">
            <w:pPr>
              <w:rPr>
                <w:ins w:id="4470" w:author="John Tran" w:date="2015-12-25T04:52:00Z"/>
                <w:lang w:val="en-US"/>
              </w:rPr>
            </w:pPr>
            <w:ins w:id="4471" w:author="John Tran" w:date="2015-12-25T10:39:00Z">
              <w:r>
                <w:rPr>
                  <w:lang w:val="en-US"/>
                </w:rPr>
                <w:t>C</w:t>
              </w:r>
            </w:ins>
            <w:ins w:id="4472" w:author="John Tran" w:date="2015-12-25T10:41:00Z">
              <w:r>
                <w:rPr>
                  <w:lang w:val="en-US"/>
                </w:rPr>
                <w:t>lp</w:t>
              </w:r>
            </w:ins>
            <w:ins w:id="4473" w:author="John Tran" w:date="2015-12-25T10:40:00Z">
              <w:r>
                <w:rPr>
                  <w:lang w:val="en-US"/>
                </w:rPr>
                <w:t>Posts</w:t>
              </w:r>
            </w:ins>
          </w:p>
        </w:tc>
        <w:tc>
          <w:tcPr>
            <w:tcW w:w="1718" w:type="dxa"/>
            <w:tcPrChange w:id="4474" w:author="John Tran" w:date="2015-12-29T10:12:00Z">
              <w:tcPr>
                <w:tcW w:w="1242" w:type="dxa"/>
              </w:tcPr>
            </w:tcPrChange>
          </w:tcPr>
          <w:p w14:paraId="06DE4280" w14:textId="720A99B3" w:rsidR="00A867B4" w:rsidRPr="002800B0" w:rsidRDefault="007C7F95" w:rsidP="005C53E1">
            <w:pPr>
              <w:rPr>
                <w:ins w:id="4475" w:author="John Tran" w:date="2015-12-25T04:52:00Z"/>
                <w:lang w:val="en-US"/>
              </w:rPr>
            </w:pPr>
            <w:ins w:id="4476" w:author="John Tran" w:date="2015-12-25T10:40:00Z">
              <w:r>
                <w:rPr>
                  <w:lang w:val="en-US"/>
                </w:rPr>
                <w:t>CollapseLabel</w:t>
              </w:r>
            </w:ins>
          </w:p>
        </w:tc>
        <w:tc>
          <w:tcPr>
            <w:tcW w:w="3781" w:type="dxa"/>
            <w:tcPrChange w:id="4477" w:author="John Tran" w:date="2015-12-29T10:12:00Z">
              <w:tcPr>
                <w:tcW w:w="4590" w:type="dxa"/>
              </w:tcPr>
            </w:tcPrChange>
          </w:tcPr>
          <w:p w14:paraId="17A9DDA0" w14:textId="2AEAE0AB" w:rsidR="00A867B4" w:rsidRPr="002800B0" w:rsidRDefault="007C7F95">
            <w:pPr>
              <w:rPr>
                <w:ins w:id="4478" w:author="John Tran" w:date="2015-12-25T04:52:00Z"/>
                <w:lang w:val="en-US"/>
              </w:rPr>
            </w:pPr>
            <w:ins w:id="4479" w:author="John Tran" w:date="2015-12-25T10:41:00Z">
              <w:r>
                <w:rPr>
                  <w:lang w:val="en-US"/>
                </w:rPr>
                <w:t>Hiển thị chi tiết bài đăng với màu sắc tùy theo lớp</w:t>
              </w:r>
            </w:ins>
            <w:ins w:id="4480" w:author="John Tran" w:date="2015-12-29T10:29:00Z">
              <w:r w:rsidR="00AF11C0">
                <w:rPr>
                  <w:lang w:val="en-US"/>
                </w:rPr>
                <w:t>.</w:t>
              </w:r>
            </w:ins>
            <w:ins w:id="4481" w:author="John Tran" w:date="2015-12-25T10:41:00Z">
              <w:r>
                <w:rPr>
                  <w:lang w:val="en-US"/>
                </w:rPr>
                <w:t xml:space="preserve"> </w:t>
              </w:r>
            </w:ins>
            <w:ins w:id="4482" w:author="John Tran" w:date="2015-12-25T10:42:00Z">
              <w:r>
                <w:rPr>
                  <w:lang w:val="en-US"/>
                </w:rPr>
                <w:t>Khi người dùng chọn bài đăng thì hệ thống hiển thị những bình luận thuộc về bài đăng</w:t>
              </w:r>
            </w:ins>
          </w:p>
        </w:tc>
      </w:tr>
      <w:tr w:rsidR="00A867B4" w14:paraId="12CF2710" w14:textId="77777777" w:rsidTr="0073371A">
        <w:trPr>
          <w:ins w:id="4483" w:author="John Tran" w:date="2015-12-25T04:52:00Z"/>
        </w:trPr>
        <w:tc>
          <w:tcPr>
            <w:tcW w:w="711" w:type="dxa"/>
            <w:tcPrChange w:id="4484" w:author="John Tran" w:date="2015-12-29T10:12:00Z">
              <w:tcPr>
                <w:tcW w:w="711" w:type="dxa"/>
              </w:tcPr>
            </w:tcPrChange>
          </w:tcPr>
          <w:p w14:paraId="4D2CEFC2" w14:textId="77777777" w:rsidR="00A867B4" w:rsidRDefault="00A867B4" w:rsidP="005C53E1">
            <w:pPr>
              <w:rPr>
                <w:ins w:id="4485" w:author="John Tran" w:date="2015-12-25T04:52:00Z"/>
                <w:lang w:val="en-US"/>
              </w:rPr>
            </w:pPr>
            <w:ins w:id="4486" w:author="John Tran" w:date="2015-12-25T04:52:00Z">
              <w:r>
                <w:rPr>
                  <w:lang w:val="en-US"/>
                </w:rPr>
                <w:t>3</w:t>
              </w:r>
            </w:ins>
          </w:p>
        </w:tc>
        <w:tc>
          <w:tcPr>
            <w:tcW w:w="2070" w:type="dxa"/>
            <w:tcPrChange w:id="4487" w:author="John Tran" w:date="2015-12-29T10:12:00Z">
              <w:tcPr>
                <w:tcW w:w="2114" w:type="dxa"/>
              </w:tcPr>
            </w:tcPrChange>
          </w:tcPr>
          <w:p w14:paraId="4FF6BBF1" w14:textId="0E35904F" w:rsidR="00A867B4" w:rsidRPr="002800B0" w:rsidRDefault="007C7F95" w:rsidP="005C53E1">
            <w:pPr>
              <w:rPr>
                <w:ins w:id="4488" w:author="John Tran" w:date="2015-12-25T04:52:00Z"/>
                <w:lang w:val="en-US"/>
              </w:rPr>
            </w:pPr>
            <w:ins w:id="4489" w:author="John Tran" w:date="2015-12-25T10:43:00Z">
              <w:r>
                <w:rPr>
                  <w:lang w:val="en-US"/>
                </w:rPr>
                <w:t>lbComments</w:t>
              </w:r>
            </w:ins>
          </w:p>
        </w:tc>
        <w:tc>
          <w:tcPr>
            <w:tcW w:w="1718" w:type="dxa"/>
            <w:tcPrChange w:id="4490" w:author="John Tran" w:date="2015-12-29T10:12:00Z">
              <w:tcPr>
                <w:tcW w:w="1242" w:type="dxa"/>
              </w:tcPr>
            </w:tcPrChange>
          </w:tcPr>
          <w:p w14:paraId="4794FDEB" w14:textId="510C01E5" w:rsidR="00A867B4" w:rsidRPr="002800B0" w:rsidRDefault="007C7F95" w:rsidP="005C53E1">
            <w:pPr>
              <w:rPr>
                <w:ins w:id="4491" w:author="John Tran" w:date="2015-12-25T04:52:00Z"/>
                <w:lang w:val="en-US"/>
              </w:rPr>
            </w:pPr>
            <w:ins w:id="4492" w:author="John Tran" w:date="2015-12-25T10:43:00Z">
              <w:r>
                <w:rPr>
                  <w:lang w:val="en-US"/>
                </w:rPr>
                <w:t>Label</w:t>
              </w:r>
            </w:ins>
          </w:p>
        </w:tc>
        <w:tc>
          <w:tcPr>
            <w:tcW w:w="3781" w:type="dxa"/>
            <w:tcPrChange w:id="4493" w:author="John Tran" w:date="2015-12-29T10:12:00Z">
              <w:tcPr>
                <w:tcW w:w="4590" w:type="dxa"/>
              </w:tcPr>
            </w:tcPrChange>
          </w:tcPr>
          <w:p w14:paraId="39DDF364" w14:textId="2E405848" w:rsidR="00A867B4" w:rsidRPr="002800B0" w:rsidRDefault="007C7F95" w:rsidP="005C53E1">
            <w:pPr>
              <w:rPr>
                <w:ins w:id="4494" w:author="John Tran" w:date="2015-12-25T04:52:00Z"/>
                <w:lang w:val="en-US"/>
              </w:rPr>
            </w:pPr>
            <w:ins w:id="4495" w:author="John Tran" w:date="2015-12-25T10:43:00Z">
              <w:r>
                <w:rPr>
                  <w:lang w:val="en-US"/>
                </w:rPr>
                <w:t>Những bình luận thuộc về bài đăng được chọn. Những bình luận này cũng</w:t>
              </w:r>
            </w:ins>
            <w:ins w:id="4496" w:author="John Tran" w:date="2015-12-25T10:44:00Z">
              <w:r>
                <w:rPr>
                  <w:lang w:val="en-US"/>
                </w:rPr>
                <w:t xml:space="preserve"> được hiển thị với màu sắc tương tự như các bài đăng.</w:t>
              </w:r>
            </w:ins>
          </w:p>
        </w:tc>
      </w:tr>
    </w:tbl>
    <w:p w14:paraId="0A1FE0DC" w14:textId="51D23706" w:rsidR="00A867B4" w:rsidRPr="00B76BF3" w:rsidDel="00AF11C0" w:rsidRDefault="00A867B4">
      <w:pPr>
        <w:jc w:val="left"/>
        <w:rPr>
          <w:del w:id="4497" w:author="John Tran" w:date="2015-12-29T10:29:00Z"/>
        </w:rPr>
        <w:pPrChange w:id="4498" w:author="John Tran" w:date="2015-12-25T04:52:00Z">
          <w:pPr>
            <w:pStyle w:val="Ph3"/>
          </w:pPr>
        </w:pPrChange>
      </w:pPr>
      <w:bookmarkStart w:id="4499" w:name="_Toc439286677"/>
      <w:bookmarkStart w:id="4500" w:name="_Toc440482297"/>
      <w:bookmarkEnd w:id="4499"/>
      <w:bookmarkEnd w:id="4500"/>
    </w:p>
    <w:p w14:paraId="0826896E" w14:textId="564220C3" w:rsidR="00DE1AC7" w:rsidRPr="00A871AD" w:rsidRDefault="00DE1AC7" w:rsidP="00DE1AC7">
      <w:pPr>
        <w:pStyle w:val="Heading2"/>
        <w:rPr>
          <w:rPrChange w:id="4501" w:author="John Tran" w:date="2015-12-25T04:46:00Z">
            <w:rPr>
              <w:lang w:val="en-US"/>
            </w:rPr>
          </w:rPrChange>
        </w:rPr>
      </w:pPr>
      <w:bookmarkStart w:id="4502" w:name="_Toc440482298"/>
      <w:r w:rsidRPr="00A871AD">
        <w:rPr>
          <w:rPrChange w:id="4503" w:author="John Tran" w:date="2015-12-25T04:46:00Z">
            <w:rPr>
              <w:lang w:val="en-US"/>
            </w:rPr>
          </w:rPrChange>
        </w:rPr>
        <w:t>Th</w:t>
      </w:r>
      <w:r w:rsidR="00B76BF3" w:rsidRPr="00A871AD">
        <w:rPr>
          <w:rPrChange w:id="4504" w:author="John Tran" w:date="2015-12-25T04:46:00Z">
            <w:rPr>
              <w:lang w:val="en-US"/>
            </w:rPr>
          </w:rPrChange>
        </w:rPr>
        <w:t>ực</w:t>
      </w:r>
      <w:r w:rsidRPr="00A871AD">
        <w:rPr>
          <w:rPrChange w:id="4505" w:author="John Tran" w:date="2015-12-25T04:46:00Z">
            <w:rPr>
              <w:lang w:val="en-US"/>
            </w:rPr>
          </w:rPrChange>
        </w:rPr>
        <w:t xml:space="preserve"> nghiệm </w:t>
      </w:r>
      <w:r w:rsidR="00B76BF3" w:rsidRPr="00A871AD">
        <w:rPr>
          <w:rPrChange w:id="4506" w:author="John Tran" w:date="2015-12-25T04:46:00Z">
            <w:rPr>
              <w:lang w:val="en-US"/>
            </w:rPr>
          </w:rPrChange>
        </w:rPr>
        <w:t>và</w:t>
      </w:r>
      <w:r w:rsidRPr="00A871AD">
        <w:rPr>
          <w:rPrChange w:id="4507" w:author="John Tran" w:date="2015-12-25T04:46:00Z">
            <w:rPr>
              <w:lang w:val="en-US"/>
            </w:rPr>
          </w:rPrChange>
        </w:rPr>
        <w:t xml:space="preserve"> đánh giá</w:t>
      </w:r>
      <w:bookmarkEnd w:id="4502"/>
    </w:p>
    <w:p w14:paraId="43B16CC5" w14:textId="342EF57F" w:rsidR="001B3E32" w:rsidRDefault="001B3E32">
      <w:pPr>
        <w:pStyle w:val="Heading3"/>
        <w:rPr>
          <w:lang w:val="en-US"/>
        </w:rPr>
      </w:pPr>
      <w:bookmarkStart w:id="4508" w:name="_Toc440482299"/>
      <w:r>
        <w:rPr>
          <w:lang w:val="en-US"/>
        </w:rPr>
        <w:t>Môi trường thực nghiệm</w:t>
      </w:r>
      <w:bookmarkEnd w:id="4508"/>
    </w:p>
    <w:p w14:paraId="5218B687" w14:textId="7F67CDCC" w:rsidR="00935570" w:rsidRPr="00AF11C0" w:rsidRDefault="001E7214">
      <w:pPr>
        <w:ind w:left="630"/>
        <w:rPr>
          <w:i/>
          <w:rPrChange w:id="4509" w:author="John Tran" w:date="2015-12-29T10:23:00Z">
            <w:rPr/>
          </w:rPrChange>
        </w:rPr>
        <w:pPrChange w:id="4510" w:author="John Tran" w:date="2015-12-29T10:23:00Z">
          <w:pPr>
            <w:pStyle w:val="Ph3"/>
          </w:pPr>
        </w:pPrChange>
      </w:pPr>
      <w:r w:rsidRPr="00AF11C0">
        <w:rPr>
          <w:b/>
          <w:i/>
          <w:rPrChange w:id="4511" w:author="John Tran" w:date="2015-12-29T10:23:00Z">
            <w:rPr/>
          </w:rPrChange>
        </w:rPr>
        <w:t>Cấu hình phần cứng</w:t>
      </w:r>
    </w:p>
    <w:tbl>
      <w:tblPr>
        <w:tblStyle w:val="TableGridLight1"/>
        <w:tblW w:w="7974"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512" w:author="John Tran" w:date="2015-12-25T10:45:00Z">
          <w:tblPr>
            <w:tblStyle w:val="TableGridLight1"/>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3510"/>
        <w:gridCol w:w="4464"/>
        <w:tblGridChange w:id="4513">
          <w:tblGrid>
            <w:gridCol w:w="4464"/>
            <w:gridCol w:w="4464"/>
          </w:tblGrid>
        </w:tblGridChange>
      </w:tblGrid>
      <w:tr w:rsidR="001E7214" w14:paraId="716E3CCF" w14:textId="77777777" w:rsidTr="007A0BAF">
        <w:trPr>
          <w:trHeight w:val="288"/>
          <w:trPrChange w:id="4514" w:author="John Tran" w:date="2015-12-25T10:45:00Z">
            <w:trPr>
              <w:trHeight w:val="288"/>
            </w:trPr>
          </w:trPrChange>
        </w:trPr>
        <w:tc>
          <w:tcPr>
            <w:tcW w:w="3510" w:type="dxa"/>
            <w:shd w:val="clear" w:color="auto" w:fill="B8CCE4" w:themeFill="accent1" w:themeFillTint="66"/>
            <w:tcPrChange w:id="4515" w:author="John Tran" w:date="2015-12-25T10:45:00Z">
              <w:tcPr>
                <w:tcW w:w="4464" w:type="dxa"/>
                <w:shd w:val="clear" w:color="auto" w:fill="B8CCE4" w:themeFill="accent1" w:themeFillTint="66"/>
              </w:tcPr>
            </w:tcPrChange>
          </w:tcPr>
          <w:p w14:paraId="290A6DEF" w14:textId="72748B88" w:rsidR="001E7214" w:rsidRPr="001A1FB7" w:rsidRDefault="001E7214">
            <w:pPr>
              <w:spacing w:after="0"/>
              <w:jc w:val="center"/>
              <w:rPr>
                <w:b/>
                <w:bCs/>
                <w:szCs w:val="26"/>
                <w:lang w:eastAsia="ja-JP"/>
              </w:rPr>
              <w:pPrChange w:id="4516" w:author="John Tran" w:date="2015-12-29T10:27:00Z">
                <w:pPr>
                  <w:spacing w:after="0" w:line="240" w:lineRule="auto"/>
                  <w:jc w:val="center"/>
                </w:pPr>
              </w:pPrChange>
            </w:pPr>
            <w:r w:rsidRPr="001A1FB7">
              <w:rPr>
                <w:b/>
                <w:bCs/>
                <w:szCs w:val="26"/>
                <w:lang w:eastAsia="ja-JP"/>
              </w:rPr>
              <w:t>Thành phần</w:t>
            </w:r>
          </w:p>
        </w:tc>
        <w:tc>
          <w:tcPr>
            <w:tcW w:w="4464" w:type="dxa"/>
            <w:shd w:val="clear" w:color="auto" w:fill="B8CCE4" w:themeFill="accent1" w:themeFillTint="66"/>
            <w:tcPrChange w:id="4517" w:author="John Tran" w:date="2015-12-25T10:45:00Z">
              <w:tcPr>
                <w:tcW w:w="4464" w:type="dxa"/>
                <w:shd w:val="clear" w:color="auto" w:fill="B8CCE4" w:themeFill="accent1" w:themeFillTint="66"/>
              </w:tcPr>
            </w:tcPrChange>
          </w:tcPr>
          <w:p w14:paraId="10283462" w14:textId="7C19E1CE" w:rsidR="001E7214" w:rsidRPr="001A1FB7" w:rsidRDefault="001E7214">
            <w:pPr>
              <w:spacing w:after="0"/>
              <w:jc w:val="center"/>
              <w:rPr>
                <w:b/>
                <w:bCs/>
                <w:szCs w:val="26"/>
                <w:lang w:eastAsia="ja-JP"/>
              </w:rPr>
              <w:pPrChange w:id="4518" w:author="John Tran" w:date="2015-12-29T10:27:00Z">
                <w:pPr>
                  <w:spacing w:after="0" w:line="240" w:lineRule="auto"/>
                  <w:jc w:val="center"/>
                </w:pPr>
              </w:pPrChange>
            </w:pPr>
            <w:r w:rsidRPr="001A1FB7">
              <w:rPr>
                <w:b/>
                <w:bCs/>
                <w:szCs w:val="26"/>
                <w:lang w:eastAsia="ja-JP"/>
              </w:rPr>
              <w:t>Thông số</w:t>
            </w:r>
          </w:p>
        </w:tc>
      </w:tr>
      <w:tr w:rsidR="001E7214" w14:paraId="76843314" w14:textId="77777777" w:rsidTr="007A0BAF">
        <w:trPr>
          <w:trHeight w:val="288"/>
          <w:trPrChange w:id="4519" w:author="John Tran" w:date="2015-12-25T10:45:00Z">
            <w:trPr>
              <w:trHeight w:val="288"/>
            </w:trPr>
          </w:trPrChange>
        </w:trPr>
        <w:tc>
          <w:tcPr>
            <w:tcW w:w="3510" w:type="dxa"/>
            <w:tcPrChange w:id="4520" w:author="John Tran" w:date="2015-12-25T10:45:00Z">
              <w:tcPr>
                <w:tcW w:w="4464" w:type="dxa"/>
              </w:tcPr>
            </w:tcPrChange>
          </w:tcPr>
          <w:p w14:paraId="2D1FCDA8" w14:textId="580F8F51" w:rsidR="001E7214" w:rsidRPr="001A1FB7" w:rsidRDefault="001E7214">
            <w:pPr>
              <w:spacing w:after="0"/>
              <w:jc w:val="left"/>
              <w:rPr>
                <w:b/>
                <w:szCs w:val="26"/>
                <w:lang w:eastAsia="ja-JP"/>
              </w:rPr>
              <w:pPrChange w:id="4521" w:author="John Tran" w:date="2015-12-29T10:27:00Z">
                <w:pPr>
                  <w:spacing w:after="0" w:line="240" w:lineRule="auto"/>
                  <w:jc w:val="left"/>
                </w:pPr>
              </w:pPrChange>
            </w:pPr>
            <w:r w:rsidRPr="001A1FB7">
              <w:rPr>
                <w:b/>
                <w:szCs w:val="26"/>
                <w:lang w:eastAsia="ja-JP"/>
              </w:rPr>
              <w:t>CPU</w:t>
            </w:r>
          </w:p>
        </w:tc>
        <w:tc>
          <w:tcPr>
            <w:tcW w:w="4464" w:type="dxa"/>
            <w:tcPrChange w:id="4522" w:author="John Tran" w:date="2015-12-25T10:45:00Z">
              <w:tcPr>
                <w:tcW w:w="4464" w:type="dxa"/>
              </w:tcPr>
            </w:tcPrChange>
          </w:tcPr>
          <w:p w14:paraId="382174A2" w14:textId="05EB9293" w:rsidR="001E7214" w:rsidRPr="001A1FB7" w:rsidRDefault="001E7214">
            <w:pPr>
              <w:spacing w:after="0"/>
              <w:jc w:val="center"/>
              <w:rPr>
                <w:szCs w:val="26"/>
                <w:lang w:eastAsia="ja-JP"/>
              </w:rPr>
              <w:pPrChange w:id="4523" w:author="John Tran" w:date="2015-12-29T10:27:00Z">
                <w:pPr>
                  <w:spacing w:after="0" w:line="240" w:lineRule="auto"/>
                  <w:jc w:val="center"/>
                </w:pPr>
              </w:pPrChange>
            </w:pPr>
            <w:r w:rsidRPr="001A1FB7">
              <w:rPr>
                <w:szCs w:val="26"/>
                <w:lang w:eastAsia="ja-JP"/>
              </w:rPr>
              <w:t>Intel Core i5 – 2.24 GHz</w:t>
            </w:r>
          </w:p>
        </w:tc>
      </w:tr>
      <w:tr w:rsidR="001E7214" w14:paraId="5F451B47" w14:textId="77777777" w:rsidTr="007A0BAF">
        <w:trPr>
          <w:trHeight w:val="288"/>
          <w:trPrChange w:id="4524" w:author="John Tran" w:date="2015-12-25T10:45:00Z">
            <w:trPr>
              <w:trHeight w:val="288"/>
            </w:trPr>
          </w:trPrChange>
        </w:trPr>
        <w:tc>
          <w:tcPr>
            <w:tcW w:w="3510" w:type="dxa"/>
            <w:tcPrChange w:id="4525" w:author="John Tran" w:date="2015-12-25T10:45:00Z">
              <w:tcPr>
                <w:tcW w:w="4464" w:type="dxa"/>
              </w:tcPr>
            </w:tcPrChange>
          </w:tcPr>
          <w:p w14:paraId="48A88A5D" w14:textId="67F9EF5D" w:rsidR="001E7214" w:rsidRPr="001A1FB7" w:rsidRDefault="001E7214">
            <w:pPr>
              <w:spacing w:after="0"/>
              <w:jc w:val="left"/>
              <w:rPr>
                <w:b/>
                <w:szCs w:val="26"/>
                <w:lang w:eastAsia="ja-JP"/>
              </w:rPr>
              <w:pPrChange w:id="4526" w:author="John Tran" w:date="2015-12-29T10:27:00Z">
                <w:pPr>
                  <w:spacing w:after="0" w:line="240" w:lineRule="auto"/>
                  <w:jc w:val="left"/>
                </w:pPr>
              </w:pPrChange>
            </w:pPr>
            <w:r w:rsidRPr="001A1FB7">
              <w:rPr>
                <w:b/>
                <w:szCs w:val="26"/>
                <w:lang w:eastAsia="ja-JP"/>
              </w:rPr>
              <w:t>RAM</w:t>
            </w:r>
          </w:p>
        </w:tc>
        <w:tc>
          <w:tcPr>
            <w:tcW w:w="4464" w:type="dxa"/>
            <w:tcPrChange w:id="4527" w:author="John Tran" w:date="2015-12-25T10:45:00Z">
              <w:tcPr>
                <w:tcW w:w="4464" w:type="dxa"/>
              </w:tcPr>
            </w:tcPrChange>
          </w:tcPr>
          <w:p w14:paraId="04D0F49F" w14:textId="1B926FA6" w:rsidR="001E7214" w:rsidRPr="001A1FB7" w:rsidRDefault="001E7214">
            <w:pPr>
              <w:spacing w:after="0"/>
              <w:jc w:val="center"/>
              <w:rPr>
                <w:szCs w:val="26"/>
                <w:lang w:eastAsia="ja-JP"/>
              </w:rPr>
              <w:pPrChange w:id="4528" w:author="John Tran" w:date="2015-12-29T10:27:00Z">
                <w:pPr>
                  <w:spacing w:after="0" w:line="240" w:lineRule="auto"/>
                  <w:jc w:val="center"/>
                </w:pPr>
              </w:pPrChange>
            </w:pPr>
            <w:r w:rsidRPr="001A1FB7">
              <w:rPr>
                <w:szCs w:val="26"/>
                <w:lang w:eastAsia="ja-JP"/>
              </w:rPr>
              <w:t>6 GB</w:t>
            </w:r>
          </w:p>
        </w:tc>
      </w:tr>
      <w:tr w:rsidR="001E7214" w14:paraId="7D170099" w14:textId="77777777" w:rsidTr="007A0BAF">
        <w:trPr>
          <w:trHeight w:val="288"/>
          <w:trPrChange w:id="4529" w:author="John Tran" w:date="2015-12-25T10:45:00Z">
            <w:trPr>
              <w:trHeight w:val="288"/>
            </w:trPr>
          </w:trPrChange>
        </w:trPr>
        <w:tc>
          <w:tcPr>
            <w:tcW w:w="3510" w:type="dxa"/>
            <w:tcPrChange w:id="4530" w:author="John Tran" w:date="2015-12-25T10:45:00Z">
              <w:tcPr>
                <w:tcW w:w="4464" w:type="dxa"/>
              </w:tcPr>
            </w:tcPrChange>
          </w:tcPr>
          <w:p w14:paraId="79345060" w14:textId="7A60B3EC" w:rsidR="001E7214" w:rsidRPr="001A1FB7" w:rsidRDefault="001E7214">
            <w:pPr>
              <w:spacing w:after="0"/>
              <w:jc w:val="left"/>
              <w:rPr>
                <w:b/>
                <w:szCs w:val="26"/>
                <w:lang w:eastAsia="ja-JP"/>
              </w:rPr>
              <w:pPrChange w:id="4531" w:author="John Tran" w:date="2015-12-29T10:27:00Z">
                <w:pPr>
                  <w:spacing w:after="0" w:line="240" w:lineRule="auto"/>
                  <w:jc w:val="left"/>
                </w:pPr>
              </w:pPrChange>
            </w:pPr>
            <w:r w:rsidRPr="001A1FB7">
              <w:rPr>
                <w:b/>
                <w:szCs w:val="26"/>
                <w:lang w:eastAsia="ja-JP"/>
              </w:rPr>
              <w:t>Hệ điều hành</w:t>
            </w:r>
          </w:p>
        </w:tc>
        <w:tc>
          <w:tcPr>
            <w:tcW w:w="4464" w:type="dxa"/>
            <w:tcPrChange w:id="4532" w:author="John Tran" w:date="2015-12-25T10:45:00Z">
              <w:tcPr>
                <w:tcW w:w="4464" w:type="dxa"/>
              </w:tcPr>
            </w:tcPrChange>
          </w:tcPr>
          <w:p w14:paraId="66FC6E0E" w14:textId="7F1AAC9F" w:rsidR="001E7214" w:rsidRPr="001A1FB7" w:rsidRDefault="001E7214">
            <w:pPr>
              <w:spacing w:after="0"/>
              <w:jc w:val="center"/>
              <w:rPr>
                <w:szCs w:val="26"/>
                <w:lang w:eastAsia="ja-JP"/>
              </w:rPr>
              <w:pPrChange w:id="4533" w:author="John Tran" w:date="2015-12-29T10:27:00Z">
                <w:pPr>
                  <w:spacing w:after="0" w:line="240" w:lineRule="auto"/>
                  <w:jc w:val="center"/>
                </w:pPr>
              </w:pPrChange>
            </w:pPr>
            <w:r w:rsidRPr="001A1FB7">
              <w:rPr>
                <w:szCs w:val="26"/>
                <w:lang w:eastAsia="ja-JP"/>
              </w:rPr>
              <w:t>MS Windows 8.1</w:t>
            </w:r>
            <w:r w:rsidR="00441413" w:rsidRPr="001A1FB7">
              <w:rPr>
                <w:szCs w:val="26"/>
                <w:lang w:eastAsia="ja-JP"/>
              </w:rPr>
              <w:t>, 64-bit</w:t>
            </w:r>
          </w:p>
        </w:tc>
      </w:tr>
      <w:tr w:rsidR="001E7214" w14:paraId="16607721" w14:textId="77777777" w:rsidTr="007A0BAF">
        <w:trPr>
          <w:trHeight w:val="288"/>
          <w:trPrChange w:id="4534" w:author="John Tran" w:date="2015-12-25T10:45:00Z">
            <w:trPr>
              <w:trHeight w:val="288"/>
            </w:trPr>
          </w:trPrChange>
        </w:trPr>
        <w:tc>
          <w:tcPr>
            <w:tcW w:w="3510" w:type="dxa"/>
            <w:tcPrChange w:id="4535" w:author="John Tran" w:date="2015-12-25T10:45:00Z">
              <w:tcPr>
                <w:tcW w:w="4464" w:type="dxa"/>
              </w:tcPr>
            </w:tcPrChange>
          </w:tcPr>
          <w:p w14:paraId="4E0599BB" w14:textId="0DC6EB7B" w:rsidR="001E7214" w:rsidRPr="001A1FB7" w:rsidRDefault="001E7214">
            <w:pPr>
              <w:spacing w:after="0"/>
              <w:jc w:val="left"/>
              <w:rPr>
                <w:b/>
                <w:szCs w:val="26"/>
                <w:lang w:eastAsia="ja-JP"/>
              </w:rPr>
              <w:pPrChange w:id="4536" w:author="John Tran" w:date="2015-12-29T10:27:00Z">
                <w:pPr>
                  <w:spacing w:after="0" w:line="240" w:lineRule="auto"/>
                  <w:jc w:val="left"/>
                </w:pPr>
              </w:pPrChange>
            </w:pPr>
            <w:r w:rsidRPr="001A1FB7">
              <w:rPr>
                <w:b/>
                <w:szCs w:val="26"/>
                <w:lang w:eastAsia="ja-JP"/>
              </w:rPr>
              <w:t>Bộ nhớ ngoài</w:t>
            </w:r>
          </w:p>
        </w:tc>
        <w:tc>
          <w:tcPr>
            <w:tcW w:w="4464" w:type="dxa"/>
            <w:tcPrChange w:id="4537" w:author="John Tran" w:date="2015-12-25T10:45:00Z">
              <w:tcPr>
                <w:tcW w:w="4464" w:type="dxa"/>
              </w:tcPr>
            </w:tcPrChange>
          </w:tcPr>
          <w:p w14:paraId="47E77AD7" w14:textId="50E63C70" w:rsidR="001E7214" w:rsidRPr="001A1FB7" w:rsidRDefault="001E7214">
            <w:pPr>
              <w:spacing w:after="0"/>
              <w:jc w:val="center"/>
              <w:rPr>
                <w:szCs w:val="26"/>
                <w:lang w:eastAsia="ja-JP"/>
              </w:rPr>
              <w:pPrChange w:id="4538" w:author="John Tran" w:date="2015-12-29T10:27:00Z">
                <w:pPr>
                  <w:spacing w:after="0" w:line="240" w:lineRule="auto"/>
                  <w:jc w:val="center"/>
                </w:pPr>
              </w:pPrChange>
            </w:pPr>
            <w:r w:rsidRPr="001A1FB7">
              <w:rPr>
                <w:szCs w:val="26"/>
                <w:lang w:eastAsia="ja-JP"/>
              </w:rPr>
              <w:t>500 GB</w:t>
            </w:r>
          </w:p>
        </w:tc>
      </w:tr>
    </w:tbl>
    <w:p w14:paraId="3C7F8EDE" w14:textId="2BBA5013" w:rsidR="001B3E32" w:rsidRPr="004C30D2" w:rsidRDefault="00AF11C0">
      <w:pPr>
        <w:spacing w:before="120"/>
        <w:ind w:firstLine="720"/>
        <w:jc w:val="center"/>
        <w:rPr>
          <w:rPrChange w:id="4539" w:author="John Tran" w:date="2015-12-29T10:28:00Z">
            <w:rPr>
              <w:b/>
              <w:i/>
            </w:rPr>
          </w:rPrChange>
        </w:rPr>
        <w:pPrChange w:id="4540" w:author="John Tran" w:date="2016-01-04T21:44:00Z">
          <w:pPr>
            <w:ind w:firstLine="720"/>
          </w:pPr>
        </w:pPrChange>
      </w:pPr>
      <w:bookmarkStart w:id="4541" w:name="OLE_LINK49"/>
      <w:bookmarkStart w:id="4542" w:name="OLE_LINK50"/>
      <w:ins w:id="4543" w:author="John Tran" w:date="2015-12-29T10:28:00Z">
        <w:r w:rsidRPr="004C30D2">
          <w:rPr>
            <w:rPrChange w:id="4544" w:author="John Tran" w:date="2015-12-30T09:31:00Z">
              <w:rPr>
                <w:lang w:val="en-US"/>
              </w:rPr>
            </w:rPrChange>
          </w:rPr>
          <w:t>Bả</w:t>
        </w:r>
        <w:r w:rsidR="00476071">
          <w:t>ng 3.</w:t>
        </w:r>
      </w:ins>
      <w:ins w:id="4545" w:author="John Tran" w:date="2015-12-30T23:21:00Z">
        <w:r w:rsidR="00476071" w:rsidRPr="00476071">
          <w:rPr>
            <w:rPrChange w:id="4546" w:author="John Tran" w:date="2015-12-30T23:21:00Z">
              <w:rPr>
                <w:lang w:val="en-US"/>
              </w:rPr>
            </w:rPrChange>
          </w:rPr>
          <w:t>1</w:t>
        </w:r>
      </w:ins>
      <w:ins w:id="4547" w:author="John Tran" w:date="2015-12-29T10:28:00Z">
        <w:r w:rsidRPr="004C30D2">
          <w:rPr>
            <w:rPrChange w:id="4548" w:author="John Tran" w:date="2015-12-30T09:31:00Z">
              <w:rPr>
                <w:lang w:val="en-US"/>
              </w:rPr>
            </w:rPrChange>
          </w:rPr>
          <w:t>: Cấu hình phần cứng cho thực nghiệm</w:t>
        </w:r>
      </w:ins>
    </w:p>
    <w:bookmarkEnd w:id="4541"/>
    <w:bookmarkEnd w:id="4542"/>
    <w:p w14:paraId="7F391D8D" w14:textId="0DBC4CAD" w:rsidR="001B3E32" w:rsidRDefault="001B3E32" w:rsidP="007A0BAF">
      <w:pPr>
        <w:ind w:left="630"/>
        <w:rPr>
          <w:b/>
          <w:i/>
        </w:rPr>
      </w:pPr>
      <w:r w:rsidRPr="00441413">
        <w:rPr>
          <w:b/>
          <w:i/>
        </w:rPr>
        <w:t>Công cụ</w:t>
      </w:r>
      <w:ins w:id="4549" w:author="John Tran" w:date="2015-12-26T08:52:00Z">
        <w:r w:rsidR="005568D6" w:rsidRPr="005568D6">
          <w:rPr>
            <w:b/>
            <w:i/>
            <w:rPrChange w:id="4550" w:author="John Tran" w:date="2015-12-26T08:52:00Z">
              <w:rPr>
                <w:b/>
                <w:i/>
                <w:lang w:val="en-US"/>
              </w:rPr>
            </w:rPrChange>
          </w:rPr>
          <w:t xml:space="preserve"> và thư viện hỗ trợ</w:t>
        </w:r>
      </w:ins>
      <w:del w:id="4551" w:author="John Tran" w:date="2015-12-26T08:52:00Z">
        <w:r w:rsidRPr="00441413" w:rsidDel="005568D6">
          <w:rPr>
            <w:b/>
            <w:i/>
          </w:rPr>
          <w:delText xml:space="preserve"> thực nghiệm</w:delText>
        </w:r>
      </w:del>
    </w:p>
    <w:tbl>
      <w:tblPr>
        <w:tblStyle w:val="TableGridLight1"/>
        <w:tblW w:w="801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552" w:author="John Tran" w:date="2015-12-25T10:45:00Z">
          <w:tblPr>
            <w:tblStyle w:val="TableGridLigh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282"/>
        <w:gridCol w:w="1355"/>
        <w:gridCol w:w="4373"/>
        <w:tblGridChange w:id="4553">
          <w:tblGrid>
            <w:gridCol w:w="625"/>
            <w:gridCol w:w="1756"/>
            <w:gridCol w:w="526"/>
            <w:gridCol w:w="1355"/>
            <w:gridCol w:w="472"/>
            <w:gridCol w:w="3901"/>
            <w:gridCol w:w="142"/>
          </w:tblGrid>
        </w:tblGridChange>
      </w:tblGrid>
      <w:tr w:rsidR="00441413" w14:paraId="32806A00" w14:textId="3E17BD90" w:rsidTr="00AF11C0">
        <w:tc>
          <w:tcPr>
            <w:tcW w:w="2282" w:type="dxa"/>
            <w:shd w:val="clear" w:color="auto" w:fill="B8CCE4" w:themeFill="accent1" w:themeFillTint="66"/>
            <w:tcPrChange w:id="4554" w:author="John Tran" w:date="2015-12-25T10:45:00Z">
              <w:tcPr>
                <w:tcW w:w="2988" w:type="dxa"/>
                <w:gridSpan w:val="2"/>
                <w:shd w:val="clear" w:color="auto" w:fill="B8CCE4" w:themeFill="accent1" w:themeFillTint="66"/>
              </w:tcPr>
            </w:tcPrChange>
          </w:tcPr>
          <w:p w14:paraId="2FC72E15" w14:textId="4BF96388" w:rsidR="00441413" w:rsidRPr="00660B80" w:rsidRDefault="00441413">
            <w:pPr>
              <w:spacing w:after="0"/>
              <w:jc w:val="center"/>
              <w:rPr>
                <w:b/>
                <w:szCs w:val="26"/>
                <w:lang w:eastAsia="ja-JP"/>
              </w:rPr>
              <w:pPrChange w:id="4555" w:author="John Tran" w:date="2015-12-29T10:29:00Z">
                <w:pPr>
                  <w:spacing w:after="0" w:line="240" w:lineRule="auto"/>
                  <w:jc w:val="center"/>
                </w:pPr>
              </w:pPrChange>
            </w:pPr>
            <w:r w:rsidRPr="00660B80">
              <w:rPr>
                <w:b/>
                <w:szCs w:val="26"/>
                <w:lang w:eastAsia="ja-JP"/>
              </w:rPr>
              <w:t>Tên phần mềm</w:t>
            </w:r>
          </w:p>
        </w:tc>
        <w:tc>
          <w:tcPr>
            <w:tcW w:w="1355" w:type="dxa"/>
            <w:shd w:val="clear" w:color="auto" w:fill="B8CCE4" w:themeFill="accent1" w:themeFillTint="66"/>
            <w:tcPrChange w:id="4556" w:author="John Tran" w:date="2015-12-25T10:45:00Z">
              <w:tcPr>
                <w:tcW w:w="3017" w:type="dxa"/>
                <w:gridSpan w:val="3"/>
                <w:shd w:val="clear" w:color="auto" w:fill="B8CCE4" w:themeFill="accent1" w:themeFillTint="66"/>
              </w:tcPr>
            </w:tcPrChange>
          </w:tcPr>
          <w:p w14:paraId="073FB7F2" w14:textId="396C2BA7" w:rsidR="00441413" w:rsidRPr="00660B80" w:rsidRDefault="00441413">
            <w:pPr>
              <w:spacing w:after="0"/>
              <w:jc w:val="center"/>
              <w:rPr>
                <w:b/>
                <w:szCs w:val="26"/>
                <w:lang w:eastAsia="ja-JP"/>
              </w:rPr>
              <w:pPrChange w:id="4557" w:author="John Tran" w:date="2015-12-29T10:29:00Z">
                <w:pPr>
                  <w:spacing w:after="0" w:line="240" w:lineRule="auto"/>
                  <w:jc w:val="center"/>
                </w:pPr>
              </w:pPrChange>
            </w:pPr>
            <w:r w:rsidRPr="00660B80">
              <w:rPr>
                <w:b/>
                <w:szCs w:val="26"/>
                <w:lang w:eastAsia="ja-JP"/>
              </w:rPr>
              <w:t>Phiên bản</w:t>
            </w:r>
          </w:p>
        </w:tc>
        <w:tc>
          <w:tcPr>
            <w:tcW w:w="4373" w:type="dxa"/>
            <w:shd w:val="clear" w:color="auto" w:fill="B8CCE4" w:themeFill="accent1" w:themeFillTint="66"/>
            <w:tcPrChange w:id="4558" w:author="John Tran" w:date="2015-12-25T10:45:00Z">
              <w:tcPr>
                <w:tcW w:w="2772" w:type="dxa"/>
                <w:gridSpan w:val="2"/>
                <w:shd w:val="clear" w:color="auto" w:fill="B8CCE4" w:themeFill="accent1" w:themeFillTint="66"/>
              </w:tcPr>
            </w:tcPrChange>
          </w:tcPr>
          <w:p w14:paraId="2FD012CF" w14:textId="2E58DF8A" w:rsidR="00441413" w:rsidRPr="00660B80" w:rsidRDefault="00441413">
            <w:pPr>
              <w:spacing w:after="0"/>
              <w:jc w:val="center"/>
              <w:rPr>
                <w:b/>
                <w:szCs w:val="26"/>
                <w:lang w:eastAsia="ja-JP"/>
              </w:rPr>
              <w:pPrChange w:id="4559" w:author="John Tran" w:date="2015-12-29T10:29:00Z">
                <w:pPr>
                  <w:spacing w:after="0" w:line="240" w:lineRule="auto"/>
                  <w:jc w:val="center"/>
                </w:pPr>
              </w:pPrChange>
            </w:pPr>
            <w:r w:rsidRPr="00660B80">
              <w:rPr>
                <w:b/>
                <w:szCs w:val="26"/>
                <w:lang w:eastAsia="ja-JP"/>
              </w:rPr>
              <w:t>Nguồn</w:t>
            </w:r>
          </w:p>
        </w:tc>
      </w:tr>
      <w:tr w:rsidR="00441413" w14:paraId="331680D8" w14:textId="5C6E4C57" w:rsidTr="00AF11C0">
        <w:tc>
          <w:tcPr>
            <w:tcW w:w="2282" w:type="dxa"/>
            <w:tcPrChange w:id="4560" w:author="John Tran" w:date="2015-12-25T10:45:00Z">
              <w:tcPr>
                <w:tcW w:w="2988" w:type="dxa"/>
                <w:gridSpan w:val="2"/>
              </w:tcPr>
            </w:tcPrChange>
          </w:tcPr>
          <w:p w14:paraId="036F467D" w14:textId="2DD7E6D9" w:rsidR="00441413" w:rsidRPr="001A1FB7" w:rsidRDefault="00441413">
            <w:pPr>
              <w:spacing w:after="0"/>
              <w:jc w:val="left"/>
              <w:rPr>
                <w:b/>
                <w:szCs w:val="26"/>
                <w:lang w:eastAsia="ja-JP"/>
              </w:rPr>
              <w:pPrChange w:id="4561" w:author="John Tran" w:date="2015-12-29T10:29:00Z">
                <w:pPr>
                  <w:spacing w:after="0" w:line="240" w:lineRule="auto"/>
                  <w:jc w:val="left"/>
                </w:pPr>
              </w:pPrChange>
            </w:pPr>
            <w:r w:rsidRPr="001A1FB7">
              <w:rPr>
                <w:b/>
                <w:szCs w:val="26"/>
                <w:lang w:eastAsia="ja-JP"/>
              </w:rPr>
              <w:t>Eclipse IDE for Java</w:t>
            </w:r>
          </w:p>
        </w:tc>
        <w:tc>
          <w:tcPr>
            <w:tcW w:w="1355" w:type="dxa"/>
            <w:tcPrChange w:id="4562" w:author="John Tran" w:date="2015-12-25T10:45:00Z">
              <w:tcPr>
                <w:tcW w:w="3017" w:type="dxa"/>
                <w:gridSpan w:val="3"/>
              </w:tcPr>
            </w:tcPrChange>
          </w:tcPr>
          <w:p w14:paraId="5EEFDDA2" w14:textId="4EBFD78A" w:rsidR="00441413" w:rsidRPr="001A1FB7" w:rsidRDefault="00441413">
            <w:pPr>
              <w:spacing w:after="0"/>
              <w:jc w:val="center"/>
              <w:rPr>
                <w:szCs w:val="26"/>
                <w:lang w:eastAsia="ja-JP"/>
              </w:rPr>
              <w:pPrChange w:id="4563" w:author="John Tran" w:date="2015-12-29T10:29:00Z">
                <w:pPr>
                  <w:spacing w:after="0" w:line="240" w:lineRule="auto"/>
                  <w:jc w:val="center"/>
                </w:pPr>
              </w:pPrChange>
            </w:pPr>
            <w:r w:rsidRPr="001A1FB7">
              <w:rPr>
                <w:szCs w:val="26"/>
                <w:lang w:eastAsia="ja-JP"/>
              </w:rPr>
              <w:t>Luna 3.5.7</w:t>
            </w:r>
          </w:p>
        </w:tc>
        <w:tc>
          <w:tcPr>
            <w:tcW w:w="4373" w:type="dxa"/>
            <w:tcPrChange w:id="4564" w:author="John Tran" w:date="2015-12-25T10:45:00Z">
              <w:tcPr>
                <w:tcW w:w="2772" w:type="dxa"/>
                <w:gridSpan w:val="2"/>
              </w:tcPr>
            </w:tcPrChange>
          </w:tcPr>
          <w:p w14:paraId="0E7387D7" w14:textId="41ADA712" w:rsidR="00A46EBF" w:rsidRPr="00A46EBF" w:rsidRDefault="00441413">
            <w:pPr>
              <w:shd w:val="clear" w:color="auto" w:fill="FFFFFF"/>
              <w:rPr>
                <w:rStyle w:val="Hyperlink"/>
                <w:rFonts w:cs="Times New Roman"/>
                <w:noProof/>
                <w:rPrChange w:id="4565" w:author="John Tran" w:date="2015-12-29T09:25:00Z">
                  <w:rPr>
                    <w:szCs w:val="26"/>
                    <w:lang w:eastAsia="ja-JP"/>
                  </w:rPr>
                </w:rPrChange>
              </w:rPr>
              <w:pPrChange w:id="4566" w:author="John Tran" w:date="2015-12-29T10:29:00Z">
                <w:pPr>
                  <w:spacing w:after="0" w:line="240" w:lineRule="auto"/>
                  <w:jc w:val="center"/>
                </w:pPr>
              </w:pPrChange>
            </w:pPr>
            <w:r w:rsidRPr="00A46EBF">
              <w:rPr>
                <w:rStyle w:val="Hyperlink"/>
                <w:rFonts w:cs="Times New Roman"/>
                <w:noProof/>
                <w:rPrChange w:id="4567" w:author="John Tran" w:date="2015-12-29T09:25:00Z">
                  <w:rPr>
                    <w:szCs w:val="26"/>
                    <w:lang w:eastAsia="ja-JP"/>
                  </w:rPr>
                </w:rPrChange>
              </w:rPr>
              <w:t>http://www.eclipse.org/downloads/</w:t>
            </w:r>
            <w:r w:rsidR="00935570" w:rsidRPr="00A46EBF">
              <w:rPr>
                <w:rStyle w:val="Hyperlink"/>
                <w:rFonts w:cs="Times New Roman"/>
                <w:noProof/>
                <w:rPrChange w:id="4568" w:author="John Tran" w:date="2015-12-29T09:25:00Z">
                  <w:rPr>
                    <w:szCs w:val="26"/>
                    <w:lang w:eastAsia="ja-JP"/>
                  </w:rPr>
                </w:rPrChange>
              </w:rPr>
              <w:br/>
            </w:r>
            <w:r w:rsidRPr="00A46EBF">
              <w:rPr>
                <w:rStyle w:val="Hyperlink"/>
                <w:rFonts w:cs="Times New Roman"/>
                <w:noProof/>
                <w:rPrChange w:id="4569" w:author="John Tran" w:date="2015-12-29T09:25:00Z">
                  <w:rPr>
                    <w:szCs w:val="26"/>
                    <w:lang w:eastAsia="ja-JP"/>
                  </w:rPr>
                </w:rPrChange>
              </w:rPr>
              <w:t>packages/eclipse-ide-java-ee-developers/lunar</w:t>
            </w:r>
          </w:p>
        </w:tc>
      </w:tr>
      <w:tr w:rsidR="00441413" w14:paraId="3C2F62B7" w14:textId="012EFB9B" w:rsidTr="00AF11C0">
        <w:tc>
          <w:tcPr>
            <w:tcW w:w="2282" w:type="dxa"/>
            <w:tcPrChange w:id="4570" w:author="John Tran" w:date="2015-12-25T10:45:00Z">
              <w:tcPr>
                <w:tcW w:w="2988" w:type="dxa"/>
                <w:gridSpan w:val="2"/>
              </w:tcPr>
            </w:tcPrChange>
          </w:tcPr>
          <w:p w14:paraId="0159B504" w14:textId="66CE9C6F" w:rsidR="00441413" w:rsidRPr="001A1FB7" w:rsidRDefault="00935570">
            <w:pPr>
              <w:spacing w:after="0"/>
              <w:jc w:val="left"/>
              <w:rPr>
                <w:b/>
                <w:szCs w:val="26"/>
                <w:lang w:eastAsia="ja-JP"/>
              </w:rPr>
              <w:pPrChange w:id="4571" w:author="John Tran" w:date="2015-12-29T10:29:00Z">
                <w:pPr>
                  <w:spacing w:after="0" w:line="240" w:lineRule="auto"/>
                  <w:jc w:val="left"/>
                </w:pPr>
              </w:pPrChange>
            </w:pPr>
            <w:r w:rsidRPr="001A1FB7">
              <w:rPr>
                <w:b/>
                <w:szCs w:val="26"/>
                <w:lang w:eastAsia="ja-JP"/>
              </w:rPr>
              <w:t xml:space="preserve">Java SDK </w:t>
            </w:r>
          </w:p>
        </w:tc>
        <w:tc>
          <w:tcPr>
            <w:tcW w:w="1355" w:type="dxa"/>
            <w:tcPrChange w:id="4572" w:author="John Tran" w:date="2015-12-25T10:45:00Z">
              <w:tcPr>
                <w:tcW w:w="3017" w:type="dxa"/>
                <w:gridSpan w:val="3"/>
              </w:tcPr>
            </w:tcPrChange>
          </w:tcPr>
          <w:p w14:paraId="6982060F" w14:textId="1F544E87" w:rsidR="00441413" w:rsidRPr="001A1FB7" w:rsidRDefault="00935570">
            <w:pPr>
              <w:spacing w:after="0"/>
              <w:jc w:val="center"/>
              <w:rPr>
                <w:szCs w:val="26"/>
                <w:lang w:eastAsia="ja-JP"/>
              </w:rPr>
              <w:pPrChange w:id="4573" w:author="John Tran" w:date="2015-12-29T10:29:00Z">
                <w:pPr>
                  <w:spacing w:after="0" w:line="240" w:lineRule="auto"/>
                  <w:jc w:val="center"/>
                </w:pPr>
              </w:pPrChange>
            </w:pPr>
            <w:r w:rsidRPr="001A1FB7">
              <w:rPr>
                <w:szCs w:val="26"/>
                <w:lang w:eastAsia="ja-JP"/>
              </w:rPr>
              <w:t>8.0</w:t>
            </w:r>
          </w:p>
        </w:tc>
        <w:tc>
          <w:tcPr>
            <w:tcW w:w="4373" w:type="dxa"/>
            <w:tcPrChange w:id="4574" w:author="John Tran" w:date="2015-12-25T10:45:00Z">
              <w:tcPr>
                <w:tcW w:w="2772" w:type="dxa"/>
                <w:gridSpan w:val="2"/>
              </w:tcPr>
            </w:tcPrChange>
          </w:tcPr>
          <w:p w14:paraId="02771B24" w14:textId="09E01328" w:rsidR="00441413" w:rsidRPr="00A46EBF" w:rsidRDefault="00935570">
            <w:pPr>
              <w:shd w:val="clear" w:color="auto" w:fill="FFFFFF"/>
              <w:rPr>
                <w:rStyle w:val="Hyperlink"/>
                <w:rFonts w:cs="Times New Roman"/>
                <w:noProof/>
                <w:rPrChange w:id="4575" w:author="John Tran" w:date="2015-12-29T09:25:00Z">
                  <w:rPr>
                    <w:szCs w:val="26"/>
                    <w:lang w:eastAsia="ja-JP"/>
                  </w:rPr>
                </w:rPrChange>
              </w:rPr>
              <w:pPrChange w:id="4576" w:author="John Tran" w:date="2015-12-29T10:29:00Z">
                <w:pPr>
                  <w:spacing w:after="0" w:line="240" w:lineRule="auto"/>
                  <w:jc w:val="center"/>
                </w:pPr>
              </w:pPrChange>
            </w:pPr>
            <w:r w:rsidRPr="00A46EBF">
              <w:rPr>
                <w:rStyle w:val="Hyperlink"/>
                <w:rFonts w:cs="Times New Roman"/>
                <w:noProof/>
                <w:rPrChange w:id="4577" w:author="John Tran" w:date="2015-12-29T09:25:00Z">
                  <w:rPr>
                    <w:szCs w:val="26"/>
                    <w:lang w:eastAsia="ja-JP"/>
                  </w:rPr>
                </w:rPrChange>
              </w:rPr>
              <w:t>http://www.oracle.com/technetwork/</w:t>
            </w:r>
            <w:r w:rsidRPr="00A46EBF">
              <w:rPr>
                <w:rStyle w:val="Hyperlink"/>
                <w:rFonts w:cs="Times New Roman"/>
                <w:noProof/>
                <w:rPrChange w:id="4578" w:author="John Tran" w:date="2015-12-29T09:25:00Z">
                  <w:rPr>
                    <w:szCs w:val="26"/>
                    <w:lang w:eastAsia="ja-JP"/>
                  </w:rPr>
                </w:rPrChange>
              </w:rPr>
              <w:br/>
              <w:t>java/javase/downloads/index.html</w:t>
            </w:r>
          </w:p>
        </w:tc>
      </w:tr>
      <w:tr w:rsidR="00441413" w14:paraId="74CE6A7B" w14:textId="77777777" w:rsidTr="00AF11C0">
        <w:tc>
          <w:tcPr>
            <w:tcW w:w="2282" w:type="dxa"/>
            <w:tcPrChange w:id="4579" w:author="John Tran" w:date="2015-12-25T10:45:00Z">
              <w:tcPr>
                <w:tcW w:w="2988" w:type="dxa"/>
                <w:gridSpan w:val="2"/>
              </w:tcPr>
            </w:tcPrChange>
          </w:tcPr>
          <w:p w14:paraId="7B6A91CC" w14:textId="7575A393" w:rsidR="00441413" w:rsidRPr="00915DBD" w:rsidRDefault="00915DBD">
            <w:pPr>
              <w:spacing w:after="0"/>
              <w:jc w:val="left"/>
              <w:rPr>
                <w:b/>
                <w:szCs w:val="26"/>
                <w:lang w:eastAsia="ja-JP"/>
                <w:rPrChange w:id="4580" w:author="John Tran" w:date="2015-12-26T09:57:00Z">
                  <w:rPr>
                    <w:szCs w:val="26"/>
                    <w:lang w:eastAsia="ja-JP"/>
                  </w:rPr>
                </w:rPrChange>
              </w:rPr>
              <w:pPrChange w:id="4581" w:author="John Tran" w:date="2015-12-29T10:29:00Z">
                <w:pPr>
                  <w:spacing w:after="0" w:line="240" w:lineRule="auto"/>
                  <w:jc w:val="center"/>
                </w:pPr>
              </w:pPrChange>
            </w:pPr>
            <w:ins w:id="4582" w:author="John Tran" w:date="2015-12-26T09:57:00Z">
              <w:r w:rsidRPr="00915DBD">
                <w:rPr>
                  <w:b/>
                  <w:szCs w:val="26"/>
                  <w:lang w:eastAsia="ja-JP"/>
                  <w:rPrChange w:id="4583" w:author="John Tran" w:date="2015-12-26T09:57:00Z">
                    <w:rPr>
                      <w:szCs w:val="26"/>
                      <w:lang w:eastAsia="ja-JP"/>
                    </w:rPr>
                  </w:rPrChange>
                </w:rPr>
                <w:t>vnTokenizer</w:t>
              </w:r>
            </w:ins>
          </w:p>
        </w:tc>
        <w:tc>
          <w:tcPr>
            <w:tcW w:w="1355" w:type="dxa"/>
            <w:tcPrChange w:id="4584" w:author="John Tran" w:date="2015-12-25T10:45:00Z">
              <w:tcPr>
                <w:tcW w:w="3017" w:type="dxa"/>
                <w:gridSpan w:val="3"/>
              </w:tcPr>
            </w:tcPrChange>
          </w:tcPr>
          <w:p w14:paraId="4268296F" w14:textId="5728C26B" w:rsidR="00441413" w:rsidRPr="001A1FB7" w:rsidRDefault="00915DBD">
            <w:pPr>
              <w:spacing w:after="0"/>
              <w:jc w:val="center"/>
              <w:rPr>
                <w:szCs w:val="26"/>
                <w:lang w:eastAsia="ja-JP"/>
              </w:rPr>
              <w:pPrChange w:id="4585" w:author="John Tran" w:date="2015-12-29T10:29:00Z">
                <w:pPr>
                  <w:spacing w:after="0" w:line="240" w:lineRule="auto"/>
                  <w:jc w:val="center"/>
                </w:pPr>
              </w:pPrChange>
            </w:pPr>
            <w:ins w:id="4586" w:author="John Tran" w:date="2015-12-26T09:57:00Z">
              <w:r>
                <w:rPr>
                  <w:szCs w:val="26"/>
                  <w:lang w:eastAsia="ja-JP"/>
                </w:rPr>
                <w:t>4.1.1</w:t>
              </w:r>
            </w:ins>
          </w:p>
        </w:tc>
        <w:tc>
          <w:tcPr>
            <w:tcW w:w="4373" w:type="dxa"/>
            <w:tcPrChange w:id="4587" w:author="John Tran" w:date="2015-12-25T10:45:00Z">
              <w:tcPr>
                <w:tcW w:w="2772" w:type="dxa"/>
                <w:gridSpan w:val="2"/>
              </w:tcPr>
            </w:tcPrChange>
          </w:tcPr>
          <w:p w14:paraId="310A5793" w14:textId="3044B9EC" w:rsidR="00441413" w:rsidRPr="00A46EBF" w:rsidRDefault="00E66109">
            <w:pPr>
              <w:shd w:val="clear" w:color="auto" w:fill="FFFFFF"/>
              <w:rPr>
                <w:rStyle w:val="Hyperlink"/>
                <w:rFonts w:cs="Times New Roman"/>
                <w:noProof/>
                <w:rPrChange w:id="4588" w:author="John Tran" w:date="2015-12-29T09:25:00Z">
                  <w:rPr>
                    <w:szCs w:val="26"/>
                    <w:lang w:eastAsia="ja-JP"/>
                  </w:rPr>
                </w:rPrChange>
              </w:rPr>
              <w:pPrChange w:id="4589" w:author="John Tran" w:date="2015-12-29T10:29:00Z">
                <w:pPr>
                  <w:spacing w:after="0" w:line="240" w:lineRule="auto"/>
                  <w:jc w:val="center"/>
                </w:pPr>
              </w:pPrChange>
            </w:pPr>
            <w:ins w:id="4590" w:author="John Tran" w:date="2015-12-26T10:56:00Z">
              <w:r w:rsidRPr="00A46EBF">
                <w:rPr>
                  <w:rStyle w:val="Hyperlink"/>
                  <w:rFonts w:cs="Times New Roman"/>
                  <w:noProof/>
                  <w:rPrChange w:id="4591" w:author="John Tran" w:date="2015-12-29T09:25:00Z">
                    <w:rPr>
                      <w:szCs w:val="26"/>
                      <w:lang w:eastAsia="ja-JP"/>
                    </w:rPr>
                  </w:rPrChange>
                </w:rPr>
                <w:t>http://mim.hus.vnu.edu.vn/phuonglh/</w:t>
              </w:r>
              <w:r w:rsidRPr="00A46EBF">
                <w:rPr>
                  <w:rStyle w:val="Hyperlink"/>
                  <w:rFonts w:cs="Times New Roman"/>
                  <w:noProof/>
                  <w:rPrChange w:id="4592" w:author="John Tran" w:date="2015-12-29T09:25:00Z">
                    <w:rPr>
                      <w:szCs w:val="26"/>
                      <w:lang w:eastAsia="ja-JP"/>
                    </w:rPr>
                  </w:rPrChange>
                </w:rPr>
                <w:br/>
                <w:t>softwares/vnTokenizer</w:t>
              </w:r>
            </w:ins>
          </w:p>
        </w:tc>
      </w:tr>
      <w:tr w:rsidR="00915DBD" w14:paraId="72C3543B" w14:textId="77777777" w:rsidTr="00AF11C0">
        <w:tblPrEx>
          <w:tblPrExChange w:id="4593" w:author="John Tran" w:date="2015-12-26T10:59:00Z">
            <w:tblPrEx>
              <w:tblW w:w="8010" w:type="dxa"/>
              <w:tblInd w:w="625" w:type="dxa"/>
            </w:tblPrEx>
          </w:tblPrExChange>
        </w:tblPrEx>
        <w:trPr>
          <w:trHeight w:val="576"/>
          <w:ins w:id="4594" w:author="John Tran" w:date="2015-12-26T09:57:00Z"/>
          <w:trPrChange w:id="4595" w:author="John Tran" w:date="2015-12-26T10:59:00Z">
            <w:trPr>
              <w:gridBefore w:val="1"/>
              <w:gridAfter w:val="0"/>
            </w:trPr>
          </w:trPrChange>
        </w:trPr>
        <w:tc>
          <w:tcPr>
            <w:tcW w:w="2282" w:type="dxa"/>
            <w:tcPrChange w:id="4596" w:author="John Tran" w:date="2015-12-26T10:59:00Z">
              <w:tcPr>
                <w:tcW w:w="2070" w:type="dxa"/>
                <w:gridSpan w:val="2"/>
              </w:tcPr>
            </w:tcPrChange>
          </w:tcPr>
          <w:p w14:paraId="6E8D1572" w14:textId="00CAFEE2" w:rsidR="00915DBD" w:rsidRPr="00915DBD" w:rsidRDefault="00915DBD">
            <w:pPr>
              <w:spacing w:after="0"/>
              <w:jc w:val="left"/>
              <w:rPr>
                <w:ins w:id="4597" w:author="John Tran" w:date="2015-12-26T09:57:00Z"/>
                <w:b/>
                <w:szCs w:val="26"/>
                <w:lang w:eastAsia="ja-JP"/>
              </w:rPr>
              <w:pPrChange w:id="4598" w:author="John Tran" w:date="2015-12-29T10:29:00Z">
                <w:pPr>
                  <w:spacing w:after="0" w:line="240" w:lineRule="auto"/>
                  <w:jc w:val="left"/>
                </w:pPr>
              </w:pPrChange>
            </w:pPr>
            <w:ins w:id="4599" w:author="John Tran" w:date="2015-12-26T09:57:00Z">
              <w:r>
                <w:rPr>
                  <w:b/>
                  <w:szCs w:val="26"/>
                  <w:lang w:eastAsia="ja-JP"/>
                </w:rPr>
                <w:t>RestFB</w:t>
              </w:r>
            </w:ins>
          </w:p>
        </w:tc>
        <w:tc>
          <w:tcPr>
            <w:tcW w:w="1355" w:type="dxa"/>
            <w:tcPrChange w:id="4600" w:author="John Tran" w:date="2015-12-26T10:59:00Z">
              <w:tcPr>
                <w:tcW w:w="1489" w:type="dxa"/>
              </w:tcPr>
            </w:tcPrChange>
          </w:tcPr>
          <w:p w14:paraId="357CB186" w14:textId="721801ED" w:rsidR="00915DBD" w:rsidRDefault="00915DBD">
            <w:pPr>
              <w:spacing w:after="0"/>
              <w:jc w:val="center"/>
              <w:rPr>
                <w:ins w:id="4601" w:author="John Tran" w:date="2015-12-26T09:57:00Z"/>
                <w:szCs w:val="26"/>
                <w:lang w:eastAsia="ja-JP"/>
              </w:rPr>
              <w:pPrChange w:id="4602" w:author="John Tran" w:date="2015-12-29T10:29:00Z">
                <w:pPr>
                  <w:spacing w:after="0" w:line="240" w:lineRule="auto"/>
                  <w:jc w:val="center"/>
                </w:pPr>
              </w:pPrChange>
            </w:pPr>
            <w:ins w:id="4603" w:author="John Tran" w:date="2015-12-26T09:57:00Z">
              <w:r>
                <w:rPr>
                  <w:szCs w:val="26"/>
                  <w:lang w:eastAsia="ja-JP"/>
                </w:rPr>
                <w:t>1.1</w:t>
              </w:r>
            </w:ins>
            <w:ins w:id="4604" w:author="John Tran" w:date="2015-12-26T09:58:00Z">
              <w:r>
                <w:rPr>
                  <w:szCs w:val="26"/>
                  <w:lang w:eastAsia="ja-JP"/>
                </w:rPr>
                <w:t>8</w:t>
              </w:r>
            </w:ins>
            <w:ins w:id="4605" w:author="John Tran" w:date="2015-12-26T09:57:00Z">
              <w:r>
                <w:rPr>
                  <w:szCs w:val="26"/>
                  <w:lang w:eastAsia="ja-JP"/>
                </w:rPr>
                <w:t>.0</w:t>
              </w:r>
            </w:ins>
          </w:p>
        </w:tc>
        <w:tc>
          <w:tcPr>
            <w:tcW w:w="4373" w:type="dxa"/>
            <w:tcPrChange w:id="4606" w:author="John Tran" w:date="2015-12-26T10:59:00Z">
              <w:tcPr>
                <w:tcW w:w="4451" w:type="dxa"/>
                <w:gridSpan w:val="2"/>
              </w:tcPr>
            </w:tcPrChange>
          </w:tcPr>
          <w:p w14:paraId="0BB325F1" w14:textId="77A83768" w:rsidR="00915DBD" w:rsidRPr="00A46EBF" w:rsidRDefault="00E66109">
            <w:pPr>
              <w:shd w:val="clear" w:color="auto" w:fill="FFFFFF"/>
              <w:rPr>
                <w:ins w:id="4607" w:author="John Tran" w:date="2015-12-26T09:57:00Z"/>
                <w:rStyle w:val="Hyperlink"/>
                <w:rFonts w:cs="Times New Roman"/>
                <w:noProof/>
                <w:rPrChange w:id="4608" w:author="John Tran" w:date="2015-12-29T09:25:00Z">
                  <w:rPr>
                    <w:ins w:id="4609" w:author="John Tran" w:date="2015-12-26T09:57:00Z"/>
                    <w:szCs w:val="26"/>
                    <w:lang w:eastAsia="ja-JP"/>
                  </w:rPr>
                </w:rPrChange>
              </w:rPr>
              <w:pPrChange w:id="4610" w:author="John Tran" w:date="2015-12-29T10:29:00Z">
                <w:pPr>
                  <w:spacing w:after="0" w:line="240" w:lineRule="auto"/>
                  <w:jc w:val="center"/>
                </w:pPr>
              </w:pPrChange>
            </w:pPr>
            <w:ins w:id="4611" w:author="John Tran" w:date="2015-12-26T10:56:00Z">
              <w:r w:rsidRPr="00A46EBF">
                <w:rPr>
                  <w:rStyle w:val="Hyperlink"/>
                  <w:rFonts w:cs="Times New Roman"/>
                  <w:noProof/>
                  <w:rPrChange w:id="4612" w:author="John Tran" w:date="2015-12-29T09:25:00Z">
                    <w:rPr>
                      <w:szCs w:val="26"/>
                      <w:lang w:eastAsia="ja-JP"/>
                    </w:rPr>
                  </w:rPrChange>
                </w:rPr>
                <w:t>http://restfb.com/</w:t>
              </w:r>
            </w:ins>
          </w:p>
        </w:tc>
      </w:tr>
      <w:tr w:rsidR="00915DBD" w14:paraId="63612D31" w14:textId="77777777" w:rsidTr="00AF11C0">
        <w:trPr>
          <w:ins w:id="4613" w:author="John Tran" w:date="2015-12-26T09:57:00Z"/>
        </w:trPr>
        <w:tc>
          <w:tcPr>
            <w:tcW w:w="2282" w:type="dxa"/>
          </w:tcPr>
          <w:p w14:paraId="5B941169" w14:textId="636E5567" w:rsidR="00915DBD" w:rsidRDefault="00E66109">
            <w:pPr>
              <w:spacing w:after="0"/>
              <w:jc w:val="left"/>
              <w:rPr>
                <w:ins w:id="4614" w:author="John Tran" w:date="2015-12-26T09:57:00Z"/>
                <w:b/>
                <w:szCs w:val="26"/>
                <w:lang w:eastAsia="ja-JP"/>
              </w:rPr>
              <w:pPrChange w:id="4615" w:author="John Tran" w:date="2015-12-29T10:29:00Z">
                <w:pPr>
                  <w:spacing w:after="0" w:line="240" w:lineRule="auto"/>
                  <w:jc w:val="left"/>
                </w:pPr>
              </w:pPrChange>
            </w:pPr>
            <w:ins w:id="4616" w:author="John Tran" w:date="2015-12-26T10:57:00Z">
              <w:r>
                <w:rPr>
                  <w:b/>
                  <w:szCs w:val="26"/>
                  <w:lang w:eastAsia="ja-JP"/>
                </w:rPr>
                <w:t>VietSentiWorkNet</w:t>
              </w:r>
            </w:ins>
          </w:p>
        </w:tc>
        <w:tc>
          <w:tcPr>
            <w:tcW w:w="1355" w:type="dxa"/>
          </w:tcPr>
          <w:p w14:paraId="5A6CD1BE" w14:textId="73FF886D" w:rsidR="00915DBD" w:rsidRDefault="00E66109">
            <w:pPr>
              <w:spacing w:after="0"/>
              <w:jc w:val="center"/>
              <w:rPr>
                <w:ins w:id="4617" w:author="John Tran" w:date="2015-12-26T09:57:00Z"/>
                <w:szCs w:val="26"/>
                <w:lang w:eastAsia="ja-JP"/>
              </w:rPr>
              <w:pPrChange w:id="4618" w:author="John Tran" w:date="2015-12-29T10:29:00Z">
                <w:pPr>
                  <w:spacing w:after="0" w:line="240" w:lineRule="auto"/>
                  <w:jc w:val="center"/>
                </w:pPr>
              </w:pPrChange>
            </w:pPr>
            <w:ins w:id="4619" w:author="John Tran" w:date="2015-12-26T10:59:00Z">
              <w:r>
                <w:rPr>
                  <w:szCs w:val="26"/>
                  <w:lang w:eastAsia="ja-JP"/>
                </w:rPr>
                <w:t>1.0</w:t>
              </w:r>
            </w:ins>
          </w:p>
        </w:tc>
        <w:tc>
          <w:tcPr>
            <w:tcW w:w="4373" w:type="dxa"/>
          </w:tcPr>
          <w:p w14:paraId="1BB755BE" w14:textId="32AA0EA9" w:rsidR="00915DBD" w:rsidRPr="00A46EBF" w:rsidRDefault="00E66109">
            <w:pPr>
              <w:shd w:val="clear" w:color="auto" w:fill="FFFFFF"/>
              <w:rPr>
                <w:ins w:id="4620" w:author="John Tran" w:date="2015-12-26T09:57:00Z"/>
                <w:rStyle w:val="Hyperlink"/>
                <w:rFonts w:cs="Times New Roman"/>
                <w:noProof/>
                <w:rPrChange w:id="4621" w:author="John Tran" w:date="2015-12-29T09:25:00Z">
                  <w:rPr>
                    <w:ins w:id="4622" w:author="John Tran" w:date="2015-12-26T09:57:00Z"/>
                    <w:szCs w:val="26"/>
                    <w:lang w:eastAsia="ja-JP"/>
                  </w:rPr>
                </w:rPrChange>
              </w:rPr>
              <w:pPrChange w:id="4623" w:author="John Tran" w:date="2015-12-29T10:29:00Z">
                <w:pPr>
                  <w:spacing w:after="0" w:line="240" w:lineRule="auto"/>
                  <w:jc w:val="center"/>
                </w:pPr>
              </w:pPrChange>
            </w:pPr>
            <w:ins w:id="4624" w:author="John Tran" w:date="2015-12-26T10:57:00Z">
              <w:r w:rsidRPr="00A46EBF">
                <w:rPr>
                  <w:rStyle w:val="Hyperlink"/>
                  <w:rFonts w:cs="Times New Roman"/>
                  <w:noProof/>
                  <w:rPrChange w:id="4625" w:author="John Tran" w:date="2015-12-29T09:25:00Z">
                    <w:rPr>
                      <w:szCs w:val="26"/>
                      <w:lang w:eastAsia="ja-JP"/>
                    </w:rPr>
                  </w:rPrChange>
                </w:rPr>
                <w:t>http://sourceforge.net/projects</w:t>
              </w:r>
              <w:r w:rsidRPr="00A46EBF">
                <w:rPr>
                  <w:rStyle w:val="Hyperlink"/>
                  <w:rFonts w:cs="Times New Roman"/>
                  <w:noProof/>
                  <w:rPrChange w:id="4626" w:author="John Tran" w:date="2015-12-29T09:25:00Z">
                    <w:rPr>
                      <w:szCs w:val="26"/>
                      <w:lang w:eastAsia="ja-JP"/>
                    </w:rPr>
                  </w:rPrChange>
                </w:rPr>
                <w:br/>
                <w:t>/vietsentiwordne/</w:t>
              </w:r>
            </w:ins>
          </w:p>
        </w:tc>
      </w:tr>
      <w:tr w:rsidR="00625553" w14:paraId="5F104198" w14:textId="77777777" w:rsidTr="00AF11C0">
        <w:tblPrEx>
          <w:tblPrExChange w:id="4627" w:author="John Tran" w:date="2015-12-26T13:17:00Z">
            <w:tblPrEx>
              <w:tblW w:w="8010" w:type="dxa"/>
              <w:tblInd w:w="625" w:type="dxa"/>
            </w:tblPrEx>
          </w:tblPrExChange>
        </w:tblPrEx>
        <w:trPr>
          <w:trHeight w:val="576"/>
          <w:ins w:id="4628" w:author="John Tran" w:date="2015-12-26T13:17:00Z"/>
          <w:trPrChange w:id="4629" w:author="John Tran" w:date="2015-12-26T13:17:00Z">
            <w:trPr>
              <w:gridBefore w:val="1"/>
              <w:gridAfter w:val="0"/>
            </w:trPr>
          </w:trPrChange>
        </w:trPr>
        <w:tc>
          <w:tcPr>
            <w:tcW w:w="2282" w:type="dxa"/>
            <w:tcPrChange w:id="4630" w:author="John Tran" w:date="2015-12-26T13:17:00Z">
              <w:tcPr>
                <w:tcW w:w="2070" w:type="dxa"/>
                <w:gridSpan w:val="2"/>
              </w:tcPr>
            </w:tcPrChange>
          </w:tcPr>
          <w:p w14:paraId="33D14ECC" w14:textId="203061BE" w:rsidR="00625553" w:rsidRDefault="00625553">
            <w:pPr>
              <w:spacing w:after="0"/>
              <w:jc w:val="left"/>
              <w:rPr>
                <w:ins w:id="4631" w:author="John Tran" w:date="2015-12-26T13:17:00Z"/>
                <w:b/>
                <w:szCs w:val="26"/>
                <w:lang w:eastAsia="ja-JP"/>
              </w:rPr>
              <w:pPrChange w:id="4632" w:author="John Tran" w:date="2015-12-29T10:29:00Z">
                <w:pPr>
                  <w:spacing w:after="0" w:line="240" w:lineRule="auto"/>
                  <w:jc w:val="left"/>
                </w:pPr>
              </w:pPrChange>
            </w:pPr>
            <w:ins w:id="4633" w:author="John Tran" w:date="2015-12-26T13:17:00Z">
              <w:r>
                <w:rPr>
                  <w:b/>
                  <w:szCs w:val="26"/>
                  <w:lang w:eastAsia="ja-JP"/>
                </w:rPr>
                <w:t>Apache Spark</w:t>
              </w:r>
            </w:ins>
          </w:p>
        </w:tc>
        <w:tc>
          <w:tcPr>
            <w:tcW w:w="1355" w:type="dxa"/>
            <w:tcPrChange w:id="4634" w:author="John Tran" w:date="2015-12-26T13:17:00Z">
              <w:tcPr>
                <w:tcW w:w="1489" w:type="dxa"/>
              </w:tcPr>
            </w:tcPrChange>
          </w:tcPr>
          <w:p w14:paraId="7FC8B715" w14:textId="288F2C65" w:rsidR="00625553" w:rsidRDefault="00625553">
            <w:pPr>
              <w:spacing w:after="0"/>
              <w:jc w:val="center"/>
              <w:rPr>
                <w:ins w:id="4635" w:author="John Tran" w:date="2015-12-26T13:17:00Z"/>
                <w:szCs w:val="26"/>
                <w:lang w:eastAsia="ja-JP"/>
              </w:rPr>
              <w:pPrChange w:id="4636" w:author="John Tran" w:date="2015-12-29T10:29:00Z">
                <w:pPr>
                  <w:spacing w:after="0" w:line="240" w:lineRule="auto"/>
                  <w:jc w:val="center"/>
                </w:pPr>
              </w:pPrChange>
            </w:pPr>
            <w:ins w:id="4637" w:author="John Tran" w:date="2015-12-26T13:18:00Z">
              <w:r>
                <w:rPr>
                  <w:szCs w:val="26"/>
                  <w:lang w:eastAsia="ja-JP"/>
                </w:rPr>
                <w:t>1.5.2</w:t>
              </w:r>
            </w:ins>
          </w:p>
        </w:tc>
        <w:tc>
          <w:tcPr>
            <w:tcW w:w="4373" w:type="dxa"/>
            <w:tcPrChange w:id="4638" w:author="John Tran" w:date="2015-12-26T13:17:00Z">
              <w:tcPr>
                <w:tcW w:w="4451" w:type="dxa"/>
                <w:gridSpan w:val="2"/>
              </w:tcPr>
            </w:tcPrChange>
          </w:tcPr>
          <w:p w14:paraId="52248BB3" w14:textId="775D9BD5" w:rsidR="00625553" w:rsidRPr="00A46EBF" w:rsidRDefault="00625553">
            <w:pPr>
              <w:shd w:val="clear" w:color="auto" w:fill="FFFFFF"/>
              <w:rPr>
                <w:ins w:id="4639" w:author="John Tran" w:date="2015-12-26T13:17:00Z"/>
                <w:rStyle w:val="Hyperlink"/>
                <w:rFonts w:cs="Times New Roman"/>
                <w:noProof/>
                <w:rPrChange w:id="4640" w:author="John Tran" w:date="2015-12-29T09:25:00Z">
                  <w:rPr>
                    <w:ins w:id="4641" w:author="John Tran" w:date="2015-12-26T13:17:00Z"/>
                    <w:szCs w:val="26"/>
                    <w:lang w:eastAsia="ja-JP"/>
                  </w:rPr>
                </w:rPrChange>
              </w:rPr>
              <w:pPrChange w:id="4642" w:author="John Tran" w:date="2015-12-29T10:29:00Z">
                <w:pPr>
                  <w:spacing w:after="0" w:line="240" w:lineRule="auto"/>
                  <w:jc w:val="center"/>
                </w:pPr>
              </w:pPrChange>
            </w:pPr>
            <w:ins w:id="4643" w:author="John Tran" w:date="2015-12-26T13:18:00Z">
              <w:r w:rsidRPr="00A46EBF">
                <w:rPr>
                  <w:rStyle w:val="Hyperlink"/>
                  <w:rFonts w:cs="Times New Roman"/>
                  <w:noProof/>
                  <w:rPrChange w:id="4644" w:author="John Tran" w:date="2015-12-29T09:25:00Z">
                    <w:rPr>
                      <w:szCs w:val="26"/>
                      <w:lang w:eastAsia="ja-JP"/>
                    </w:rPr>
                  </w:rPrChange>
                </w:rPr>
                <w:t>http://spark.apache.org/</w:t>
              </w:r>
            </w:ins>
          </w:p>
        </w:tc>
      </w:tr>
    </w:tbl>
    <w:p w14:paraId="71CC8B85" w14:textId="3D4BA2D9" w:rsidR="00441413" w:rsidRPr="004C30D2" w:rsidRDefault="00AF11C0">
      <w:pPr>
        <w:spacing w:before="240"/>
        <w:ind w:firstLine="720"/>
        <w:jc w:val="center"/>
        <w:rPr>
          <w:rPrChange w:id="4645" w:author="John Tran" w:date="2015-12-29T10:28:00Z">
            <w:rPr>
              <w:b/>
              <w:i/>
            </w:rPr>
          </w:rPrChange>
        </w:rPr>
        <w:pPrChange w:id="4646" w:author="John Tran" w:date="2015-12-29T10:29:00Z">
          <w:pPr>
            <w:ind w:firstLine="720"/>
          </w:pPr>
        </w:pPrChange>
      </w:pPr>
      <w:bookmarkStart w:id="4647" w:name="OLE_LINK75"/>
      <w:bookmarkStart w:id="4648" w:name="OLE_LINK76"/>
      <w:bookmarkStart w:id="4649" w:name="OLE_LINK77"/>
      <w:ins w:id="4650" w:author="John Tran" w:date="2015-12-29T10:28:00Z">
        <w:r w:rsidRPr="004C30D2">
          <w:rPr>
            <w:rPrChange w:id="4651" w:author="John Tran" w:date="2015-12-30T09:31:00Z">
              <w:rPr>
                <w:lang w:val="en-US"/>
              </w:rPr>
            </w:rPrChange>
          </w:rPr>
          <w:t>Bả</w:t>
        </w:r>
        <w:r w:rsidR="00476071">
          <w:t>ng 3.</w:t>
        </w:r>
      </w:ins>
      <w:ins w:id="4652" w:author="John Tran" w:date="2015-12-30T23:22:00Z">
        <w:r w:rsidR="00476071" w:rsidRPr="00476071">
          <w:rPr>
            <w:rPrChange w:id="4653" w:author="John Tran" w:date="2015-12-30T23:22:00Z">
              <w:rPr>
                <w:lang w:val="en-US"/>
              </w:rPr>
            </w:rPrChange>
          </w:rPr>
          <w:t>2</w:t>
        </w:r>
      </w:ins>
      <w:ins w:id="4654" w:author="John Tran" w:date="2015-12-29T10:28:00Z">
        <w:r w:rsidRPr="004C30D2">
          <w:rPr>
            <w:rPrChange w:id="4655" w:author="John Tran" w:date="2015-12-30T09:31:00Z">
              <w:rPr>
                <w:lang w:val="en-US"/>
              </w:rPr>
            </w:rPrChange>
          </w:rPr>
          <w:t xml:space="preserve">: </w:t>
        </w:r>
      </w:ins>
      <w:ins w:id="4656" w:author="John Tran" w:date="2015-12-29T10:56:00Z">
        <w:r w:rsidR="00EA47D0" w:rsidRPr="004C30D2">
          <w:rPr>
            <w:rPrChange w:id="4657" w:author="John Tran" w:date="2015-12-30T09:31:00Z">
              <w:rPr>
                <w:lang w:val="en-US"/>
              </w:rPr>
            </w:rPrChange>
          </w:rPr>
          <w:t>Công cụ và thư viện hỗ trợ</w:t>
        </w:r>
      </w:ins>
    </w:p>
    <w:p w14:paraId="7B176B37" w14:textId="1BD51219" w:rsidR="001B3E32" w:rsidRDefault="001B3E32">
      <w:pPr>
        <w:pStyle w:val="Heading3"/>
        <w:rPr>
          <w:lang w:val="en-US"/>
        </w:rPr>
      </w:pPr>
      <w:bookmarkStart w:id="4658" w:name="_Toc440482300"/>
      <w:bookmarkEnd w:id="4647"/>
      <w:bookmarkEnd w:id="4648"/>
      <w:bookmarkEnd w:id="4649"/>
      <w:r>
        <w:rPr>
          <w:lang w:val="en-US"/>
        </w:rPr>
        <w:t>Chuẩn bị dữ liệu</w:t>
      </w:r>
      <w:bookmarkEnd w:id="4658"/>
    </w:p>
    <w:p w14:paraId="525CEF0B" w14:textId="77777777" w:rsidR="00E66109" w:rsidRPr="00660B80" w:rsidRDefault="00E66109" w:rsidP="00E66109">
      <w:pPr>
        <w:ind w:left="630" w:firstLine="630"/>
        <w:rPr>
          <w:moveTo w:id="4659" w:author="John Tran" w:date="2015-12-26T10:54:00Z"/>
        </w:rPr>
      </w:pPr>
      <w:moveToRangeStart w:id="4660" w:author="John Tran" w:date="2015-12-26T10:54:00Z" w:name="move438890601"/>
      <w:moveTo w:id="4661" w:author="John Tran" w:date="2015-12-26T10:54:00Z">
        <w:r w:rsidRPr="00660B80">
          <w:t>Cấu trúc mỗi dòng dữ liệu bao gồm: Mã trang Facebook, mã bài đăng/bình luận, mã bài đăng/bình luận liên quan, thời gian, nội dung bài đăng/bình luận.</w:t>
        </w:r>
      </w:moveTo>
    </w:p>
    <w:p w14:paraId="524B698A" w14:textId="6495A78D" w:rsidR="00E66109" w:rsidDel="00E66109" w:rsidRDefault="00E66109" w:rsidP="00E66109">
      <w:pPr>
        <w:ind w:left="630" w:firstLine="630"/>
        <w:rPr>
          <w:del w:id="4662" w:author="John Tran" w:date="2015-12-26T10:54:00Z"/>
          <w:moveTo w:id="4663" w:author="John Tran" w:date="2015-12-26T10:54:00Z"/>
        </w:rPr>
      </w:pPr>
      <w:moveTo w:id="4664" w:author="John Tran" w:date="2015-12-26T10:54:00Z">
        <w:r w:rsidRPr="00660B80">
          <w:t>Tập dữ liệu</w:t>
        </w:r>
      </w:moveTo>
      <w:ins w:id="4665" w:author="John Tran" w:date="2015-12-27T11:20:00Z">
        <w:r w:rsidR="002B5F5C" w:rsidRPr="002B5F5C">
          <w:rPr>
            <w:rPrChange w:id="4666" w:author="John Tran" w:date="2015-12-27T11:20:00Z">
              <w:rPr>
                <w:lang w:val="en-US"/>
              </w:rPr>
            </w:rPrChange>
          </w:rPr>
          <w:t xml:space="preserve"> (</w:t>
        </w:r>
        <w:r w:rsidR="002B5F5C" w:rsidRPr="00007BD5">
          <w:rPr>
            <w:rPrChange w:id="4667" w:author="John Tran" w:date="2015-12-27T11:20:00Z">
              <w:rPr>
                <w:lang w:val="en-US"/>
              </w:rPr>
            </w:rPrChange>
          </w:rPr>
          <w:t>TDL</w:t>
        </w:r>
        <w:r w:rsidR="002B5F5C" w:rsidRPr="002B5F5C">
          <w:rPr>
            <w:rPrChange w:id="4668" w:author="John Tran" w:date="2015-12-27T11:20:00Z">
              <w:rPr>
                <w:lang w:val="en-US"/>
              </w:rPr>
            </w:rPrChange>
          </w:rPr>
          <w:t>)</w:t>
        </w:r>
      </w:ins>
      <w:moveTo w:id="4669" w:author="John Tran" w:date="2015-12-26T10:54:00Z">
        <w:r w:rsidRPr="00660B80">
          <w:t xml:space="preserve"> </w:t>
        </w:r>
      </w:moveTo>
      <w:ins w:id="4670" w:author="John Tran" w:date="2015-12-26T10:55:00Z">
        <w:r w:rsidRPr="00E66109">
          <w:rPr>
            <w:rPrChange w:id="4671" w:author="John Tran" w:date="2015-12-26T10:55:00Z">
              <w:rPr>
                <w:lang w:val="en-US"/>
              </w:rPr>
            </w:rPrChange>
          </w:rPr>
          <w:t>đ</w:t>
        </w:r>
      </w:ins>
      <w:moveTo w:id="4672" w:author="John Tran" w:date="2015-12-26T10:54:00Z">
        <w:del w:id="4673" w:author="John Tran" w:date="2015-12-26T10:55:00Z">
          <w:r w:rsidRPr="00660B80" w:rsidDel="00E66109">
            <w:delText>gồm 4000 bản ghi. Đ</w:delText>
          </w:r>
        </w:del>
        <w:r w:rsidRPr="00660B80">
          <w:t xml:space="preserve">ược chia thành 2 tập riêng biệt là tập huấn luyện và tập kiểm tra. </w:t>
        </w:r>
        <w:r w:rsidRPr="00E95608">
          <w:t>Trong đó tập huấn luyện ban đầu được gán nhãn cảm xúc dựa vào bộ từ vựng cảm xúc VietSentiWordNet</w:t>
        </w:r>
      </w:moveTo>
      <w:ins w:id="4674" w:author="John Tran" w:date="2015-12-28T23:16:00Z">
        <w:r w:rsidR="00474081" w:rsidRPr="00474081">
          <w:rPr>
            <w:rPrChange w:id="4675" w:author="John Tran" w:date="2015-12-28T23:16:00Z">
              <w:rPr>
                <w:lang w:val="en-US"/>
              </w:rPr>
            </w:rPrChange>
          </w:rPr>
          <w:t xml:space="preserve"> nhưng chưa được</w:t>
        </w:r>
      </w:ins>
      <w:moveTo w:id="4676" w:author="John Tran" w:date="2015-12-26T10:54:00Z">
        <w:del w:id="4677" w:author="John Tran" w:date="2015-12-28T23:16:00Z">
          <w:r w:rsidRPr="00E95608" w:rsidDel="00474081">
            <w:delText xml:space="preserve"> sau đó được</w:delText>
          </w:r>
        </w:del>
        <w:r w:rsidRPr="00E95608">
          <w:t xml:space="preserve"> kiểm tra và gán nhãn thủ công</w:t>
        </w:r>
      </w:moveTo>
      <w:ins w:id="4678" w:author="John Tran" w:date="2015-12-28T23:17:00Z">
        <w:r w:rsidR="00474081" w:rsidRPr="00474081">
          <w:rPr>
            <w:rPrChange w:id="4679" w:author="John Tran" w:date="2015-12-28T23:17:00Z">
              <w:rPr>
                <w:lang w:val="en-US"/>
              </w:rPr>
            </w:rPrChange>
          </w:rPr>
          <w:t>.</w:t>
        </w:r>
      </w:ins>
      <w:moveTo w:id="4680" w:author="John Tran" w:date="2015-12-26T10:54:00Z">
        <w:del w:id="4681" w:author="John Tran" w:date="2015-12-28T23:17:00Z">
          <w:r w:rsidRPr="00E95608" w:rsidDel="00474081">
            <w:delText xml:space="preserve"> để</w:delText>
          </w:r>
        </w:del>
        <w:del w:id="4682" w:author="John Tran" w:date="2015-12-28T22:51:00Z">
          <w:r w:rsidRPr="00E95608" w:rsidDel="00E95608">
            <w:delText xml:space="preserve"> đạt độ chính xác 100%</w:delText>
          </w:r>
        </w:del>
        <w:del w:id="4683" w:author="John Tran" w:date="2015-12-28T22:52:00Z">
          <w:r w:rsidRPr="00E95608" w:rsidDel="00E95608">
            <w:delText>.</w:delText>
          </w:r>
        </w:del>
      </w:moveTo>
    </w:p>
    <w:moveToRangeEnd w:id="4660"/>
    <w:p w14:paraId="129BBA42" w14:textId="77777777" w:rsidR="00E66109" w:rsidRPr="00E66109" w:rsidRDefault="00E66109">
      <w:pPr>
        <w:ind w:left="630" w:firstLine="630"/>
        <w:rPr>
          <w:ins w:id="4684" w:author="John Tran" w:date="2015-12-26T10:54:00Z"/>
          <w:rPrChange w:id="4685" w:author="John Tran" w:date="2015-12-26T10:54:00Z">
            <w:rPr>
              <w:ins w:id="4686" w:author="John Tran" w:date="2015-12-26T10:54:00Z"/>
              <w:lang w:val="en-US"/>
            </w:rPr>
          </w:rPrChange>
        </w:rPr>
        <w:pPrChange w:id="4687" w:author="John Tran" w:date="2015-12-26T10:54:00Z">
          <w:pPr>
            <w:ind w:left="630"/>
          </w:pPr>
        </w:pPrChange>
      </w:pPr>
    </w:p>
    <w:p w14:paraId="60A0D21E" w14:textId="4534CA16" w:rsidR="00713588" w:rsidRPr="00E66109" w:rsidRDefault="00713588">
      <w:pPr>
        <w:ind w:left="630"/>
        <w:rPr>
          <w:ins w:id="4688" w:author="John Tran" w:date="2015-12-26T10:15:00Z"/>
          <w:rPrChange w:id="4689" w:author="John Tran" w:date="2015-12-26T10:54:00Z">
            <w:rPr>
              <w:ins w:id="4690" w:author="John Tran" w:date="2015-12-26T10:15:00Z"/>
              <w:lang w:val="en-US"/>
            </w:rPr>
          </w:rPrChange>
        </w:rPr>
      </w:pPr>
      <w:ins w:id="4691" w:author="John Tran" w:date="2015-12-26T10:11:00Z">
        <w:r w:rsidRPr="00E66109">
          <w:rPr>
            <w:rPrChange w:id="4692" w:author="John Tran" w:date="2015-12-26T10:54:00Z">
              <w:rPr>
                <w:lang w:val="en-US"/>
              </w:rPr>
            </w:rPrChange>
          </w:rPr>
          <w:t xml:space="preserve">Nhóm thực hiện </w:t>
        </w:r>
      </w:ins>
      <w:ins w:id="4693" w:author="John Tran" w:date="2015-12-26T10:12:00Z">
        <w:r w:rsidRPr="00E66109">
          <w:rPr>
            <w:rPrChange w:id="4694" w:author="John Tran" w:date="2015-12-26T10:54:00Z">
              <w:rPr>
                <w:lang w:val="en-US"/>
              </w:rPr>
            </w:rPrChange>
          </w:rPr>
          <w:t>3</w:t>
        </w:r>
      </w:ins>
      <w:ins w:id="4695" w:author="John Tran" w:date="2015-12-26T10:11:00Z">
        <w:r w:rsidRPr="00E66109">
          <w:rPr>
            <w:rPrChange w:id="4696" w:author="John Tran" w:date="2015-12-26T10:54:00Z">
              <w:rPr>
                <w:lang w:val="en-US"/>
              </w:rPr>
            </w:rPrChange>
          </w:rPr>
          <w:t xml:space="preserve"> thực nghiệm</w:t>
        </w:r>
      </w:ins>
      <w:ins w:id="4697" w:author="John Tran" w:date="2015-12-26T10:12:00Z">
        <w:r w:rsidRPr="00E66109">
          <w:rPr>
            <w:rPrChange w:id="4698" w:author="John Tran" w:date="2015-12-26T10:54:00Z">
              <w:rPr>
                <w:lang w:val="en-US"/>
              </w:rPr>
            </w:rPrChange>
          </w:rPr>
          <w:t xml:space="preserve"> trên 3 trang Facebook với </w:t>
        </w:r>
      </w:ins>
      <w:ins w:id="4699" w:author="John Tran" w:date="2015-12-26T10:15:00Z">
        <w:r w:rsidRPr="00E66109">
          <w:rPr>
            <w:rPrChange w:id="4700" w:author="John Tran" w:date="2015-12-26T10:54:00Z">
              <w:rPr>
                <w:lang w:val="en-US"/>
              </w:rPr>
            </w:rPrChange>
          </w:rPr>
          <w:t>3 tập dữ liệu như sau:</w:t>
        </w:r>
      </w:ins>
    </w:p>
    <w:p w14:paraId="28E3C622" w14:textId="7CE4D8F4" w:rsidR="00713588" w:rsidRDefault="005D1484">
      <w:pPr>
        <w:ind w:left="630"/>
        <w:rPr>
          <w:ins w:id="4701" w:author="John Tran" w:date="2015-12-26T10:16:00Z"/>
          <w:b/>
          <w:i/>
          <w:lang w:val="en-US"/>
        </w:rPr>
      </w:pPr>
      <w:ins w:id="4702" w:author="John Tran" w:date="2015-12-28T22:54:00Z">
        <w:r>
          <w:rPr>
            <w:b/>
            <w:i/>
            <w:lang w:val="en-US"/>
          </w:rPr>
          <w:t>TDL</w:t>
        </w:r>
      </w:ins>
      <w:ins w:id="4703" w:author="John Tran" w:date="2015-12-26T10:53:00Z">
        <w:r w:rsidR="00D06E64">
          <w:rPr>
            <w:b/>
            <w:i/>
            <w:lang w:val="en-US"/>
          </w:rPr>
          <w:t xml:space="preserve"> 1</w:t>
        </w:r>
      </w:ins>
      <w:ins w:id="4704" w:author="John Tran" w:date="2015-12-26T10:16:00Z">
        <w:r w:rsidR="00713588">
          <w:rPr>
            <w:b/>
            <w:i/>
            <w:lang w:val="en-US"/>
          </w:rPr>
          <w:t>: UIT Confession</w:t>
        </w:r>
      </w:ins>
      <w:ins w:id="4705" w:author="John Tran" w:date="2015-12-26T13:10:00Z">
        <w:r w:rsidR="00663970">
          <w:rPr>
            <w:b/>
            <w:i/>
            <w:lang w:val="en-US"/>
          </w:rPr>
          <w:t>s</w:t>
        </w:r>
      </w:ins>
    </w:p>
    <w:p w14:paraId="14B04F8B" w14:textId="479E95BD" w:rsidR="00713588" w:rsidRPr="00BD4EC0" w:rsidRDefault="00713588">
      <w:pPr>
        <w:pStyle w:val="ListParagraph"/>
        <w:numPr>
          <w:ilvl w:val="0"/>
          <w:numId w:val="3"/>
        </w:numPr>
        <w:spacing w:line="360" w:lineRule="auto"/>
        <w:ind w:left="994"/>
        <w:rPr>
          <w:ins w:id="4706" w:author="John Tran" w:date="2015-12-26T10:11:00Z"/>
        </w:rPr>
        <w:pPrChange w:id="4707" w:author="John Tran" w:date="2016-01-04T21:44:00Z">
          <w:pPr>
            <w:ind w:left="630"/>
          </w:pPr>
        </w:pPrChange>
      </w:pPr>
      <w:ins w:id="4708" w:author="John Tran" w:date="2015-12-26T10:16:00Z">
        <w:r>
          <w:t xml:space="preserve">Địa chỉ trang Facebook: </w:t>
        </w:r>
      </w:ins>
      <w:ins w:id="4709" w:author="John Tran" w:date="2015-12-26T10:52:00Z">
        <w:r w:rsidR="00D06E64">
          <w:fldChar w:fldCharType="begin"/>
        </w:r>
        <w:r w:rsidR="00D06E64">
          <w:instrText xml:space="preserve"> HYPERLINK "</w:instrText>
        </w:r>
      </w:ins>
      <w:ins w:id="4710" w:author="John Tran" w:date="2015-12-26T10:16:00Z">
        <w:r w:rsidR="00D06E64" w:rsidRPr="00D06E64">
          <w:rPr>
            <w:rPrChange w:id="4711" w:author="John Tran" w:date="2015-12-26T10:52:00Z">
              <w:rPr>
                <w:rStyle w:val="Hyperlink"/>
                <w:i/>
              </w:rPr>
            </w:rPrChange>
          </w:rPr>
          <w:instrText>https://www.f</w:instrText>
        </w:r>
      </w:ins>
      <w:ins w:id="4712" w:author="John Tran" w:date="2015-12-26T10:52:00Z">
        <w:r w:rsidR="00D06E64" w:rsidRPr="00D06E64">
          <w:rPr>
            <w:rPrChange w:id="4713" w:author="John Tran" w:date="2015-12-26T10:52:00Z">
              <w:rPr>
                <w:rStyle w:val="Hyperlink"/>
                <w:i/>
              </w:rPr>
            </w:rPrChange>
          </w:rPr>
          <w:instrText>b</w:instrText>
        </w:r>
      </w:ins>
      <w:ins w:id="4714" w:author="John Tran" w:date="2015-12-26T10:16:00Z">
        <w:r w:rsidR="00D06E64" w:rsidRPr="00D06E64">
          <w:rPr>
            <w:rPrChange w:id="4715" w:author="John Tran" w:date="2015-12-26T10:52:00Z">
              <w:rPr>
                <w:rStyle w:val="Hyperlink"/>
                <w:b/>
                <w:i/>
              </w:rPr>
            </w:rPrChange>
          </w:rPr>
          <w:instrText>.com/ConfessionUIT</w:instrText>
        </w:r>
      </w:ins>
      <w:ins w:id="4716" w:author="John Tran" w:date="2015-12-26T10:52:00Z">
        <w:r w:rsidR="00D06E64">
          <w:instrText xml:space="preserve">" </w:instrText>
        </w:r>
        <w:r w:rsidR="00D06E64">
          <w:fldChar w:fldCharType="separate"/>
        </w:r>
      </w:ins>
      <w:ins w:id="4717" w:author="John Tran" w:date="2015-12-26T10:16:00Z">
        <w:r w:rsidR="00D06E64" w:rsidRPr="00C02AA1">
          <w:rPr>
            <w:rStyle w:val="Hyperlink"/>
            <w:rPrChange w:id="4718" w:author="John Tran" w:date="2015-12-26T10:52:00Z">
              <w:rPr>
                <w:rStyle w:val="Hyperlink"/>
                <w:i/>
              </w:rPr>
            </w:rPrChange>
          </w:rPr>
          <w:t>https://www.f</w:t>
        </w:r>
      </w:ins>
      <w:ins w:id="4719" w:author="John Tran" w:date="2015-12-26T10:52:00Z">
        <w:r w:rsidR="00D06E64" w:rsidRPr="00C02AA1">
          <w:rPr>
            <w:rStyle w:val="Hyperlink"/>
            <w:rPrChange w:id="4720" w:author="John Tran" w:date="2015-12-26T10:52:00Z">
              <w:rPr>
                <w:rStyle w:val="Hyperlink"/>
                <w:i/>
              </w:rPr>
            </w:rPrChange>
          </w:rPr>
          <w:t>b</w:t>
        </w:r>
      </w:ins>
      <w:ins w:id="4721" w:author="John Tran" w:date="2015-12-26T10:16:00Z">
        <w:r w:rsidR="00D06E64" w:rsidRPr="00C02AA1">
          <w:rPr>
            <w:rStyle w:val="Hyperlink"/>
            <w:rPrChange w:id="4722" w:author="John Tran" w:date="2015-12-26T10:52:00Z">
              <w:rPr>
                <w:rStyle w:val="Hyperlink"/>
                <w:b/>
                <w:i/>
              </w:rPr>
            </w:rPrChange>
          </w:rPr>
          <w:t>.com/ConfessionUIT</w:t>
        </w:r>
      </w:ins>
      <w:ins w:id="4723" w:author="John Tran" w:date="2015-12-26T10:52:00Z">
        <w:r w:rsidR="00D06E64">
          <w:fldChar w:fldCharType="end"/>
        </w:r>
      </w:ins>
    </w:p>
    <w:p w14:paraId="7F8B26C4" w14:textId="1A1AAF59" w:rsidR="00713588" w:rsidRDefault="00713588">
      <w:pPr>
        <w:pStyle w:val="ListParagraph"/>
        <w:numPr>
          <w:ilvl w:val="0"/>
          <w:numId w:val="3"/>
        </w:numPr>
        <w:spacing w:line="360" w:lineRule="auto"/>
        <w:ind w:left="994"/>
        <w:rPr>
          <w:ins w:id="4724" w:author="John Tran" w:date="2015-12-26T10:18:00Z"/>
        </w:rPr>
        <w:pPrChange w:id="4725" w:author="John Tran" w:date="2016-01-04T21:44:00Z">
          <w:pPr>
            <w:ind w:left="630"/>
          </w:pPr>
        </w:pPrChange>
      </w:pPr>
      <w:ins w:id="4726" w:author="John Tran" w:date="2015-12-26T10:18:00Z">
        <w:r>
          <w:t xml:space="preserve">Số lượng người dùng: </w:t>
        </w:r>
      </w:ins>
      <w:ins w:id="4727" w:author="John Tran" w:date="2015-12-26T13:10:00Z">
        <w:r w:rsidR="00663970">
          <w:t>9</w:t>
        </w:r>
      </w:ins>
      <w:ins w:id="4728" w:author="John Tran" w:date="2015-12-26T13:12:00Z">
        <w:r w:rsidR="000F1074">
          <w:t xml:space="preserve"> </w:t>
        </w:r>
      </w:ins>
      <w:ins w:id="4729" w:author="John Tran" w:date="2015-12-26T13:10:00Z">
        <w:r w:rsidR="00663970">
          <w:t xml:space="preserve">529 – ngày </w:t>
        </w:r>
        <w:r w:rsidR="000F1074">
          <w:t>2</w:t>
        </w:r>
      </w:ins>
      <w:ins w:id="4730" w:author="John Tran" w:date="2015-12-26T13:12:00Z">
        <w:r w:rsidR="000F1074">
          <w:t>5</w:t>
        </w:r>
      </w:ins>
      <w:ins w:id="4731" w:author="John Tran" w:date="2015-12-26T13:10:00Z">
        <w:r w:rsidR="00663970">
          <w:t>/12/2015</w:t>
        </w:r>
      </w:ins>
    </w:p>
    <w:p w14:paraId="42B22C28" w14:textId="5490B002" w:rsidR="00963A3D" w:rsidRDefault="00963A3D">
      <w:pPr>
        <w:pStyle w:val="ListParagraph"/>
        <w:numPr>
          <w:ilvl w:val="0"/>
          <w:numId w:val="3"/>
        </w:numPr>
        <w:spacing w:line="360" w:lineRule="auto"/>
        <w:ind w:left="994"/>
        <w:rPr>
          <w:ins w:id="4732" w:author="John Tran" w:date="2015-12-26T10:40:00Z"/>
        </w:rPr>
        <w:pPrChange w:id="4733" w:author="John Tran" w:date="2016-01-04T21:44:00Z">
          <w:pPr>
            <w:ind w:left="630"/>
          </w:pPr>
        </w:pPrChange>
      </w:pPr>
      <w:ins w:id="4734" w:author="John Tran" w:date="2015-12-26T10:40:00Z">
        <w:r>
          <w:t>Khoảng thời</w:t>
        </w:r>
      </w:ins>
      <w:ins w:id="4735" w:author="John Tran" w:date="2015-12-26T10:18:00Z">
        <w:r w:rsidR="00713588">
          <w:t xml:space="preserve"> gian </w:t>
        </w:r>
      </w:ins>
      <w:ins w:id="4736" w:author="John Tran" w:date="2015-12-26T10:40:00Z">
        <w:r>
          <w:t>lấy dữ liệu:</w:t>
        </w:r>
      </w:ins>
      <w:ins w:id="4737" w:author="John Tran" w:date="2015-12-26T13:10:00Z">
        <w:r w:rsidR="00663970">
          <w:t xml:space="preserve"> 01/09/2015 – </w:t>
        </w:r>
      </w:ins>
      <w:ins w:id="4738" w:author="John Tran" w:date="2015-12-26T13:13:00Z">
        <w:r w:rsidR="000F1074">
          <w:t>30</w:t>
        </w:r>
      </w:ins>
      <w:ins w:id="4739" w:author="John Tran" w:date="2015-12-26T13:10:00Z">
        <w:r w:rsidR="00663970">
          <w:t>/1</w:t>
        </w:r>
      </w:ins>
      <w:ins w:id="4740" w:author="John Tran" w:date="2015-12-26T13:13:00Z">
        <w:r w:rsidR="000F1074">
          <w:t>0</w:t>
        </w:r>
      </w:ins>
      <w:ins w:id="4741" w:author="John Tran" w:date="2015-12-26T13:10:00Z">
        <w:r w:rsidR="00663970">
          <w:t>/2015</w:t>
        </w:r>
      </w:ins>
    </w:p>
    <w:p w14:paraId="7B86399C" w14:textId="74FF4500" w:rsidR="00963A3D" w:rsidRDefault="00963A3D">
      <w:pPr>
        <w:pStyle w:val="ListParagraph"/>
        <w:numPr>
          <w:ilvl w:val="0"/>
          <w:numId w:val="3"/>
        </w:numPr>
        <w:spacing w:line="360" w:lineRule="auto"/>
        <w:ind w:left="994"/>
        <w:rPr>
          <w:ins w:id="4742" w:author="John Tran" w:date="2015-12-26T10:40:00Z"/>
        </w:rPr>
        <w:pPrChange w:id="4743" w:author="John Tran" w:date="2016-01-04T21:44:00Z">
          <w:pPr>
            <w:ind w:left="630"/>
          </w:pPr>
        </w:pPrChange>
      </w:pPr>
      <w:ins w:id="4744" w:author="John Tran" w:date="2015-12-26T10:40:00Z">
        <w:r>
          <w:t>Tổng số bài đăng:</w:t>
        </w:r>
      </w:ins>
      <w:ins w:id="4745" w:author="John Tran" w:date="2015-12-27T11:22:00Z">
        <w:r w:rsidR="00007BD5">
          <w:t xml:space="preserve"> 124</w:t>
        </w:r>
      </w:ins>
    </w:p>
    <w:p w14:paraId="76B0200E" w14:textId="174C1115" w:rsidR="00963A3D" w:rsidRDefault="00963A3D">
      <w:pPr>
        <w:pStyle w:val="ListParagraph"/>
        <w:numPr>
          <w:ilvl w:val="0"/>
          <w:numId w:val="3"/>
        </w:numPr>
        <w:spacing w:line="360" w:lineRule="auto"/>
        <w:ind w:left="994"/>
        <w:rPr>
          <w:ins w:id="4746" w:author="John Tran" w:date="2015-12-26T10:41:00Z"/>
        </w:rPr>
        <w:pPrChange w:id="4747" w:author="John Tran" w:date="2016-01-04T21:44:00Z">
          <w:pPr>
            <w:ind w:left="630"/>
          </w:pPr>
        </w:pPrChange>
      </w:pPr>
      <w:ins w:id="4748" w:author="John Tran" w:date="2015-12-26T10:41:00Z">
        <w:r>
          <w:t>Tổng số bình luận:</w:t>
        </w:r>
      </w:ins>
      <w:ins w:id="4749" w:author="John Tran" w:date="2015-12-27T11:22:00Z">
        <w:r w:rsidR="00007BD5">
          <w:t xml:space="preserve"> 315</w:t>
        </w:r>
      </w:ins>
    </w:p>
    <w:p w14:paraId="7E06E473" w14:textId="77777777" w:rsidR="00EA5273" w:rsidRDefault="00EA5273">
      <w:pPr>
        <w:pStyle w:val="ListParagraph"/>
        <w:ind w:left="990"/>
        <w:rPr>
          <w:ins w:id="4750" w:author="John Tran" w:date="2015-12-26T11:03:00Z"/>
        </w:rPr>
        <w:pPrChange w:id="4751" w:author="John Tran" w:date="2015-12-26T10:44:00Z">
          <w:pPr>
            <w:ind w:left="630"/>
          </w:pPr>
        </w:pPrChange>
      </w:pPr>
    </w:p>
    <w:tbl>
      <w:tblPr>
        <w:tblStyle w:val="TableGrid"/>
        <w:tblW w:w="0" w:type="auto"/>
        <w:jc w:val="center"/>
        <w:tblLook w:val="04A0" w:firstRow="1" w:lastRow="0" w:firstColumn="1" w:lastColumn="0" w:noHBand="0" w:noVBand="1"/>
      </w:tblPr>
      <w:tblGrid>
        <w:gridCol w:w="2880"/>
        <w:gridCol w:w="2267"/>
      </w:tblGrid>
      <w:tr w:rsidR="000863DF" w:rsidRPr="00D50C57" w14:paraId="7A4EDFCA" w14:textId="77777777" w:rsidTr="003151BA">
        <w:trPr>
          <w:jc w:val="center"/>
          <w:ins w:id="4752" w:author="John Tran" w:date="2015-12-26T11:03:00Z"/>
        </w:trPr>
        <w:tc>
          <w:tcPr>
            <w:tcW w:w="2880" w:type="dxa"/>
            <w:shd w:val="clear" w:color="auto" w:fill="B8CCE4" w:themeFill="accent1" w:themeFillTint="66"/>
          </w:tcPr>
          <w:p w14:paraId="01677206" w14:textId="77777777" w:rsidR="000863DF" w:rsidRPr="00660B80" w:rsidRDefault="000863DF">
            <w:pPr>
              <w:spacing w:after="0"/>
              <w:ind w:left="630"/>
              <w:jc w:val="center"/>
              <w:rPr>
                <w:ins w:id="4753" w:author="John Tran" w:date="2015-12-26T11:03:00Z"/>
                <w:b/>
                <w:szCs w:val="26"/>
                <w:lang w:val="en-US" w:eastAsia="ja-JP"/>
              </w:rPr>
              <w:pPrChange w:id="4754" w:author="John Tran" w:date="2015-12-29T10:37:00Z">
                <w:pPr>
                  <w:spacing w:after="0" w:line="240" w:lineRule="auto"/>
                  <w:ind w:left="630"/>
                  <w:jc w:val="center"/>
                </w:pPr>
              </w:pPrChange>
            </w:pPr>
            <w:ins w:id="4755" w:author="John Tran" w:date="2015-12-26T11:03:00Z">
              <w:r w:rsidRPr="00660B80">
                <w:rPr>
                  <w:b/>
                  <w:szCs w:val="26"/>
                  <w:lang w:val="en-US" w:eastAsia="ja-JP"/>
                </w:rPr>
                <w:t>Tên tập</w:t>
              </w:r>
            </w:ins>
          </w:p>
        </w:tc>
        <w:tc>
          <w:tcPr>
            <w:tcW w:w="2267" w:type="dxa"/>
            <w:shd w:val="clear" w:color="auto" w:fill="B8CCE4" w:themeFill="accent1" w:themeFillTint="66"/>
          </w:tcPr>
          <w:p w14:paraId="788DFDCF" w14:textId="77777777" w:rsidR="000863DF" w:rsidRPr="00660B80" w:rsidRDefault="000863DF">
            <w:pPr>
              <w:spacing w:after="0"/>
              <w:ind w:left="-113"/>
              <w:jc w:val="center"/>
              <w:rPr>
                <w:ins w:id="4756" w:author="John Tran" w:date="2015-12-26T11:03:00Z"/>
                <w:b/>
                <w:szCs w:val="26"/>
                <w:lang w:val="en-US" w:eastAsia="ja-JP"/>
              </w:rPr>
              <w:pPrChange w:id="4757" w:author="John Tran" w:date="2015-12-29T10:37:00Z">
                <w:pPr>
                  <w:spacing w:after="0" w:line="240" w:lineRule="auto"/>
                  <w:ind w:left="-113"/>
                  <w:jc w:val="center"/>
                </w:pPr>
              </w:pPrChange>
            </w:pPr>
            <w:ins w:id="4758" w:author="John Tran" w:date="2015-12-26T11:03:00Z">
              <w:r w:rsidRPr="00660B80">
                <w:rPr>
                  <w:b/>
                  <w:szCs w:val="26"/>
                  <w:lang w:val="en-US" w:eastAsia="ja-JP"/>
                </w:rPr>
                <w:t>Số bản ghi</w:t>
              </w:r>
            </w:ins>
          </w:p>
        </w:tc>
      </w:tr>
      <w:tr w:rsidR="000863DF" w:rsidRPr="00D50C57" w14:paraId="0A1AD71C" w14:textId="77777777" w:rsidTr="003151BA">
        <w:trPr>
          <w:jc w:val="center"/>
          <w:ins w:id="4759" w:author="John Tran" w:date="2015-12-26T11:03:00Z"/>
        </w:trPr>
        <w:tc>
          <w:tcPr>
            <w:tcW w:w="2880" w:type="dxa"/>
          </w:tcPr>
          <w:p w14:paraId="3EEC3BD9" w14:textId="77777777" w:rsidR="000863DF" w:rsidRPr="00D33D48" w:rsidRDefault="000863DF">
            <w:pPr>
              <w:spacing w:after="0"/>
              <w:ind w:left="-23"/>
              <w:jc w:val="left"/>
              <w:rPr>
                <w:ins w:id="4760" w:author="John Tran" w:date="2015-12-26T11:03:00Z"/>
                <w:szCs w:val="26"/>
                <w:lang w:eastAsia="ja-JP"/>
              </w:rPr>
              <w:pPrChange w:id="4761" w:author="John Tran" w:date="2015-12-29T10:37:00Z">
                <w:pPr>
                  <w:spacing w:after="0" w:line="240" w:lineRule="auto"/>
                  <w:ind w:left="-23"/>
                  <w:jc w:val="left"/>
                </w:pPr>
              </w:pPrChange>
            </w:pPr>
            <w:ins w:id="4762" w:author="John Tran" w:date="2015-12-26T11:03:00Z">
              <w:r w:rsidRPr="00D33D48">
                <w:rPr>
                  <w:szCs w:val="26"/>
                  <w:lang w:eastAsia="ja-JP"/>
                </w:rPr>
                <w:t>Tập dữ liệu huấn luyện</w:t>
              </w:r>
            </w:ins>
          </w:p>
        </w:tc>
        <w:tc>
          <w:tcPr>
            <w:tcW w:w="2267" w:type="dxa"/>
          </w:tcPr>
          <w:p w14:paraId="07C0CA3A" w14:textId="3FC3885C" w:rsidR="000863DF" w:rsidRPr="00BD4EC0" w:rsidRDefault="00007BD5">
            <w:pPr>
              <w:spacing w:after="0"/>
              <w:ind w:left="-203"/>
              <w:jc w:val="center"/>
              <w:rPr>
                <w:ins w:id="4763" w:author="John Tran" w:date="2015-12-26T11:03:00Z"/>
                <w:szCs w:val="26"/>
                <w:lang w:val="en-US" w:eastAsia="ja-JP"/>
              </w:rPr>
              <w:pPrChange w:id="4764" w:author="John Tran" w:date="2015-12-29T10:37:00Z">
                <w:pPr>
                  <w:spacing w:after="0" w:line="240" w:lineRule="auto"/>
                  <w:ind w:left="-203"/>
                  <w:jc w:val="center"/>
                </w:pPr>
              </w:pPrChange>
            </w:pPr>
            <w:ins w:id="4765" w:author="John Tran" w:date="2015-12-27T11:23:00Z">
              <w:r>
                <w:rPr>
                  <w:szCs w:val="26"/>
                  <w:lang w:val="en-US" w:eastAsia="ja-JP"/>
                </w:rPr>
                <w:t>264</w:t>
              </w:r>
            </w:ins>
          </w:p>
        </w:tc>
      </w:tr>
      <w:tr w:rsidR="000863DF" w:rsidRPr="00D50C57" w14:paraId="0215B926" w14:textId="77777777" w:rsidTr="003151BA">
        <w:trPr>
          <w:jc w:val="center"/>
          <w:ins w:id="4766" w:author="John Tran" w:date="2015-12-26T11:03:00Z"/>
        </w:trPr>
        <w:tc>
          <w:tcPr>
            <w:tcW w:w="2880" w:type="dxa"/>
          </w:tcPr>
          <w:p w14:paraId="42BAFDF3" w14:textId="77777777" w:rsidR="000863DF" w:rsidRPr="001A1FB7" w:rsidRDefault="000863DF">
            <w:pPr>
              <w:spacing w:after="0"/>
              <w:jc w:val="left"/>
              <w:rPr>
                <w:ins w:id="4767" w:author="John Tran" w:date="2015-12-26T11:03:00Z"/>
                <w:szCs w:val="26"/>
                <w:lang w:val="en-US" w:eastAsia="ja-JP"/>
              </w:rPr>
              <w:pPrChange w:id="4768" w:author="John Tran" w:date="2015-12-29T10:37:00Z">
                <w:pPr>
                  <w:spacing w:after="0" w:line="240" w:lineRule="auto"/>
                  <w:jc w:val="left"/>
                </w:pPr>
              </w:pPrChange>
            </w:pPr>
            <w:ins w:id="4769" w:author="John Tran" w:date="2015-12-26T11:03:00Z">
              <w:r w:rsidRPr="001A1FB7">
                <w:rPr>
                  <w:szCs w:val="26"/>
                  <w:lang w:val="en-US" w:eastAsia="ja-JP"/>
                </w:rPr>
                <w:t>Tập dữ liệu kiểm tra</w:t>
              </w:r>
            </w:ins>
          </w:p>
        </w:tc>
        <w:tc>
          <w:tcPr>
            <w:tcW w:w="2267" w:type="dxa"/>
          </w:tcPr>
          <w:p w14:paraId="1AAD36A3" w14:textId="5CFDB721" w:rsidR="000863DF" w:rsidRPr="001A1FB7" w:rsidRDefault="00007BD5">
            <w:pPr>
              <w:spacing w:after="0"/>
              <w:ind w:left="-203"/>
              <w:jc w:val="center"/>
              <w:rPr>
                <w:ins w:id="4770" w:author="John Tran" w:date="2015-12-26T11:03:00Z"/>
                <w:szCs w:val="26"/>
                <w:lang w:val="en-US" w:eastAsia="ja-JP"/>
              </w:rPr>
              <w:pPrChange w:id="4771" w:author="John Tran" w:date="2015-12-29T10:37:00Z">
                <w:pPr>
                  <w:spacing w:after="0" w:line="240" w:lineRule="auto"/>
                  <w:ind w:left="-203"/>
                  <w:jc w:val="center"/>
                </w:pPr>
              </w:pPrChange>
            </w:pPr>
            <w:ins w:id="4772" w:author="John Tran" w:date="2015-12-27T11:23:00Z">
              <w:r>
                <w:rPr>
                  <w:szCs w:val="26"/>
                  <w:lang w:val="en-US" w:eastAsia="ja-JP"/>
                </w:rPr>
                <w:t>175</w:t>
              </w:r>
            </w:ins>
          </w:p>
        </w:tc>
      </w:tr>
      <w:tr w:rsidR="000863DF" w:rsidRPr="00D50C57" w14:paraId="6168250E" w14:textId="77777777" w:rsidTr="003151BA">
        <w:trPr>
          <w:jc w:val="center"/>
          <w:ins w:id="4773" w:author="John Tran" w:date="2015-12-26T11:03:00Z"/>
        </w:trPr>
        <w:tc>
          <w:tcPr>
            <w:tcW w:w="2880" w:type="dxa"/>
          </w:tcPr>
          <w:p w14:paraId="166CA78C" w14:textId="77777777" w:rsidR="000863DF" w:rsidRPr="001A1FB7" w:rsidRDefault="000863DF">
            <w:pPr>
              <w:spacing w:after="0"/>
              <w:jc w:val="left"/>
              <w:rPr>
                <w:ins w:id="4774" w:author="John Tran" w:date="2015-12-26T11:03:00Z"/>
                <w:szCs w:val="26"/>
                <w:lang w:val="en-US" w:eastAsia="ja-JP"/>
              </w:rPr>
              <w:pPrChange w:id="4775" w:author="John Tran" w:date="2015-12-29T10:37:00Z">
                <w:pPr>
                  <w:spacing w:after="0" w:line="240" w:lineRule="auto"/>
                  <w:jc w:val="left"/>
                </w:pPr>
              </w:pPrChange>
            </w:pPr>
            <w:ins w:id="4776" w:author="John Tran" w:date="2015-12-26T11:03:00Z">
              <w:r w:rsidRPr="001A1FB7">
                <w:rPr>
                  <w:szCs w:val="26"/>
                  <w:lang w:val="en-US" w:eastAsia="ja-JP"/>
                </w:rPr>
                <w:t>Tổng</w:t>
              </w:r>
            </w:ins>
          </w:p>
        </w:tc>
        <w:tc>
          <w:tcPr>
            <w:tcW w:w="2267" w:type="dxa"/>
          </w:tcPr>
          <w:p w14:paraId="616456F0" w14:textId="50B9D423" w:rsidR="000863DF" w:rsidRPr="001A1FB7" w:rsidRDefault="00007BD5">
            <w:pPr>
              <w:spacing w:after="0"/>
              <w:ind w:left="-203"/>
              <w:jc w:val="center"/>
              <w:rPr>
                <w:ins w:id="4777" w:author="John Tran" w:date="2015-12-26T11:03:00Z"/>
                <w:szCs w:val="26"/>
                <w:lang w:val="en-US" w:eastAsia="ja-JP"/>
              </w:rPr>
              <w:pPrChange w:id="4778" w:author="John Tran" w:date="2015-12-29T10:37:00Z">
                <w:pPr>
                  <w:spacing w:after="0" w:line="240" w:lineRule="auto"/>
                  <w:ind w:left="-203"/>
                  <w:jc w:val="center"/>
                </w:pPr>
              </w:pPrChange>
            </w:pPr>
            <w:ins w:id="4779" w:author="John Tran" w:date="2015-12-27T11:23:00Z">
              <w:r>
                <w:rPr>
                  <w:szCs w:val="26"/>
                  <w:lang w:val="en-US" w:eastAsia="ja-JP"/>
                </w:rPr>
                <w:t>439</w:t>
              </w:r>
            </w:ins>
          </w:p>
        </w:tc>
      </w:tr>
    </w:tbl>
    <w:p w14:paraId="10C4A0F8" w14:textId="77777777" w:rsidR="000863DF" w:rsidRDefault="000863DF">
      <w:pPr>
        <w:pStyle w:val="ListParagraph"/>
        <w:ind w:left="990"/>
        <w:rPr>
          <w:ins w:id="4780" w:author="John Tran" w:date="2015-12-26T10:42:00Z"/>
        </w:rPr>
        <w:pPrChange w:id="4781" w:author="John Tran" w:date="2015-12-26T10:44:00Z">
          <w:pPr>
            <w:ind w:left="630"/>
          </w:pPr>
        </w:pPrChange>
      </w:pPr>
    </w:p>
    <w:p w14:paraId="4552E2D4" w14:textId="4F0D1D45" w:rsidR="00EA5273" w:rsidRDefault="005D1484" w:rsidP="00EA5273">
      <w:pPr>
        <w:ind w:left="630"/>
        <w:rPr>
          <w:ins w:id="4782" w:author="John Tran" w:date="2015-12-26T10:44:00Z"/>
          <w:b/>
          <w:i/>
          <w:lang w:val="en-US"/>
        </w:rPr>
      </w:pPr>
      <w:ins w:id="4783" w:author="John Tran" w:date="2015-12-28T22:54:00Z">
        <w:r>
          <w:rPr>
            <w:b/>
            <w:i/>
            <w:lang w:val="en-US"/>
          </w:rPr>
          <w:t xml:space="preserve">TDL </w:t>
        </w:r>
      </w:ins>
      <w:ins w:id="4784" w:author="John Tran" w:date="2015-12-26T10:53:00Z">
        <w:r w:rsidR="00D06E64">
          <w:rPr>
            <w:b/>
            <w:i/>
            <w:lang w:val="en-US"/>
          </w:rPr>
          <w:t>2</w:t>
        </w:r>
      </w:ins>
      <w:ins w:id="4785" w:author="John Tran" w:date="2015-12-26T10:44:00Z">
        <w:r w:rsidR="00C42B00">
          <w:rPr>
            <w:b/>
            <w:i/>
            <w:lang w:val="en-US"/>
          </w:rPr>
          <w:t xml:space="preserve">: </w:t>
        </w:r>
      </w:ins>
      <w:ins w:id="4786" w:author="John Tran" w:date="2015-12-26T10:45:00Z">
        <w:r w:rsidR="00C42B00">
          <w:rPr>
            <w:b/>
            <w:i/>
            <w:lang w:val="en-US"/>
          </w:rPr>
          <w:t>Nh</w:t>
        </w:r>
      </w:ins>
      <w:ins w:id="4787" w:author="John Tran" w:date="2015-12-26T10:49:00Z">
        <w:r w:rsidR="00C42B00">
          <w:rPr>
            <w:b/>
            <w:i/>
            <w:lang w:val="en-US"/>
          </w:rPr>
          <w:t>â</w:t>
        </w:r>
      </w:ins>
      <w:ins w:id="4788" w:author="John Tran" w:date="2015-12-26T10:45:00Z">
        <w:r w:rsidR="00C42B00">
          <w:rPr>
            <w:b/>
            <w:i/>
            <w:lang w:val="en-US"/>
          </w:rPr>
          <w:t>n</w:t>
        </w:r>
      </w:ins>
      <w:ins w:id="4789" w:author="John Tran" w:date="2015-12-26T10:49:00Z">
        <w:r w:rsidR="00C42B00">
          <w:rPr>
            <w:b/>
            <w:i/>
            <w:lang w:val="en-US"/>
          </w:rPr>
          <w:t xml:space="preserve"> </w:t>
        </w:r>
      </w:ins>
      <w:ins w:id="4790" w:author="John Tran" w:date="2015-12-26T10:45:00Z">
        <w:r w:rsidR="00C42B00">
          <w:rPr>
            <w:b/>
            <w:i/>
            <w:lang w:val="en-US"/>
          </w:rPr>
          <w:t>V</w:t>
        </w:r>
      </w:ins>
      <w:ins w:id="4791" w:author="John Tran" w:date="2015-12-26T10:49:00Z">
        <w:r w:rsidR="00C42B00">
          <w:rPr>
            <w:b/>
            <w:i/>
            <w:lang w:val="en-US"/>
          </w:rPr>
          <w:t>ă</w:t>
        </w:r>
      </w:ins>
      <w:ins w:id="4792" w:author="John Tran" w:date="2015-12-26T10:45:00Z">
        <w:r w:rsidR="00C42B00">
          <w:rPr>
            <w:b/>
            <w:i/>
            <w:lang w:val="en-US"/>
          </w:rPr>
          <w:t>n</w:t>
        </w:r>
      </w:ins>
      <w:ins w:id="4793" w:author="John Tran" w:date="2015-12-26T10:44:00Z">
        <w:r w:rsidR="00EA5273">
          <w:rPr>
            <w:b/>
            <w:i/>
            <w:lang w:val="en-US"/>
          </w:rPr>
          <w:t xml:space="preserve"> Confession</w:t>
        </w:r>
      </w:ins>
      <w:ins w:id="4794" w:author="John Tran" w:date="2015-12-26T10:50:00Z">
        <w:r w:rsidR="00C42B00">
          <w:rPr>
            <w:b/>
            <w:i/>
            <w:lang w:val="en-US"/>
          </w:rPr>
          <w:t>s</w:t>
        </w:r>
      </w:ins>
    </w:p>
    <w:p w14:paraId="17D4C8D1" w14:textId="1104E6A2" w:rsidR="00EA5273" w:rsidRDefault="00EA5273">
      <w:pPr>
        <w:pStyle w:val="ListParagraph"/>
        <w:numPr>
          <w:ilvl w:val="0"/>
          <w:numId w:val="3"/>
        </w:numPr>
        <w:spacing w:line="360" w:lineRule="auto"/>
        <w:ind w:left="994"/>
        <w:rPr>
          <w:ins w:id="4795" w:author="John Tran" w:date="2015-12-26T10:50:00Z"/>
        </w:rPr>
        <w:pPrChange w:id="4796" w:author="John Tran" w:date="2016-01-04T21:44:00Z">
          <w:pPr>
            <w:pStyle w:val="ListParagraph"/>
            <w:numPr>
              <w:numId w:val="3"/>
            </w:numPr>
            <w:ind w:left="990" w:hanging="360"/>
          </w:pPr>
        </w:pPrChange>
      </w:pPr>
      <w:ins w:id="4797" w:author="John Tran" w:date="2015-12-26T10:44:00Z">
        <w:r>
          <w:t xml:space="preserve">Địa chỉ trang Facebook: </w:t>
        </w:r>
      </w:ins>
      <w:ins w:id="4798" w:author="John Tran" w:date="2015-12-26T10:52:00Z">
        <w:r w:rsidR="00D06E64">
          <w:fldChar w:fldCharType="begin"/>
        </w:r>
        <w:r w:rsidR="00D06E64">
          <w:instrText xml:space="preserve"> HYPERLINK "</w:instrText>
        </w:r>
      </w:ins>
      <w:ins w:id="4799" w:author="John Tran" w:date="2015-12-26T10:50:00Z">
        <w:r w:rsidR="00D06E64" w:rsidRPr="00D06E64">
          <w:rPr>
            <w:rPrChange w:id="4800" w:author="John Tran" w:date="2015-12-26T10:52:00Z">
              <w:rPr>
                <w:rStyle w:val="Hyperlink"/>
              </w:rPr>
            </w:rPrChange>
          </w:rPr>
          <w:instrText>https://www.f</w:instrText>
        </w:r>
      </w:ins>
      <w:ins w:id="4801" w:author="John Tran" w:date="2015-12-26T10:52:00Z">
        <w:r w:rsidR="00D06E64" w:rsidRPr="00D06E64">
          <w:rPr>
            <w:rPrChange w:id="4802" w:author="John Tran" w:date="2015-12-26T10:52:00Z">
              <w:rPr>
                <w:rStyle w:val="Hyperlink"/>
              </w:rPr>
            </w:rPrChange>
          </w:rPr>
          <w:instrText>b</w:instrText>
        </w:r>
      </w:ins>
      <w:ins w:id="4803" w:author="John Tran" w:date="2015-12-26T10:50:00Z">
        <w:r w:rsidR="00D06E64" w:rsidRPr="00D06E64">
          <w:rPr>
            <w:rPrChange w:id="4804" w:author="John Tran" w:date="2015-12-26T10:52:00Z">
              <w:rPr>
                <w:rStyle w:val="Hyperlink"/>
              </w:rPr>
            </w:rPrChange>
          </w:rPr>
          <w:instrText>.com/NhanVan.Cfs</w:instrText>
        </w:r>
      </w:ins>
      <w:ins w:id="4805" w:author="John Tran" w:date="2015-12-26T10:52:00Z">
        <w:r w:rsidR="00D06E64">
          <w:instrText xml:space="preserve">" </w:instrText>
        </w:r>
        <w:r w:rsidR="00D06E64">
          <w:fldChar w:fldCharType="separate"/>
        </w:r>
      </w:ins>
      <w:ins w:id="4806" w:author="John Tran" w:date="2015-12-26T10:50:00Z">
        <w:r w:rsidR="00D06E64" w:rsidRPr="00C02AA1">
          <w:rPr>
            <w:rStyle w:val="Hyperlink"/>
          </w:rPr>
          <w:t>https://www.f</w:t>
        </w:r>
      </w:ins>
      <w:ins w:id="4807" w:author="John Tran" w:date="2015-12-26T10:52:00Z">
        <w:r w:rsidR="00D06E64" w:rsidRPr="00C02AA1">
          <w:rPr>
            <w:rStyle w:val="Hyperlink"/>
          </w:rPr>
          <w:t>b</w:t>
        </w:r>
      </w:ins>
      <w:ins w:id="4808" w:author="John Tran" w:date="2015-12-26T10:50:00Z">
        <w:r w:rsidR="00D06E64" w:rsidRPr="00C02AA1">
          <w:rPr>
            <w:rStyle w:val="Hyperlink"/>
          </w:rPr>
          <w:t>.com/NhanVan.Cfs</w:t>
        </w:r>
      </w:ins>
      <w:ins w:id="4809" w:author="John Tran" w:date="2015-12-26T10:52:00Z">
        <w:r w:rsidR="00D06E64">
          <w:fldChar w:fldCharType="end"/>
        </w:r>
      </w:ins>
    </w:p>
    <w:p w14:paraId="5928BFAF" w14:textId="44986308" w:rsidR="00EA5273" w:rsidRDefault="00EA5273">
      <w:pPr>
        <w:pStyle w:val="ListParagraph"/>
        <w:numPr>
          <w:ilvl w:val="0"/>
          <w:numId w:val="3"/>
        </w:numPr>
        <w:spacing w:line="360" w:lineRule="auto"/>
        <w:ind w:left="994"/>
        <w:rPr>
          <w:ins w:id="4810" w:author="John Tran" w:date="2015-12-26T10:44:00Z"/>
        </w:rPr>
        <w:pPrChange w:id="4811" w:author="John Tran" w:date="2016-01-04T21:44:00Z">
          <w:pPr>
            <w:pStyle w:val="ListParagraph"/>
            <w:numPr>
              <w:numId w:val="3"/>
            </w:numPr>
            <w:ind w:left="990" w:hanging="360"/>
          </w:pPr>
        </w:pPrChange>
      </w:pPr>
      <w:ins w:id="4812" w:author="John Tran" w:date="2015-12-26T10:44:00Z">
        <w:r>
          <w:t xml:space="preserve">Số lượng người dùng: </w:t>
        </w:r>
      </w:ins>
      <w:ins w:id="4813" w:author="John Tran" w:date="2015-12-26T13:12:00Z">
        <w:r w:rsidR="000F1074">
          <w:t>23 369 – ngày 25/12/2015</w:t>
        </w:r>
      </w:ins>
    </w:p>
    <w:p w14:paraId="0B4E7A8A" w14:textId="65BA2025" w:rsidR="00EA5273" w:rsidRDefault="00EA5273">
      <w:pPr>
        <w:pStyle w:val="ListParagraph"/>
        <w:numPr>
          <w:ilvl w:val="0"/>
          <w:numId w:val="3"/>
        </w:numPr>
        <w:spacing w:line="360" w:lineRule="auto"/>
        <w:ind w:left="994"/>
        <w:rPr>
          <w:ins w:id="4814" w:author="John Tran" w:date="2015-12-26T10:44:00Z"/>
        </w:rPr>
        <w:pPrChange w:id="4815" w:author="John Tran" w:date="2016-01-04T21:44:00Z">
          <w:pPr>
            <w:pStyle w:val="ListParagraph"/>
            <w:numPr>
              <w:numId w:val="3"/>
            </w:numPr>
            <w:ind w:left="990" w:hanging="360"/>
          </w:pPr>
        </w:pPrChange>
      </w:pPr>
      <w:ins w:id="4816" w:author="John Tran" w:date="2015-12-26T10:44:00Z">
        <w:r>
          <w:t>Khoảng thời gian lấy dữ liệu:</w:t>
        </w:r>
      </w:ins>
      <w:ins w:id="4817" w:author="John Tran" w:date="2015-12-26T13:12:00Z">
        <w:r w:rsidR="000F1074">
          <w:t xml:space="preserve"> 01/09/2015 </w:t>
        </w:r>
      </w:ins>
      <w:ins w:id="4818" w:author="John Tran" w:date="2015-12-26T13:13:00Z">
        <w:r w:rsidR="000F1074">
          <w:t>–</w:t>
        </w:r>
      </w:ins>
      <w:ins w:id="4819" w:author="John Tran" w:date="2015-12-26T13:12:00Z">
        <w:r w:rsidR="000F1074">
          <w:t xml:space="preserve"> 30/</w:t>
        </w:r>
      </w:ins>
      <w:ins w:id="4820" w:author="John Tran" w:date="2015-12-26T13:13:00Z">
        <w:r w:rsidR="00007BD5">
          <w:t>1</w:t>
        </w:r>
      </w:ins>
      <w:ins w:id="4821" w:author="John Tran" w:date="2015-12-27T11:24:00Z">
        <w:r w:rsidR="00007BD5">
          <w:t>1</w:t>
        </w:r>
      </w:ins>
      <w:ins w:id="4822" w:author="John Tran" w:date="2015-12-26T13:13:00Z">
        <w:r w:rsidR="000F1074">
          <w:t>/2015</w:t>
        </w:r>
      </w:ins>
    </w:p>
    <w:p w14:paraId="5CBFAB11" w14:textId="65AF3B50" w:rsidR="00EA5273" w:rsidRDefault="00EA5273">
      <w:pPr>
        <w:pStyle w:val="ListParagraph"/>
        <w:numPr>
          <w:ilvl w:val="0"/>
          <w:numId w:val="3"/>
        </w:numPr>
        <w:spacing w:line="360" w:lineRule="auto"/>
        <w:ind w:left="994"/>
        <w:rPr>
          <w:ins w:id="4823" w:author="John Tran" w:date="2015-12-26T10:44:00Z"/>
        </w:rPr>
        <w:pPrChange w:id="4824" w:author="John Tran" w:date="2016-01-04T21:44:00Z">
          <w:pPr>
            <w:pStyle w:val="ListParagraph"/>
            <w:numPr>
              <w:numId w:val="3"/>
            </w:numPr>
            <w:ind w:left="990" w:hanging="360"/>
          </w:pPr>
        </w:pPrChange>
      </w:pPr>
      <w:ins w:id="4825" w:author="John Tran" w:date="2015-12-26T10:44:00Z">
        <w:r>
          <w:t>Tổng số bài đăng:</w:t>
        </w:r>
      </w:ins>
      <w:ins w:id="4826" w:author="John Tran" w:date="2015-12-27T11:24:00Z">
        <w:r w:rsidR="00007BD5">
          <w:t xml:space="preserve"> 254</w:t>
        </w:r>
      </w:ins>
    </w:p>
    <w:p w14:paraId="40128816" w14:textId="3107755F" w:rsidR="005348BC" w:rsidRDefault="00EA5273">
      <w:pPr>
        <w:pStyle w:val="ListParagraph"/>
        <w:numPr>
          <w:ilvl w:val="0"/>
          <w:numId w:val="3"/>
        </w:numPr>
        <w:spacing w:line="360" w:lineRule="auto"/>
        <w:ind w:left="994"/>
        <w:rPr>
          <w:ins w:id="4827" w:author="John Tran" w:date="2015-12-29T10:38:00Z"/>
        </w:rPr>
        <w:pPrChange w:id="4828" w:author="John Tran" w:date="2016-01-04T21:44:00Z">
          <w:pPr>
            <w:pStyle w:val="ListParagraph"/>
            <w:numPr>
              <w:numId w:val="3"/>
            </w:numPr>
            <w:ind w:left="990" w:hanging="360"/>
          </w:pPr>
        </w:pPrChange>
      </w:pPr>
      <w:ins w:id="4829" w:author="John Tran" w:date="2015-12-26T10:44:00Z">
        <w:r>
          <w:t>Tổng số bình luận:</w:t>
        </w:r>
      </w:ins>
      <w:ins w:id="4830" w:author="John Tran" w:date="2015-12-27T11:24:00Z">
        <w:r w:rsidR="00007BD5">
          <w:t xml:space="preserve"> </w:t>
        </w:r>
      </w:ins>
      <w:ins w:id="4831" w:author="John Tran" w:date="2015-12-27T11:25:00Z">
        <w:r w:rsidR="00007BD5">
          <w:t>1037</w:t>
        </w:r>
      </w:ins>
    </w:p>
    <w:p w14:paraId="062E8D9D" w14:textId="77777777" w:rsidR="005348BC" w:rsidRDefault="005348BC">
      <w:pPr>
        <w:spacing w:after="200" w:line="276" w:lineRule="auto"/>
        <w:jc w:val="left"/>
        <w:rPr>
          <w:ins w:id="4832" w:author="John Tran" w:date="2015-12-29T10:38:00Z"/>
          <w:rFonts w:cs="Times New Roman"/>
          <w:szCs w:val="26"/>
          <w:lang w:val="en-US"/>
        </w:rPr>
      </w:pPr>
      <w:ins w:id="4833" w:author="John Tran" w:date="2015-12-29T10:38:00Z">
        <w:r>
          <w:br w:type="page"/>
        </w:r>
      </w:ins>
    </w:p>
    <w:p w14:paraId="3D831545" w14:textId="77777777" w:rsidR="000863DF" w:rsidRDefault="000863DF">
      <w:pPr>
        <w:pStyle w:val="ListParagraph"/>
        <w:ind w:left="990"/>
        <w:rPr>
          <w:ins w:id="4834" w:author="John Tran" w:date="2015-12-26T10:44:00Z"/>
        </w:rPr>
        <w:pPrChange w:id="4835" w:author="John Tran" w:date="2015-12-26T11:03:00Z">
          <w:pPr>
            <w:pStyle w:val="ListParagraph"/>
            <w:numPr>
              <w:numId w:val="3"/>
            </w:numPr>
            <w:ind w:hanging="360"/>
          </w:pPr>
        </w:pPrChange>
      </w:pPr>
    </w:p>
    <w:tbl>
      <w:tblPr>
        <w:tblStyle w:val="TableGrid"/>
        <w:tblW w:w="0" w:type="auto"/>
        <w:jc w:val="center"/>
        <w:tblLook w:val="04A0" w:firstRow="1" w:lastRow="0" w:firstColumn="1" w:lastColumn="0" w:noHBand="0" w:noVBand="1"/>
      </w:tblPr>
      <w:tblGrid>
        <w:gridCol w:w="2880"/>
        <w:gridCol w:w="2267"/>
      </w:tblGrid>
      <w:tr w:rsidR="000863DF" w:rsidRPr="00D50C57" w14:paraId="69F88852" w14:textId="77777777" w:rsidTr="003151BA">
        <w:trPr>
          <w:jc w:val="center"/>
          <w:ins w:id="4836" w:author="John Tran" w:date="2015-12-26T11:02:00Z"/>
        </w:trPr>
        <w:tc>
          <w:tcPr>
            <w:tcW w:w="2880" w:type="dxa"/>
            <w:shd w:val="clear" w:color="auto" w:fill="B8CCE4" w:themeFill="accent1" w:themeFillTint="66"/>
          </w:tcPr>
          <w:p w14:paraId="031BCF1E" w14:textId="77777777" w:rsidR="000863DF" w:rsidRPr="00660B80" w:rsidRDefault="000863DF">
            <w:pPr>
              <w:spacing w:after="0"/>
              <w:ind w:left="630"/>
              <w:jc w:val="center"/>
              <w:rPr>
                <w:ins w:id="4837" w:author="John Tran" w:date="2015-12-26T11:02:00Z"/>
                <w:b/>
                <w:szCs w:val="26"/>
                <w:lang w:val="en-US" w:eastAsia="ja-JP"/>
              </w:rPr>
              <w:pPrChange w:id="4838" w:author="John Tran" w:date="2015-12-29T10:37:00Z">
                <w:pPr>
                  <w:spacing w:after="0" w:line="240" w:lineRule="auto"/>
                  <w:ind w:left="630"/>
                  <w:jc w:val="center"/>
                </w:pPr>
              </w:pPrChange>
            </w:pPr>
            <w:ins w:id="4839" w:author="John Tran" w:date="2015-12-26T11:02:00Z">
              <w:r w:rsidRPr="00660B80">
                <w:rPr>
                  <w:b/>
                  <w:szCs w:val="26"/>
                  <w:lang w:val="en-US" w:eastAsia="ja-JP"/>
                </w:rPr>
                <w:t>Tên tập</w:t>
              </w:r>
            </w:ins>
          </w:p>
        </w:tc>
        <w:tc>
          <w:tcPr>
            <w:tcW w:w="2267" w:type="dxa"/>
            <w:shd w:val="clear" w:color="auto" w:fill="B8CCE4" w:themeFill="accent1" w:themeFillTint="66"/>
          </w:tcPr>
          <w:p w14:paraId="5CE5764E" w14:textId="77777777" w:rsidR="000863DF" w:rsidRPr="00660B80" w:rsidRDefault="000863DF">
            <w:pPr>
              <w:spacing w:after="0"/>
              <w:ind w:left="-113"/>
              <w:jc w:val="center"/>
              <w:rPr>
                <w:ins w:id="4840" w:author="John Tran" w:date="2015-12-26T11:02:00Z"/>
                <w:b/>
                <w:szCs w:val="26"/>
                <w:lang w:val="en-US" w:eastAsia="ja-JP"/>
              </w:rPr>
              <w:pPrChange w:id="4841" w:author="John Tran" w:date="2015-12-29T10:37:00Z">
                <w:pPr>
                  <w:spacing w:after="0" w:line="240" w:lineRule="auto"/>
                  <w:ind w:left="-113"/>
                  <w:jc w:val="center"/>
                </w:pPr>
              </w:pPrChange>
            </w:pPr>
            <w:ins w:id="4842" w:author="John Tran" w:date="2015-12-26T11:02:00Z">
              <w:r w:rsidRPr="00660B80">
                <w:rPr>
                  <w:b/>
                  <w:szCs w:val="26"/>
                  <w:lang w:val="en-US" w:eastAsia="ja-JP"/>
                </w:rPr>
                <w:t>Số bản ghi</w:t>
              </w:r>
            </w:ins>
          </w:p>
        </w:tc>
      </w:tr>
      <w:tr w:rsidR="000863DF" w:rsidRPr="00D50C57" w14:paraId="37D4CFFA" w14:textId="77777777" w:rsidTr="003151BA">
        <w:trPr>
          <w:jc w:val="center"/>
          <w:ins w:id="4843" w:author="John Tran" w:date="2015-12-26T11:02:00Z"/>
        </w:trPr>
        <w:tc>
          <w:tcPr>
            <w:tcW w:w="2880" w:type="dxa"/>
          </w:tcPr>
          <w:p w14:paraId="7E92978A" w14:textId="77777777" w:rsidR="000863DF" w:rsidRPr="00D33D48" w:rsidRDefault="000863DF">
            <w:pPr>
              <w:spacing w:after="0"/>
              <w:ind w:left="-23"/>
              <w:jc w:val="left"/>
              <w:rPr>
                <w:ins w:id="4844" w:author="John Tran" w:date="2015-12-26T11:02:00Z"/>
                <w:szCs w:val="26"/>
                <w:lang w:eastAsia="ja-JP"/>
              </w:rPr>
              <w:pPrChange w:id="4845" w:author="John Tran" w:date="2015-12-29T10:37:00Z">
                <w:pPr>
                  <w:spacing w:after="0" w:line="240" w:lineRule="auto"/>
                  <w:ind w:left="-23"/>
                  <w:jc w:val="left"/>
                </w:pPr>
              </w:pPrChange>
            </w:pPr>
            <w:ins w:id="4846" w:author="John Tran" w:date="2015-12-26T11:02:00Z">
              <w:r w:rsidRPr="00D33D48">
                <w:rPr>
                  <w:szCs w:val="26"/>
                  <w:lang w:eastAsia="ja-JP"/>
                </w:rPr>
                <w:t>Tập dữ liệu huấn luyện</w:t>
              </w:r>
            </w:ins>
          </w:p>
        </w:tc>
        <w:tc>
          <w:tcPr>
            <w:tcW w:w="2267" w:type="dxa"/>
          </w:tcPr>
          <w:p w14:paraId="58CC7C99" w14:textId="41AC26C7" w:rsidR="000863DF" w:rsidRPr="00007BD5" w:rsidRDefault="00007BD5">
            <w:pPr>
              <w:spacing w:after="0"/>
              <w:ind w:left="-203"/>
              <w:jc w:val="center"/>
              <w:rPr>
                <w:ins w:id="4847" w:author="John Tran" w:date="2015-12-26T11:02:00Z"/>
                <w:szCs w:val="26"/>
                <w:lang w:val="en-US" w:eastAsia="ja-JP"/>
              </w:rPr>
              <w:pPrChange w:id="4848" w:author="John Tran" w:date="2015-12-29T10:37:00Z">
                <w:pPr>
                  <w:spacing w:after="0" w:line="240" w:lineRule="auto"/>
                  <w:ind w:left="-203"/>
                  <w:jc w:val="center"/>
                </w:pPr>
              </w:pPrChange>
            </w:pPr>
            <w:ins w:id="4849" w:author="John Tran" w:date="2015-12-27T11:25:00Z">
              <w:r>
                <w:rPr>
                  <w:szCs w:val="26"/>
                  <w:lang w:val="en-US" w:eastAsia="ja-JP"/>
                </w:rPr>
                <w:t>775</w:t>
              </w:r>
            </w:ins>
          </w:p>
        </w:tc>
      </w:tr>
      <w:tr w:rsidR="000863DF" w:rsidRPr="00D50C57" w14:paraId="6CCF5374" w14:textId="77777777" w:rsidTr="003151BA">
        <w:trPr>
          <w:jc w:val="center"/>
          <w:ins w:id="4850" w:author="John Tran" w:date="2015-12-26T11:02:00Z"/>
        </w:trPr>
        <w:tc>
          <w:tcPr>
            <w:tcW w:w="2880" w:type="dxa"/>
          </w:tcPr>
          <w:p w14:paraId="7A3B6DDA" w14:textId="77777777" w:rsidR="000863DF" w:rsidRPr="001A1FB7" w:rsidRDefault="000863DF">
            <w:pPr>
              <w:spacing w:after="0"/>
              <w:jc w:val="left"/>
              <w:rPr>
                <w:ins w:id="4851" w:author="John Tran" w:date="2015-12-26T11:02:00Z"/>
                <w:szCs w:val="26"/>
                <w:lang w:val="en-US" w:eastAsia="ja-JP"/>
              </w:rPr>
              <w:pPrChange w:id="4852" w:author="John Tran" w:date="2015-12-29T10:37:00Z">
                <w:pPr>
                  <w:spacing w:after="0" w:line="240" w:lineRule="auto"/>
                  <w:jc w:val="left"/>
                </w:pPr>
              </w:pPrChange>
            </w:pPr>
            <w:ins w:id="4853" w:author="John Tran" w:date="2015-12-26T11:02:00Z">
              <w:r w:rsidRPr="001A1FB7">
                <w:rPr>
                  <w:szCs w:val="26"/>
                  <w:lang w:val="en-US" w:eastAsia="ja-JP"/>
                </w:rPr>
                <w:t>Tập dữ liệu kiểm tra</w:t>
              </w:r>
            </w:ins>
          </w:p>
        </w:tc>
        <w:tc>
          <w:tcPr>
            <w:tcW w:w="2267" w:type="dxa"/>
          </w:tcPr>
          <w:p w14:paraId="54F241B3" w14:textId="1056911C" w:rsidR="000863DF" w:rsidRPr="001A1FB7" w:rsidRDefault="00007BD5">
            <w:pPr>
              <w:spacing w:after="0"/>
              <w:ind w:left="-203"/>
              <w:jc w:val="center"/>
              <w:rPr>
                <w:ins w:id="4854" w:author="John Tran" w:date="2015-12-26T11:02:00Z"/>
                <w:szCs w:val="26"/>
                <w:lang w:val="en-US" w:eastAsia="ja-JP"/>
              </w:rPr>
              <w:pPrChange w:id="4855" w:author="John Tran" w:date="2015-12-29T10:37:00Z">
                <w:pPr>
                  <w:spacing w:after="0" w:line="240" w:lineRule="auto"/>
                  <w:ind w:left="-203"/>
                  <w:jc w:val="center"/>
                </w:pPr>
              </w:pPrChange>
            </w:pPr>
            <w:ins w:id="4856" w:author="John Tran" w:date="2015-12-27T11:25:00Z">
              <w:r>
                <w:rPr>
                  <w:szCs w:val="26"/>
                  <w:lang w:val="en-US" w:eastAsia="ja-JP"/>
                </w:rPr>
                <w:t>516</w:t>
              </w:r>
            </w:ins>
          </w:p>
        </w:tc>
      </w:tr>
      <w:tr w:rsidR="000863DF" w:rsidRPr="00D50C57" w14:paraId="5816F6A1" w14:textId="77777777" w:rsidTr="003151BA">
        <w:trPr>
          <w:jc w:val="center"/>
          <w:ins w:id="4857" w:author="John Tran" w:date="2015-12-26T11:02:00Z"/>
        </w:trPr>
        <w:tc>
          <w:tcPr>
            <w:tcW w:w="2880" w:type="dxa"/>
          </w:tcPr>
          <w:p w14:paraId="68C18AC4" w14:textId="77777777" w:rsidR="000863DF" w:rsidRPr="001A1FB7" w:rsidRDefault="000863DF">
            <w:pPr>
              <w:spacing w:after="0"/>
              <w:jc w:val="left"/>
              <w:rPr>
                <w:ins w:id="4858" w:author="John Tran" w:date="2015-12-26T11:02:00Z"/>
                <w:szCs w:val="26"/>
                <w:lang w:val="en-US" w:eastAsia="ja-JP"/>
              </w:rPr>
              <w:pPrChange w:id="4859" w:author="John Tran" w:date="2015-12-29T10:37:00Z">
                <w:pPr>
                  <w:spacing w:after="0" w:line="240" w:lineRule="auto"/>
                  <w:jc w:val="left"/>
                </w:pPr>
              </w:pPrChange>
            </w:pPr>
            <w:ins w:id="4860" w:author="John Tran" w:date="2015-12-26T11:02:00Z">
              <w:r w:rsidRPr="001A1FB7">
                <w:rPr>
                  <w:szCs w:val="26"/>
                  <w:lang w:val="en-US" w:eastAsia="ja-JP"/>
                </w:rPr>
                <w:t>Tổng</w:t>
              </w:r>
            </w:ins>
          </w:p>
        </w:tc>
        <w:tc>
          <w:tcPr>
            <w:tcW w:w="2267" w:type="dxa"/>
          </w:tcPr>
          <w:p w14:paraId="63F56455" w14:textId="0B323A1B" w:rsidR="000863DF" w:rsidRPr="001A1FB7" w:rsidRDefault="00007BD5">
            <w:pPr>
              <w:spacing w:after="0"/>
              <w:ind w:left="-203"/>
              <w:jc w:val="center"/>
              <w:rPr>
                <w:ins w:id="4861" w:author="John Tran" w:date="2015-12-26T11:02:00Z"/>
                <w:szCs w:val="26"/>
                <w:lang w:val="en-US" w:eastAsia="ja-JP"/>
              </w:rPr>
              <w:pPrChange w:id="4862" w:author="John Tran" w:date="2015-12-29T10:37:00Z">
                <w:pPr>
                  <w:spacing w:after="0" w:line="240" w:lineRule="auto"/>
                  <w:ind w:left="-203"/>
                  <w:jc w:val="center"/>
                </w:pPr>
              </w:pPrChange>
            </w:pPr>
            <w:ins w:id="4863" w:author="John Tran" w:date="2015-12-27T11:25:00Z">
              <w:r>
                <w:rPr>
                  <w:szCs w:val="26"/>
                  <w:lang w:val="en-US" w:eastAsia="ja-JP"/>
                </w:rPr>
                <w:t>1291</w:t>
              </w:r>
            </w:ins>
          </w:p>
        </w:tc>
      </w:tr>
    </w:tbl>
    <w:p w14:paraId="487D7966" w14:textId="77777777" w:rsidR="00EA5273" w:rsidRDefault="00EA5273">
      <w:pPr>
        <w:pStyle w:val="ListParagraph"/>
        <w:ind w:left="990"/>
        <w:rPr>
          <w:ins w:id="4864" w:author="John Tran" w:date="2015-12-26T10:44:00Z"/>
        </w:rPr>
        <w:pPrChange w:id="4865" w:author="John Tran" w:date="2015-12-26T10:44:00Z">
          <w:pPr>
            <w:pStyle w:val="ListParagraph"/>
            <w:numPr>
              <w:numId w:val="3"/>
            </w:numPr>
            <w:ind w:hanging="360"/>
          </w:pPr>
        </w:pPrChange>
      </w:pPr>
    </w:p>
    <w:p w14:paraId="76D08C67" w14:textId="00AD0942" w:rsidR="00EA5273" w:rsidRDefault="005D1484" w:rsidP="00EA5273">
      <w:pPr>
        <w:ind w:left="630"/>
        <w:rPr>
          <w:ins w:id="4866" w:author="John Tran" w:date="2015-12-26T10:44:00Z"/>
          <w:b/>
          <w:i/>
          <w:lang w:val="en-US"/>
        </w:rPr>
      </w:pPr>
      <w:ins w:id="4867" w:author="John Tran" w:date="2015-12-28T22:54:00Z">
        <w:r>
          <w:rPr>
            <w:b/>
            <w:i/>
            <w:lang w:val="en-US"/>
          </w:rPr>
          <w:t xml:space="preserve">TDL </w:t>
        </w:r>
      </w:ins>
      <w:ins w:id="4868" w:author="John Tran" w:date="2015-12-26T10:53:00Z">
        <w:r w:rsidR="00D06E64">
          <w:rPr>
            <w:b/>
            <w:i/>
            <w:lang w:val="en-US"/>
          </w:rPr>
          <w:t>3</w:t>
        </w:r>
      </w:ins>
      <w:ins w:id="4869" w:author="John Tran" w:date="2015-12-26T10:44:00Z">
        <w:r w:rsidR="00EA5273">
          <w:rPr>
            <w:b/>
            <w:i/>
            <w:lang w:val="en-US"/>
          </w:rPr>
          <w:t xml:space="preserve">: </w:t>
        </w:r>
      </w:ins>
      <w:ins w:id="4870" w:author="John Tran" w:date="2015-12-26T10:51:00Z">
        <w:r w:rsidR="00C42B00" w:rsidRPr="00C42B00">
          <w:rPr>
            <w:b/>
            <w:i/>
            <w:lang w:val="en-US"/>
          </w:rPr>
          <w:t>KTX ĐHQG Confessions</w:t>
        </w:r>
      </w:ins>
    </w:p>
    <w:p w14:paraId="0B238774" w14:textId="48F0BBE2" w:rsidR="00C42B00" w:rsidRPr="00D06E64" w:rsidRDefault="00EA5273">
      <w:pPr>
        <w:pStyle w:val="ListParagraph"/>
        <w:numPr>
          <w:ilvl w:val="0"/>
          <w:numId w:val="3"/>
        </w:numPr>
        <w:spacing w:line="360" w:lineRule="auto"/>
        <w:ind w:left="994"/>
        <w:rPr>
          <w:ins w:id="4871" w:author="John Tran" w:date="2015-12-26T10:44:00Z"/>
        </w:rPr>
        <w:pPrChange w:id="4872" w:author="John Tran" w:date="2016-01-04T21:44:00Z">
          <w:pPr>
            <w:pStyle w:val="ListParagraph"/>
            <w:numPr>
              <w:numId w:val="3"/>
            </w:numPr>
            <w:ind w:hanging="360"/>
          </w:pPr>
        </w:pPrChange>
      </w:pPr>
      <w:ins w:id="4873" w:author="John Tran" w:date="2015-12-26T10:44:00Z">
        <w:r>
          <w:t xml:space="preserve">Địa chỉ trang Facebook: </w:t>
        </w:r>
      </w:ins>
      <w:ins w:id="4874" w:author="John Tran" w:date="2015-12-26T10:52:00Z">
        <w:r w:rsidR="00D06E64">
          <w:fldChar w:fldCharType="begin"/>
        </w:r>
        <w:r w:rsidR="00D06E64">
          <w:instrText xml:space="preserve"> HYPERLINK "</w:instrText>
        </w:r>
      </w:ins>
      <w:ins w:id="4875" w:author="John Tran" w:date="2015-12-26T10:51:00Z">
        <w:r w:rsidR="00D06E64" w:rsidRPr="00D06E64">
          <w:rPr>
            <w:rPrChange w:id="4876" w:author="John Tran" w:date="2015-12-26T10:52:00Z">
              <w:rPr>
                <w:rStyle w:val="Hyperlink"/>
              </w:rPr>
            </w:rPrChange>
          </w:rPr>
          <w:instrText>https://www.f</w:instrText>
        </w:r>
      </w:ins>
      <w:ins w:id="4877" w:author="John Tran" w:date="2015-12-26T10:52:00Z">
        <w:r w:rsidR="00D06E64" w:rsidRPr="00D06E64">
          <w:rPr>
            <w:rPrChange w:id="4878" w:author="John Tran" w:date="2015-12-26T10:52:00Z">
              <w:rPr>
                <w:rStyle w:val="Hyperlink"/>
              </w:rPr>
            </w:rPrChange>
          </w:rPr>
          <w:instrText>b</w:instrText>
        </w:r>
      </w:ins>
      <w:ins w:id="4879" w:author="John Tran" w:date="2015-12-26T10:51:00Z">
        <w:r w:rsidR="00D06E64" w:rsidRPr="00D06E64">
          <w:rPr>
            <w:rPrChange w:id="4880" w:author="John Tran" w:date="2015-12-26T10:52:00Z">
              <w:rPr>
                <w:rStyle w:val="Hyperlink"/>
              </w:rPr>
            </w:rPrChange>
          </w:rPr>
          <w:instrText>.com/KTXDHQGConfessions</w:instrText>
        </w:r>
      </w:ins>
      <w:ins w:id="4881" w:author="John Tran" w:date="2015-12-26T10:52:00Z">
        <w:r w:rsidR="00D06E64">
          <w:instrText xml:space="preserve">" </w:instrText>
        </w:r>
        <w:r w:rsidR="00D06E64">
          <w:fldChar w:fldCharType="separate"/>
        </w:r>
      </w:ins>
      <w:ins w:id="4882" w:author="John Tran" w:date="2015-12-26T10:51:00Z">
        <w:r w:rsidR="00D06E64" w:rsidRPr="00C02AA1">
          <w:rPr>
            <w:rStyle w:val="Hyperlink"/>
          </w:rPr>
          <w:t>https://www.f</w:t>
        </w:r>
      </w:ins>
      <w:ins w:id="4883" w:author="John Tran" w:date="2015-12-26T10:52:00Z">
        <w:r w:rsidR="00D06E64" w:rsidRPr="00C02AA1">
          <w:rPr>
            <w:rStyle w:val="Hyperlink"/>
          </w:rPr>
          <w:t>b</w:t>
        </w:r>
      </w:ins>
      <w:ins w:id="4884" w:author="John Tran" w:date="2015-12-26T10:51:00Z">
        <w:r w:rsidR="00D06E64" w:rsidRPr="00C02AA1">
          <w:rPr>
            <w:rStyle w:val="Hyperlink"/>
          </w:rPr>
          <w:t>.com/KTXDHQGConfessions</w:t>
        </w:r>
      </w:ins>
      <w:ins w:id="4885" w:author="John Tran" w:date="2015-12-26T10:52:00Z">
        <w:r w:rsidR="00D06E64">
          <w:fldChar w:fldCharType="end"/>
        </w:r>
      </w:ins>
    </w:p>
    <w:p w14:paraId="5F18E672" w14:textId="592E2743" w:rsidR="00EA5273" w:rsidRDefault="00EA5273">
      <w:pPr>
        <w:pStyle w:val="ListParagraph"/>
        <w:numPr>
          <w:ilvl w:val="0"/>
          <w:numId w:val="3"/>
        </w:numPr>
        <w:spacing w:line="360" w:lineRule="auto"/>
        <w:ind w:left="994"/>
        <w:rPr>
          <w:ins w:id="4886" w:author="John Tran" w:date="2015-12-26T10:44:00Z"/>
        </w:rPr>
        <w:pPrChange w:id="4887" w:author="John Tran" w:date="2016-01-04T21:44:00Z">
          <w:pPr>
            <w:pStyle w:val="ListParagraph"/>
            <w:numPr>
              <w:numId w:val="3"/>
            </w:numPr>
            <w:ind w:left="990" w:hanging="360"/>
          </w:pPr>
        </w:pPrChange>
      </w:pPr>
      <w:ins w:id="4888" w:author="John Tran" w:date="2015-12-26T10:44:00Z">
        <w:r>
          <w:t xml:space="preserve">Số lượng người dùng: </w:t>
        </w:r>
      </w:ins>
      <w:ins w:id="4889" w:author="John Tran" w:date="2015-12-26T13:13:00Z">
        <w:r w:rsidR="00C920E3">
          <w:t>31 844 – ngày 25/12/2015</w:t>
        </w:r>
      </w:ins>
    </w:p>
    <w:p w14:paraId="594D8678" w14:textId="35CD007C" w:rsidR="00EA5273" w:rsidRDefault="00EA5273">
      <w:pPr>
        <w:pStyle w:val="ListParagraph"/>
        <w:numPr>
          <w:ilvl w:val="0"/>
          <w:numId w:val="3"/>
        </w:numPr>
        <w:spacing w:line="360" w:lineRule="auto"/>
        <w:ind w:left="994"/>
        <w:rPr>
          <w:ins w:id="4890" w:author="John Tran" w:date="2015-12-26T10:44:00Z"/>
        </w:rPr>
        <w:pPrChange w:id="4891" w:author="John Tran" w:date="2016-01-04T21:44:00Z">
          <w:pPr>
            <w:pStyle w:val="ListParagraph"/>
            <w:numPr>
              <w:numId w:val="3"/>
            </w:numPr>
            <w:ind w:left="990" w:hanging="360"/>
          </w:pPr>
        </w:pPrChange>
      </w:pPr>
      <w:ins w:id="4892" w:author="John Tran" w:date="2015-12-26T10:44:00Z">
        <w:r>
          <w:t>Khoảng thời gian lấy dữ liệu:</w:t>
        </w:r>
      </w:ins>
      <w:ins w:id="4893" w:author="John Tran" w:date="2015-12-26T13:14:00Z">
        <w:r w:rsidR="00C920E3">
          <w:t xml:space="preserve"> 01/09/2015 – 30/10/2015</w:t>
        </w:r>
      </w:ins>
    </w:p>
    <w:p w14:paraId="0E2C8862" w14:textId="31777184" w:rsidR="00EA5273" w:rsidRDefault="00EA5273">
      <w:pPr>
        <w:pStyle w:val="ListParagraph"/>
        <w:numPr>
          <w:ilvl w:val="0"/>
          <w:numId w:val="3"/>
        </w:numPr>
        <w:spacing w:line="360" w:lineRule="auto"/>
        <w:ind w:left="994"/>
        <w:rPr>
          <w:ins w:id="4894" w:author="John Tran" w:date="2015-12-26T10:44:00Z"/>
        </w:rPr>
        <w:pPrChange w:id="4895" w:author="John Tran" w:date="2016-01-04T21:44:00Z">
          <w:pPr>
            <w:pStyle w:val="ListParagraph"/>
            <w:numPr>
              <w:numId w:val="3"/>
            </w:numPr>
            <w:ind w:left="990" w:hanging="360"/>
          </w:pPr>
        </w:pPrChange>
      </w:pPr>
      <w:ins w:id="4896" w:author="John Tran" w:date="2015-12-26T10:44:00Z">
        <w:r>
          <w:t>Tổng số bài đăng:</w:t>
        </w:r>
      </w:ins>
      <w:ins w:id="4897" w:author="John Tran" w:date="2015-12-27T11:27:00Z">
        <w:r w:rsidR="00EA6DD3">
          <w:t xml:space="preserve"> 514</w:t>
        </w:r>
      </w:ins>
    </w:p>
    <w:p w14:paraId="296D806F" w14:textId="3DADF7F7" w:rsidR="00E652C7" w:rsidRDefault="00EA5273">
      <w:pPr>
        <w:pStyle w:val="ListParagraph"/>
        <w:numPr>
          <w:ilvl w:val="0"/>
          <w:numId w:val="3"/>
        </w:numPr>
        <w:spacing w:line="360" w:lineRule="auto"/>
        <w:ind w:left="994"/>
        <w:rPr>
          <w:ins w:id="4898" w:author="John Tran" w:date="2015-12-26T11:02:00Z"/>
        </w:rPr>
        <w:pPrChange w:id="4899" w:author="John Tran" w:date="2016-01-04T21:44:00Z">
          <w:pPr>
            <w:ind w:left="630"/>
          </w:pPr>
        </w:pPrChange>
      </w:pPr>
      <w:ins w:id="4900" w:author="John Tran" w:date="2015-12-26T10:44:00Z">
        <w:r>
          <w:t>Tổng số bình luận:</w:t>
        </w:r>
      </w:ins>
      <w:ins w:id="4901" w:author="John Tran" w:date="2015-12-27T11:27:00Z">
        <w:r w:rsidR="00EA6DD3">
          <w:t xml:space="preserve"> 2849</w:t>
        </w:r>
      </w:ins>
    </w:p>
    <w:p w14:paraId="0C03B688" w14:textId="3D53FFE7" w:rsidR="00814A7E" w:rsidRPr="00660B80" w:rsidDel="00E66109" w:rsidRDefault="00814A7E">
      <w:pPr>
        <w:pStyle w:val="ListParagraph"/>
        <w:numPr>
          <w:ilvl w:val="0"/>
          <w:numId w:val="3"/>
        </w:numPr>
        <w:ind w:left="990"/>
        <w:rPr>
          <w:del w:id="4902" w:author="John Tran" w:date="2015-12-26T10:54:00Z"/>
        </w:rPr>
        <w:pPrChange w:id="4903" w:author="John Tran" w:date="2015-12-26T11:02:00Z">
          <w:pPr>
            <w:ind w:left="630"/>
          </w:pPr>
        </w:pPrChange>
      </w:pPr>
      <w:del w:id="4904" w:author="John Tran" w:date="2015-12-26T10:54:00Z">
        <w:r w:rsidRPr="00660B80" w:rsidDel="00E66109">
          <w:delText xml:space="preserve">Lấy dữ liệu từ trang Facebook: </w:delText>
        </w:r>
      </w:del>
    </w:p>
    <w:p w14:paraId="494D04F8" w14:textId="71958B4D" w:rsidR="00935570" w:rsidRPr="00660B80" w:rsidDel="00E66109" w:rsidRDefault="00814A7E">
      <w:pPr>
        <w:pStyle w:val="ListParagraph"/>
        <w:rPr>
          <w:del w:id="4905" w:author="John Tran" w:date="2015-12-26T10:54:00Z"/>
        </w:rPr>
        <w:pPrChange w:id="4906" w:author="John Tran" w:date="2015-12-26T11:02:00Z">
          <w:pPr>
            <w:ind w:left="630"/>
          </w:pPr>
        </w:pPrChange>
      </w:pPr>
      <w:del w:id="4907" w:author="John Tran" w:date="2015-12-26T10:54:00Z">
        <w:r w:rsidRPr="00660B80" w:rsidDel="00E66109">
          <w:delText xml:space="preserve">UIT Confession - </w:delText>
        </w:r>
      </w:del>
      <w:del w:id="4908" w:author="John Tran" w:date="2015-12-26T10:16:00Z">
        <w:r w:rsidR="00157FF4" w:rsidDel="00713588">
          <w:fldChar w:fldCharType="begin"/>
        </w:r>
        <w:r w:rsidR="00157FF4" w:rsidDel="00713588">
          <w:delInstrText xml:space="preserve"> HYPERLINK "https://www.facebook.com/ConfessionUIT/" </w:delInstrText>
        </w:r>
        <w:r w:rsidR="00157FF4" w:rsidDel="00713588">
          <w:fldChar w:fldCharType="separate"/>
        </w:r>
        <w:r w:rsidRPr="00660B80" w:rsidDel="00713588">
          <w:rPr>
            <w:rStyle w:val="Hyperlink"/>
            <w:b/>
            <w:i/>
          </w:rPr>
          <w:delText>https://www.facebook.com/ConfessionUIT/</w:delText>
        </w:r>
        <w:r w:rsidR="00157FF4" w:rsidDel="00713588">
          <w:rPr>
            <w:rStyle w:val="Hyperlink"/>
            <w:b/>
            <w:i/>
          </w:rPr>
          <w:fldChar w:fldCharType="end"/>
        </w:r>
      </w:del>
    </w:p>
    <w:p w14:paraId="1891F075" w14:textId="08F2B36D" w:rsidR="00814A7E" w:rsidRPr="00660B80" w:rsidDel="00E66109" w:rsidRDefault="00814A7E">
      <w:pPr>
        <w:pStyle w:val="ListParagraph"/>
        <w:rPr>
          <w:del w:id="4909" w:author="John Tran" w:date="2015-12-26T10:54:00Z"/>
        </w:rPr>
        <w:pPrChange w:id="4910" w:author="John Tran" w:date="2015-12-26T11:02:00Z">
          <w:pPr>
            <w:ind w:left="630"/>
          </w:pPr>
        </w:pPrChange>
      </w:pPr>
      <w:del w:id="4911" w:author="John Tran" w:date="2015-12-26T10:54:00Z">
        <w:r w:rsidRPr="00660B80" w:rsidDel="00E66109">
          <w:delText>Dữ liệu lấy được bao gồm 500 bài đăng là 3000 bình luận, lấy từ khoảng thời gian là: 01/09/2015 đến 01/11/2015</w:delText>
        </w:r>
      </w:del>
    </w:p>
    <w:p w14:paraId="307593C7" w14:textId="57EFF0FD" w:rsidR="00814A7E" w:rsidRPr="00660B80" w:rsidDel="00E66109" w:rsidRDefault="001C2BD5">
      <w:pPr>
        <w:pStyle w:val="ListParagraph"/>
        <w:rPr>
          <w:moveFrom w:id="4912" w:author="John Tran" w:date="2015-12-26T10:54:00Z"/>
        </w:rPr>
        <w:pPrChange w:id="4913" w:author="John Tran" w:date="2015-12-26T11:02:00Z">
          <w:pPr>
            <w:ind w:left="630"/>
          </w:pPr>
        </w:pPrChange>
      </w:pPr>
      <w:moveFromRangeStart w:id="4914" w:author="John Tran" w:date="2015-12-26T10:54:00Z" w:name="move438890601"/>
      <w:moveFrom w:id="4915" w:author="John Tran" w:date="2015-12-26T10:54:00Z">
        <w:r w:rsidRPr="00660B80" w:rsidDel="00E66109">
          <w:t>Cấu trúc mỗi dòng dữ liệu bao gồm: Mã trang Facebook, mã bài đăng/bình luận, mã bài đăng/bình luận liên quan, thời gian, nội dung bài đăng/bình luận.</w:t>
        </w:r>
      </w:moveFrom>
    </w:p>
    <w:p w14:paraId="757FC457" w14:textId="0FA14951" w:rsidR="005B422A" w:rsidRPr="00660B80" w:rsidRDefault="001C2BD5">
      <w:pPr>
        <w:pStyle w:val="ListParagraph"/>
        <w:pPrChange w:id="4916" w:author="John Tran" w:date="2015-12-26T11:02:00Z">
          <w:pPr>
            <w:ind w:left="630"/>
          </w:pPr>
        </w:pPrChange>
      </w:pPr>
      <w:moveFrom w:id="4917" w:author="John Tran" w:date="2015-12-26T10:54:00Z">
        <w:r w:rsidRPr="00660B80" w:rsidDel="00E66109">
          <w:t>Tập dữ liệu gồm</w:t>
        </w:r>
        <w:r w:rsidR="00530563" w:rsidRPr="00660B80" w:rsidDel="00E66109">
          <w:t xml:space="preserve"> 4000 bản ghi. Được chia thành 2 tập riêng biệt là tập huấn luyện và tập kiểm tra. Trong đó tập huấn luyện ban đầu được gán nhãn cảm xúc dựa vào bộ từ vựng cảm xúc VietSentiWordNet sau đó được kiểm tra và gán nhãn thủ công để đạt độ chính xác 100%.</w:t>
        </w:r>
      </w:moveFrom>
      <w:moveFromRangeEnd w:id="4914"/>
    </w:p>
    <w:tbl>
      <w:tblPr>
        <w:tblStyle w:val="TableGrid"/>
        <w:tblW w:w="0" w:type="auto"/>
        <w:jc w:val="center"/>
        <w:tblLook w:val="04A0" w:firstRow="1" w:lastRow="0" w:firstColumn="1" w:lastColumn="0" w:noHBand="0" w:noVBand="1"/>
      </w:tblPr>
      <w:tblGrid>
        <w:gridCol w:w="2880"/>
        <w:gridCol w:w="2267"/>
      </w:tblGrid>
      <w:tr w:rsidR="00530563" w:rsidRPr="00D50C57" w14:paraId="60436681" w14:textId="77777777" w:rsidTr="00FD0E64">
        <w:trPr>
          <w:jc w:val="center"/>
        </w:trPr>
        <w:tc>
          <w:tcPr>
            <w:tcW w:w="2880" w:type="dxa"/>
            <w:shd w:val="clear" w:color="auto" w:fill="B8CCE4" w:themeFill="accent1" w:themeFillTint="66"/>
          </w:tcPr>
          <w:p w14:paraId="075E606E" w14:textId="55479F16" w:rsidR="00530563" w:rsidRPr="00660B80" w:rsidRDefault="00530563">
            <w:pPr>
              <w:spacing w:after="0"/>
              <w:ind w:left="630"/>
              <w:jc w:val="center"/>
              <w:rPr>
                <w:b/>
                <w:szCs w:val="26"/>
                <w:lang w:val="en-US" w:eastAsia="ja-JP"/>
              </w:rPr>
              <w:pPrChange w:id="4918" w:author="John Tran" w:date="2015-12-29T10:37:00Z">
                <w:pPr>
                  <w:spacing w:after="0" w:line="240" w:lineRule="auto"/>
                  <w:ind w:left="630"/>
                  <w:jc w:val="center"/>
                </w:pPr>
              </w:pPrChange>
            </w:pPr>
            <w:r w:rsidRPr="00660B80">
              <w:rPr>
                <w:b/>
                <w:szCs w:val="26"/>
                <w:lang w:val="en-US" w:eastAsia="ja-JP"/>
              </w:rPr>
              <w:t>Tên tập</w:t>
            </w:r>
          </w:p>
        </w:tc>
        <w:tc>
          <w:tcPr>
            <w:tcW w:w="2267" w:type="dxa"/>
            <w:shd w:val="clear" w:color="auto" w:fill="B8CCE4" w:themeFill="accent1" w:themeFillTint="66"/>
          </w:tcPr>
          <w:p w14:paraId="4AA61368" w14:textId="37AEEA68" w:rsidR="00530563" w:rsidRPr="00660B80" w:rsidRDefault="00530563">
            <w:pPr>
              <w:spacing w:after="0"/>
              <w:ind w:left="-113"/>
              <w:jc w:val="center"/>
              <w:rPr>
                <w:b/>
                <w:szCs w:val="26"/>
                <w:lang w:val="en-US" w:eastAsia="ja-JP"/>
              </w:rPr>
              <w:pPrChange w:id="4919" w:author="John Tran" w:date="2015-12-29T10:37:00Z">
                <w:pPr>
                  <w:spacing w:after="0" w:line="240" w:lineRule="auto"/>
                  <w:ind w:left="-113"/>
                  <w:jc w:val="center"/>
                </w:pPr>
              </w:pPrChange>
            </w:pPr>
            <w:r w:rsidRPr="00660B80">
              <w:rPr>
                <w:b/>
                <w:szCs w:val="26"/>
                <w:lang w:val="en-US" w:eastAsia="ja-JP"/>
              </w:rPr>
              <w:t>Số bản ghi</w:t>
            </w:r>
          </w:p>
        </w:tc>
      </w:tr>
      <w:tr w:rsidR="00530563" w:rsidRPr="00D50C57" w14:paraId="67698FB1" w14:textId="77777777" w:rsidTr="00FD0E64">
        <w:trPr>
          <w:jc w:val="center"/>
        </w:trPr>
        <w:tc>
          <w:tcPr>
            <w:tcW w:w="2880" w:type="dxa"/>
          </w:tcPr>
          <w:p w14:paraId="14C04805" w14:textId="4C636256" w:rsidR="00530563" w:rsidRPr="00D33D48" w:rsidRDefault="00530563">
            <w:pPr>
              <w:spacing w:after="0"/>
              <w:ind w:left="-23"/>
              <w:jc w:val="left"/>
              <w:rPr>
                <w:szCs w:val="26"/>
                <w:lang w:eastAsia="ja-JP"/>
              </w:rPr>
              <w:pPrChange w:id="4920" w:author="John Tran" w:date="2015-12-29T10:37:00Z">
                <w:pPr>
                  <w:spacing w:after="0" w:line="240" w:lineRule="auto"/>
                  <w:ind w:left="-23"/>
                  <w:jc w:val="left"/>
                </w:pPr>
              </w:pPrChange>
            </w:pPr>
            <w:r w:rsidRPr="00D33D48">
              <w:rPr>
                <w:szCs w:val="26"/>
                <w:lang w:eastAsia="ja-JP"/>
              </w:rPr>
              <w:t>Tập dữ liệu huấn luyện</w:t>
            </w:r>
          </w:p>
        </w:tc>
        <w:tc>
          <w:tcPr>
            <w:tcW w:w="2267" w:type="dxa"/>
          </w:tcPr>
          <w:p w14:paraId="2F97A389" w14:textId="6B69F8B0" w:rsidR="00530563" w:rsidRPr="00604844" w:rsidRDefault="00EA6DD3">
            <w:pPr>
              <w:spacing w:after="0"/>
              <w:ind w:left="-203"/>
              <w:jc w:val="center"/>
              <w:rPr>
                <w:szCs w:val="26"/>
                <w:lang w:eastAsia="ja-JP"/>
                <w:rPrChange w:id="4921" w:author="John Tran" w:date="2015-12-27T04:07:00Z">
                  <w:rPr>
                    <w:szCs w:val="26"/>
                    <w:lang w:val="en-US" w:eastAsia="ja-JP"/>
                  </w:rPr>
                </w:rPrChange>
              </w:rPr>
              <w:pPrChange w:id="4922" w:author="John Tran" w:date="2015-12-29T10:37:00Z">
                <w:pPr>
                  <w:spacing w:after="0" w:line="240" w:lineRule="auto"/>
                  <w:ind w:left="630"/>
                  <w:jc w:val="center"/>
                </w:pPr>
              </w:pPrChange>
            </w:pPr>
            <w:ins w:id="4923" w:author="John Tran" w:date="2015-12-27T11:28:00Z">
              <w:r>
                <w:rPr>
                  <w:szCs w:val="26"/>
                  <w:lang w:val="en-US" w:eastAsia="ja-JP"/>
                </w:rPr>
                <w:t>2018</w:t>
              </w:r>
            </w:ins>
            <w:del w:id="4924" w:author="John Tran" w:date="2015-12-26T13:14:00Z">
              <w:r w:rsidR="00530563" w:rsidRPr="00604844" w:rsidDel="00673D31">
                <w:rPr>
                  <w:szCs w:val="26"/>
                  <w:lang w:eastAsia="ja-JP"/>
                  <w:rPrChange w:id="4925" w:author="John Tran" w:date="2015-12-27T04:07:00Z">
                    <w:rPr>
                      <w:szCs w:val="26"/>
                      <w:lang w:val="en-US" w:eastAsia="ja-JP"/>
                    </w:rPr>
                  </w:rPrChange>
                </w:rPr>
                <w:delText>500</w:delText>
              </w:r>
            </w:del>
          </w:p>
        </w:tc>
      </w:tr>
      <w:tr w:rsidR="00530563" w:rsidRPr="00D50C57" w14:paraId="6A91CE84" w14:textId="77777777" w:rsidTr="00FD0E64">
        <w:trPr>
          <w:jc w:val="center"/>
        </w:trPr>
        <w:tc>
          <w:tcPr>
            <w:tcW w:w="2880" w:type="dxa"/>
          </w:tcPr>
          <w:p w14:paraId="57BA59BB" w14:textId="3B4FC405" w:rsidR="00530563" w:rsidRPr="001A1FB7" w:rsidRDefault="00530563">
            <w:pPr>
              <w:spacing w:after="0"/>
              <w:jc w:val="left"/>
              <w:rPr>
                <w:szCs w:val="26"/>
                <w:lang w:val="en-US" w:eastAsia="ja-JP"/>
              </w:rPr>
              <w:pPrChange w:id="4926" w:author="John Tran" w:date="2015-12-29T10:37:00Z">
                <w:pPr>
                  <w:spacing w:after="0" w:line="240" w:lineRule="auto"/>
                  <w:jc w:val="left"/>
                </w:pPr>
              </w:pPrChange>
            </w:pPr>
            <w:r w:rsidRPr="001A1FB7">
              <w:rPr>
                <w:szCs w:val="26"/>
                <w:lang w:val="en-US" w:eastAsia="ja-JP"/>
              </w:rPr>
              <w:t>Tập dữ liệu kiểm tra</w:t>
            </w:r>
          </w:p>
        </w:tc>
        <w:tc>
          <w:tcPr>
            <w:tcW w:w="2267" w:type="dxa"/>
          </w:tcPr>
          <w:p w14:paraId="2311525F" w14:textId="5CB45EBE" w:rsidR="00530563" w:rsidRPr="001A1FB7" w:rsidRDefault="00EA6DD3">
            <w:pPr>
              <w:spacing w:after="0"/>
              <w:ind w:left="-203"/>
              <w:jc w:val="center"/>
              <w:rPr>
                <w:szCs w:val="26"/>
                <w:lang w:val="en-US" w:eastAsia="ja-JP"/>
              </w:rPr>
              <w:pPrChange w:id="4927" w:author="John Tran" w:date="2015-12-29T10:37:00Z">
                <w:pPr>
                  <w:spacing w:after="0" w:line="240" w:lineRule="auto"/>
                  <w:ind w:left="630"/>
                  <w:jc w:val="center"/>
                </w:pPr>
              </w:pPrChange>
            </w:pPr>
            <w:ins w:id="4928" w:author="John Tran" w:date="2015-12-27T11:28:00Z">
              <w:r>
                <w:rPr>
                  <w:szCs w:val="26"/>
                  <w:lang w:val="en-US" w:eastAsia="ja-JP"/>
                </w:rPr>
                <w:t>1345</w:t>
              </w:r>
            </w:ins>
            <w:del w:id="4929" w:author="John Tran" w:date="2015-12-26T13:14:00Z">
              <w:r w:rsidR="00530563" w:rsidRPr="001A1FB7" w:rsidDel="00673D31">
                <w:rPr>
                  <w:szCs w:val="26"/>
                  <w:lang w:val="en-US" w:eastAsia="ja-JP"/>
                </w:rPr>
                <w:delText>3500</w:delText>
              </w:r>
            </w:del>
          </w:p>
        </w:tc>
      </w:tr>
      <w:tr w:rsidR="00530563" w:rsidRPr="00D50C57" w14:paraId="1B3181A7" w14:textId="77777777" w:rsidTr="00FD0E64">
        <w:trPr>
          <w:jc w:val="center"/>
        </w:trPr>
        <w:tc>
          <w:tcPr>
            <w:tcW w:w="2880" w:type="dxa"/>
          </w:tcPr>
          <w:p w14:paraId="1E317322" w14:textId="4E7966FF" w:rsidR="00530563" w:rsidRPr="001A1FB7" w:rsidRDefault="00530563">
            <w:pPr>
              <w:spacing w:after="0"/>
              <w:jc w:val="left"/>
              <w:rPr>
                <w:szCs w:val="26"/>
                <w:lang w:val="en-US" w:eastAsia="ja-JP"/>
              </w:rPr>
              <w:pPrChange w:id="4930" w:author="John Tran" w:date="2015-12-29T10:37:00Z">
                <w:pPr>
                  <w:spacing w:after="0" w:line="240" w:lineRule="auto"/>
                  <w:jc w:val="left"/>
                </w:pPr>
              </w:pPrChange>
            </w:pPr>
            <w:r w:rsidRPr="001A1FB7">
              <w:rPr>
                <w:szCs w:val="26"/>
                <w:lang w:val="en-US" w:eastAsia="ja-JP"/>
              </w:rPr>
              <w:t>Tổng</w:t>
            </w:r>
          </w:p>
        </w:tc>
        <w:tc>
          <w:tcPr>
            <w:tcW w:w="2267" w:type="dxa"/>
          </w:tcPr>
          <w:p w14:paraId="6A1AA4CF" w14:textId="7635256C" w:rsidR="00530563" w:rsidRPr="001A1FB7" w:rsidRDefault="00EA6DD3">
            <w:pPr>
              <w:spacing w:after="0"/>
              <w:ind w:left="-203"/>
              <w:jc w:val="center"/>
              <w:rPr>
                <w:szCs w:val="26"/>
                <w:lang w:val="en-US" w:eastAsia="ja-JP"/>
              </w:rPr>
              <w:pPrChange w:id="4931" w:author="John Tran" w:date="2015-12-29T10:37:00Z">
                <w:pPr>
                  <w:spacing w:after="0" w:line="240" w:lineRule="auto"/>
                  <w:ind w:left="630"/>
                  <w:jc w:val="center"/>
                </w:pPr>
              </w:pPrChange>
            </w:pPr>
            <w:ins w:id="4932" w:author="John Tran" w:date="2015-12-27T11:26:00Z">
              <w:r>
                <w:rPr>
                  <w:szCs w:val="26"/>
                  <w:lang w:val="en-US" w:eastAsia="ja-JP"/>
                </w:rPr>
                <w:t>3363</w:t>
              </w:r>
            </w:ins>
            <w:del w:id="4933" w:author="John Tran" w:date="2015-12-26T13:14:00Z">
              <w:r w:rsidR="00530563" w:rsidRPr="001A1FB7" w:rsidDel="00673D31">
                <w:rPr>
                  <w:szCs w:val="26"/>
                  <w:lang w:val="en-US" w:eastAsia="ja-JP"/>
                </w:rPr>
                <w:delText>4000</w:delText>
              </w:r>
            </w:del>
          </w:p>
        </w:tc>
      </w:tr>
    </w:tbl>
    <w:p w14:paraId="2A660AB6" w14:textId="77777777" w:rsidR="00FE6227" w:rsidRPr="00530563" w:rsidRDefault="00FE6227" w:rsidP="004C30D2">
      <w:pPr>
        <w:pStyle w:val="Ph3"/>
        <w:ind w:left="0"/>
      </w:pPr>
    </w:p>
    <w:p w14:paraId="5F8F69A7" w14:textId="5C9D68F2" w:rsidR="001B3E32" w:rsidRDefault="00530563">
      <w:pPr>
        <w:pStyle w:val="Heading3"/>
        <w:rPr>
          <w:ins w:id="4934" w:author="John Tran" w:date="2015-12-26T11:04:00Z"/>
          <w:lang w:val="en-US"/>
        </w:rPr>
      </w:pPr>
      <w:bookmarkStart w:id="4935" w:name="_Toc440482301"/>
      <w:r>
        <w:rPr>
          <w:lang w:val="en-US"/>
        </w:rPr>
        <w:t>Kết quả</w:t>
      </w:r>
      <w:r w:rsidR="001B3E32">
        <w:rPr>
          <w:lang w:val="en-US"/>
        </w:rPr>
        <w:t xml:space="preserve"> thực nghiệm</w:t>
      </w:r>
      <w:bookmarkEnd w:id="4935"/>
    </w:p>
    <w:p w14:paraId="1D97327C" w14:textId="275BAAC0" w:rsidR="00164B58" w:rsidRPr="00D35BFB" w:rsidDel="002B0E2E" w:rsidRDefault="00164B58">
      <w:pPr>
        <w:pStyle w:val="Ph3"/>
        <w:ind w:left="576"/>
        <w:rPr>
          <w:ins w:id="4936" w:author="Thanh Thai Nguyen" w:date="2015-12-26T22:38:00Z"/>
          <w:del w:id="4937" w:author="John Tran" w:date="2015-12-27T23:52:00Z"/>
          <w:i/>
          <w:strike/>
          <w:rPrChange w:id="4938" w:author="John Tran" w:date="2015-12-27T12:11:00Z">
            <w:rPr>
              <w:ins w:id="4939" w:author="Thanh Thai Nguyen" w:date="2015-12-26T22:38:00Z"/>
              <w:del w:id="4940" w:author="John Tran" w:date="2015-12-27T23:52:00Z"/>
              <w:b w:val="0"/>
            </w:rPr>
          </w:rPrChange>
        </w:rPr>
        <w:pPrChange w:id="4941" w:author="Thanh Thai Nguyen" w:date="2015-12-28T00:34:00Z">
          <w:pPr>
            <w:pStyle w:val="Heading3"/>
          </w:pPr>
        </w:pPrChange>
      </w:pPr>
      <w:ins w:id="4942" w:author="Thanh Thai Nguyen" w:date="2015-12-26T22:34:00Z">
        <w:del w:id="4943" w:author="John Tran" w:date="2015-12-27T23:52:00Z">
          <w:r w:rsidRPr="002B0E2E" w:rsidDel="002B0E2E">
            <w:delText>Đ</w:delText>
          </w:r>
        </w:del>
        <w:del w:id="4944" w:author="John Tran" w:date="2015-12-27T12:09:00Z">
          <w:r w:rsidRPr="002B0E2E" w:rsidDel="00D35BFB">
            <w:delText xml:space="preserve"> ch giá k ch gi</w:delText>
          </w:r>
        </w:del>
        <w:del w:id="4945" w:author="John Tran" w:date="2015-12-27T23:52:00Z">
          <w:r w:rsidRPr="002B0E2E" w:rsidDel="002B0E2E">
            <w:delText xml:space="preserve"> sh giá k ch</w:delText>
          </w:r>
        </w:del>
        <w:del w:id="4946" w:author="John Tran" w:date="2015-12-27T12:09:00Z">
          <w:r w:rsidRPr="002B0E2E" w:rsidDel="00D35BFB">
            <w:delText>nh</w:delText>
          </w:r>
        </w:del>
        <w:del w:id="4947" w:author="John Tran" w:date="2015-12-27T23:52:00Z">
          <w:r w:rsidRPr="002B0E2E" w:rsidDel="002B0E2E">
            <w:delText xml:space="preserve"> 2 tnhhia th giá kraki tnhhia th giá kralu n shia th giá kraog-likelihood [Gregor Heinrich]</w:delText>
          </w:r>
        </w:del>
      </w:ins>
      <w:ins w:id="4948" w:author="Thanh Thai Nguyen" w:date="2015-12-26T22:35:00Z">
        <w:del w:id="4949" w:author="John Tran" w:date="2015-12-27T23:52:00Z">
          <w:r w:rsidR="00EC2A1A" w:rsidDel="002B0E2E">
            <w:delText>. Dgor Heinrichm sg điHeinri</w:delText>
          </w:r>
        </w:del>
      </w:ins>
      <w:ins w:id="4950" w:author="Thanh Thai Nguyen" w:date="2015-12-26T22:37:00Z">
        <w:del w:id="4951" w:author="John Tran" w:date="2015-12-27T23:52:00Z">
          <w:r w:rsidR="00536CEA" w:rsidDel="002B0E2E">
            <w:delText xml:space="preserve"> </w:delText>
          </w:r>
          <w:r w:rsidR="00536CEA" w:rsidRPr="00536CEA" w:rsidDel="002B0E2E">
            <w:rPr>
              <w:b w:val="0"/>
              <w:i/>
              <w:rPrChange w:id="4952" w:author="Thanh Thai Nguyen" w:date="2015-12-26T22:37:00Z">
                <w:rPr>
                  <w:b w:val="0"/>
                  <w:i/>
                </w:rPr>
              </w:rPrChange>
            </w:rPr>
            <w:delText>UIT Confessions</w:delText>
          </w:r>
          <w:r w:rsidR="00536CEA" w:rsidDel="002B0E2E">
            <w:rPr>
              <w:i/>
            </w:rPr>
            <w:delText>,</w:delText>
          </w:r>
          <w:r w:rsidR="00536CEA" w:rsidDel="002B0E2E">
            <w:delText xml:space="preserve"> </w:delText>
          </w:r>
          <w:r w:rsidR="00536CEA" w:rsidRPr="00D35BFB" w:rsidDel="002B0E2E">
            <w:rPr>
              <w:b w:val="0"/>
              <w:i/>
              <w:strike/>
              <w:rPrChange w:id="4953" w:author="John Tran" w:date="2015-12-27T12:11:00Z">
                <w:rPr>
                  <w:b w:val="0"/>
                </w:rPr>
              </w:rPrChange>
            </w:rPr>
            <w:delText>th Confessionsm sConfessionssm sg đkhóa lu n st là t giáđo log-likelihood [Greg</w:delText>
          </w:r>
        </w:del>
      </w:ins>
      <w:ins w:id="4954" w:author="Thanh Thai Nguyen" w:date="2015-12-26T22:38:00Z">
        <w:del w:id="4955" w:author="John Tran" w:date="2015-12-27T23:52:00Z">
          <w:r w:rsidR="00536CEA" w:rsidRPr="00D35BFB" w:rsidDel="002B0E2E">
            <w:rPr>
              <w:b w:val="0"/>
              <w:i/>
              <w:strike/>
              <w:rPrChange w:id="4956" w:author="John Tran" w:date="2015-12-27T12:11:00Z">
                <w:rPr>
                  <w:b w:val="0"/>
                </w:rPr>
              </w:rPrChange>
            </w:rPr>
            <w:delText>lưh Confessionsm sg đessionssm sg đkhóa lu n st là t giáđ</w:delText>
          </w:r>
        </w:del>
      </w:ins>
      <w:ins w:id="4957" w:author="Thanh Thai Nguyen" w:date="2015-12-26T22:35:00Z">
        <w:del w:id="4958" w:author="John Tran" w:date="2015-12-27T23:52:00Z">
          <w:r w:rsidR="00EC2A1A" w:rsidRPr="00D35BFB" w:rsidDel="002B0E2E">
            <w:rPr>
              <w:b w:val="0"/>
              <w:i/>
              <w:strike/>
              <w:rPrChange w:id="4959" w:author="John Tran" w:date="2015-12-27T12:11:00Z">
                <w:rPr>
                  <w:b w:val="0"/>
                </w:rPr>
              </w:rPrChange>
            </w:rPr>
            <w:delText xml:space="preserve"> </w:delText>
          </w:r>
        </w:del>
      </w:ins>
    </w:p>
    <w:p w14:paraId="62470B53" w14:textId="43B90C38" w:rsidR="00273F40" w:rsidRPr="00FD7F17" w:rsidRDefault="006E3E8F">
      <w:pPr>
        <w:ind w:left="630"/>
        <w:rPr>
          <w:ins w:id="4960" w:author="Thanh Thai Nguyen" w:date="2015-12-28T00:35:00Z"/>
          <w:rPrChange w:id="4961" w:author="John Tran" w:date="2015-12-28T10:11:00Z">
            <w:rPr>
              <w:ins w:id="4962" w:author="Thanh Thai Nguyen" w:date="2015-12-28T00:35:00Z"/>
              <w:lang w:val="en-US"/>
            </w:rPr>
          </w:rPrChange>
        </w:rPr>
        <w:pPrChange w:id="4963" w:author="Thanh Thai Nguyen" w:date="2015-12-28T00:34:00Z">
          <w:pPr>
            <w:pStyle w:val="Heading3"/>
          </w:pPr>
        </w:pPrChange>
      </w:pPr>
      <w:ins w:id="4964" w:author="Thanh Thai Nguyen" w:date="2015-12-28T00:34:00Z">
        <w:r w:rsidRPr="00FD7F17">
          <w:rPr>
            <w:b/>
            <w:rPrChange w:id="4965" w:author="John Tran" w:date="2015-12-28T10:11:00Z">
              <w:rPr>
                <w:b w:val="0"/>
                <w:lang w:val="en-US"/>
              </w:rPr>
            </w:rPrChange>
          </w:rPr>
          <w:t>Đánh giá kết quả phân cụm chủ đề bằng phương pháp LDA:</w:t>
        </w:r>
      </w:ins>
    </w:p>
    <w:p w14:paraId="3A900FC0" w14:textId="1471C0C9" w:rsidR="006E3E8F" w:rsidRDefault="006E3E8F">
      <w:pPr>
        <w:ind w:left="720" w:firstLine="720"/>
        <w:rPr>
          <w:ins w:id="4966" w:author="Thanh Thai Nguyen" w:date="2015-12-27T23:39:00Z"/>
        </w:rPr>
        <w:pPrChange w:id="4967" w:author="Thanh Thai Nguyen" w:date="2015-12-28T00:35:00Z">
          <w:pPr>
            <w:pStyle w:val="Heading3"/>
          </w:pPr>
        </w:pPrChange>
      </w:pPr>
      <w:ins w:id="4968" w:author="Thanh Thai Nguyen" w:date="2015-12-28T00:35:00Z">
        <w:r>
          <w:t>Để đánh giá kết quả phân cụm chủ đề bằng LDA, khóa luận sử dụng độ đo Log</w:t>
        </w:r>
        <w:del w:id="4969" w:author="John Tran" w:date="2015-12-28T11:06:00Z">
          <w:r w:rsidDel="004646A8">
            <w:delText>—</w:delText>
          </w:r>
        </w:del>
      </w:ins>
      <w:ins w:id="4970" w:author="John Tran" w:date="2015-12-28T11:06:00Z">
        <w:r w:rsidR="004646A8" w:rsidRPr="00816573">
          <w:rPr>
            <w:rPrChange w:id="4971" w:author="John Tran" w:date="2015-12-28T20:10:00Z">
              <w:rPr>
                <w:b w:val="0"/>
                <w:lang w:val="en-US"/>
              </w:rPr>
            </w:rPrChange>
          </w:rPr>
          <w:t>-</w:t>
        </w:r>
      </w:ins>
      <w:ins w:id="4972" w:author="Thanh Thai Nguyen" w:date="2015-12-28T00:35:00Z">
        <w:r>
          <w:t>likelihood.</w:t>
        </w:r>
        <w:r w:rsidRPr="00FD7F17">
          <w:rPr>
            <w:rPrChange w:id="4973" w:author="John Tran" w:date="2015-12-28T10:11:00Z">
              <w:rPr>
                <w:lang w:val="en-US"/>
              </w:rPr>
            </w:rPrChange>
          </w:rPr>
          <w:t xml:space="preserve"> </w:t>
        </w:r>
        <w:r>
          <w:t>Cũng theo Gregor Heinrich [10], đây là độ đo dùng để đánh giá kết quả ước lượng tham số cho mô hình, giá trị Log-likelihood càng cao, thì mô hình càng phù hợp.</w:t>
        </w:r>
      </w:ins>
    </w:p>
    <w:p w14:paraId="20027E8C" w14:textId="1880145F" w:rsidR="00536CEA" w:rsidRDefault="002B0E2E">
      <w:pPr>
        <w:pStyle w:val="Ph3"/>
        <w:tabs>
          <w:tab w:val="clear" w:pos="630"/>
          <w:tab w:val="left" w:pos="720"/>
        </w:tabs>
        <w:ind w:left="720"/>
        <w:rPr>
          <w:ins w:id="4974" w:author="John Tran" w:date="2015-12-29T10:30:00Z"/>
          <w:i/>
          <w:strike/>
        </w:rPr>
        <w:pPrChange w:id="4975" w:author="John Tran" w:date="2015-12-29T09:57:00Z">
          <w:pPr>
            <w:pStyle w:val="Heading3"/>
          </w:pPr>
        </w:pPrChange>
      </w:pPr>
      <w:del w:id="4976" w:author="Thanh Thai Nguyen" w:date="2015-12-28T00:35:00Z">
        <w:r w:rsidDel="006E3E8F">
          <w:rPr>
            <w:rStyle w:val="CommentReference"/>
            <w:rFonts w:eastAsiaTheme="minorHAnsi" w:cstheme="minorBidi"/>
            <w:b w:val="0"/>
            <w:bCs w:val="0"/>
            <w:noProof w:val="0"/>
            <w:lang w:val="vi-VN"/>
          </w:rPr>
          <w:commentReference w:id="4977"/>
        </w:r>
      </w:del>
      <w:ins w:id="4978" w:author="John Tran" w:date="2015-12-27T12:08:00Z">
        <w:del w:id="4979" w:author="Thanh Thai Nguyen" w:date="2015-12-27T23:39:00Z">
          <w:r w:rsidR="00D35BFB" w:rsidDel="00273F40">
            <w:delText>kánh giáphân tích chkio,</w:delText>
          </w:r>
        </w:del>
      </w:ins>
      <w:ins w:id="4980" w:author="John Tran" w:date="2015-12-27T12:10:00Z">
        <w:del w:id="4981" w:author="Thanh Thai Nguyen" w:date="2015-12-27T23:39:00Z">
          <w:r w:rsidR="00D35BFB" w:rsidDel="00273F40">
            <w:delText>ểán</w:delText>
          </w:r>
        </w:del>
      </w:ins>
      <w:ins w:id="4982" w:author="John Tran" w:date="2015-12-27T12:09:00Z">
        <w:del w:id="4983" w:author="Thanh Thai Nguyen" w:date="2015-12-27T23:39:00Z">
          <w:r w:rsidR="00D35BFB" w:rsidDel="00273F40">
            <w:delText>ánh giá k ch giá krakih giá k ch gi</w:delText>
          </w:r>
        </w:del>
      </w:ins>
      <w:ins w:id="4984" w:author="John Tran" w:date="2015-12-27T12:10:00Z">
        <w:del w:id="4985" w:author="Thanh Thai Nguyen" w:date="2015-12-27T23:39:00Z">
          <w:r w:rsidR="00D35BFB" w:rsidDel="00273F40">
            <w:delText>, ta chia th giá krak</w:delText>
          </w:r>
        </w:del>
      </w:ins>
      <w:ins w:id="4986" w:author="John Tran" w:date="2015-12-27T12:09:00Z">
        <w:del w:id="4987" w:author="Thanh Thai Nguyen" w:date="2015-12-27T23:39:00Z">
          <w:r w:rsidR="00D35BFB" w:rsidDel="00273F40">
            <w:delText xml:space="preserve"> thànhhia th giá krakih </w:delText>
          </w:r>
        </w:del>
      </w:ins>
      <w:ins w:id="4988" w:author="John Tran" w:date="2015-12-27T12:10:00Z">
        <w:del w:id="4989" w:author="Thanh Thai Nguyen" w:date="2015-12-27T23:39:00Z">
          <w:r w:rsidR="00D35BFB" w:rsidDel="00273F40">
            <w:delText xml:space="preserve">g </w:delText>
          </w:r>
          <w:r w:rsidR="00D35BFB" w:rsidRPr="00D35BFB" w:rsidDel="00273F40">
            <w:rPr>
              <w:i/>
              <w:strike/>
              <w:rPrChange w:id="4990" w:author="John Tran" w:date="2015-12-27T12:11:00Z">
                <w:rPr>
                  <w:b w:val="0"/>
                </w:rPr>
              </w:rPrChange>
            </w:rPr>
            <w:delText xml:space="preserve"> </w:delText>
          </w:r>
        </w:del>
      </w:ins>
      <w:ins w:id="4991" w:author="Thanh Thai Nguyen" w:date="2015-12-26T23:30:00Z">
        <w:r w:rsidR="0024449D">
          <w:rPr>
            <w:lang w:eastAsia="ja-JP"/>
          </w:rPr>
          <w:drawing>
            <wp:inline distT="0" distB="0" distL="0" distR="0" wp14:anchorId="1C8EEBE6" wp14:editId="22B07369">
              <wp:extent cx="5143500" cy="3074670"/>
              <wp:effectExtent l="0" t="0" r="0" b="1143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ins>
    </w:p>
    <w:p w14:paraId="4DE9AC34" w14:textId="26EC74E9" w:rsidR="00AF11C0" w:rsidRDefault="00476071">
      <w:pPr>
        <w:jc w:val="center"/>
        <w:rPr>
          <w:ins w:id="4992" w:author="Thanh Thai Nguyen" w:date="2015-12-26T23:30:00Z"/>
        </w:rPr>
        <w:pPrChange w:id="4993" w:author="John Tran" w:date="2015-12-29T10:30:00Z">
          <w:pPr>
            <w:pStyle w:val="Heading3"/>
          </w:pPr>
        </w:pPrChange>
      </w:pPr>
      <w:bookmarkStart w:id="4994" w:name="OLE_LINK51"/>
      <w:bookmarkStart w:id="4995" w:name="OLE_LINK52"/>
      <w:bookmarkStart w:id="4996" w:name="OLE_LINK53"/>
      <w:ins w:id="4997" w:author="John Tran" w:date="2015-12-29T10:30:00Z">
        <w:r>
          <w:rPr>
            <w:lang w:val="en-US"/>
          </w:rPr>
          <w:t>Hình 3.</w:t>
        </w:r>
      </w:ins>
      <w:ins w:id="4998" w:author="John Tran" w:date="2015-12-30T23:22:00Z">
        <w:r w:rsidR="00DF78CB">
          <w:rPr>
            <w:lang w:val="en-US"/>
          </w:rPr>
          <w:t>1</w:t>
        </w:r>
      </w:ins>
      <w:ins w:id="4999" w:author="John Tran" w:date="2016-01-13T21:05:00Z">
        <w:r w:rsidR="00DF78CB">
          <w:rPr>
            <w:lang w:val="en-US"/>
          </w:rPr>
          <w:t>5</w:t>
        </w:r>
      </w:ins>
      <w:ins w:id="5000" w:author="John Tran" w:date="2015-12-29T10:30:00Z">
        <w:r w:rsidR="00AF11C0">
          <w:rPr>
            <w:lang w:val="en-US"/>
          </w:rPr>
          <w:t xml:space="preserve">: </w:t>
        </w:r>
        <w:r w:rsidR="00044453">
          <w:rPr>
            <w:lang w:val="en-US"/>
          </w:rPr>
          <w:t>Biểu đồ giá trị Log-</w:t>
        </w:r>
      </w:ins>
      <w:ins w:id="5001" w:author="John Tran" w:date="2015-12-29T10:31:00Z">
        <w:r w:rsidR="00044453">
          <w:rPr>
            <w:lang w:val="en-US"/>
          </w:rPr>
          <w:t>l</w:t>
        </w:r>
      </w:ins>
      <w:ins w:id="5002" w:author="John Tran" w:date="2015-12-29T10:30:00Z">
        <w:r w:rsidR="00044453">
          <w:rPr>
            <w:lang w:val="en-US"/>
          </w:rPr>
          <w:t>ikeli</w:t>
        </w:r>
      </w:ins>
      <w:ins w:id="5003" w:author="John Tran" w:date="2015-12-29T10:31:00Z">
        <w:r w:rsidR="00044453">
          <w:rPr>
            <w:lang w:val="en-US"/>
          </w:rPr>
          <w:t>hood theo số lượng chủ đề</w:t>
        </w:r>
      </w:ins>
    </w:p>
    <w:bookmarkEnd w:id="4994"/>
    <w:bookmarkEnd w:id="4995"/>
    <w:bookmarkEnd w:id="4996"/>
    <w:p w14:paraId="7B613E00" w14:textId="77777777" w:rsidR="00CF4B75" w:rsidRPr="00816573" w:rsidRDefault="006E3E8F">
      <w:pPr>
        <w:ind w:left="720" w:firstLine="720"/>
        <w:rPr>
          <w:ins w:id="5004" w:author="John Tran" w:date="2015-12-28T11:07:00Z"/>
        </w:rPr>
        <w:pPrChange w:id="5005" w:author="John Tran" w:date="2015-12-29T10:16:00Z">
          <w:pPr/>
        </w:pPrChange>
      </w:pPr>
      <w:ins w:id="5006" w:author="Thanh Thai Nguyen" w:date="2015-12-28T00:36:00Z">
        <w:r w:rsidRPr="006E3E8F">
          <w:t>Dữ liệu đánh giá được lấy từ fanpage UIT Confessions (</w:t>
        </w:r>
      </w:ins>
      <w:ins w:id="5007" w:author="John Tran" w:date="2015-12-28T11:06:00Z">
        <w:r w:rsidR="009E66CB" w:rsidRPr="00632175">
          <w:rPr>
            <w:rPrChange w:id="5008" w:author="John Tran" w:date="2016-01-04T21:42:00Z">
              <w:rPr/>
            </w:rPrChange>
          </w:rPr>
          <w:fldChar w:fldCharType="begin"/>
        </w:r>
        <w:r w:rsidR="009E66CB" w:rsidRPr="00632175">
          <w:instrText xml:space="preserve"> HYPERLINK "</w:instrText>
        </w:r>
      </w:ins>
      <w:ins w:id="5009" w:author="Thanh Thai Nguyen" w:date="2015-12-28T00:36:00Z">
        <w:r w:rsidR="009E66CB" w:rsidRPr="00632175">
          <w:instrText>https://www.fb.com/ConfessionUIT</w:instrText>
        </w:r>
      </w:ins>
      <w:ins w:id="5010" w:author="John Tran" w:date="2015-12-28T11:06:00Z">
        <w:r w:rsidR="009E66CB" w:rsidRPr="00632175">
          <w:instrText xml:space="preserve">" </w:instrText>
        </w:r>
        <w:r w:rsidR="009E66CB" w:rsidRPr="00632175">
          <w:rPr>
            <w:rPrChange w:id="5011" w:author="John Tran" w:date="2016-01-04T21:42:00Z">
              <w:rPr/>
            </w:rPrChange>
          </w:rPr>
          <w:fldChar w:fldCharType="separate"/>
        </w:r>
      </w:ins>
      <w:ins w:id="5012" w:author="Thanh Thai Nguyen" w:date="2015-12-28T00:36:00Z">
        <w:r w:rsidR="009E66CB" w:rsidRPr="00632175">
          <w:rPr>
            <w:rStyle w:val="Hyperlink"/>
            <w:bCs/>
            <w:rPrChange w:id="5013" w:author="John Tran" w:date="2016-01-04T21:42:00Z">
              <w:rPr>
                <w:rStyle w:val="Hyperlink"/>
                <w:b/>
                <w:bCs/>
              </w:rPr>
            </w:rPrChange>
          </w:rPr>
          <w:t>https://www.fb.com/ConfessionUIT</w:t>
        </w:r>
      </w:ins>
      <w:ins w:id="5014" w:author="John Tran" w:date="2015-12-28T11:06:00Z">
        <w:r w:rsidR="009E66CB" w:rsidRPr="00632175">
          <w:rPr>
            <w:rPrChange w:id="5015" w:author="John Tran" w:date="2016-01-04T21:42:00Z">
              <w:rPr/>
            </w:rPrChange>
          </w:rPr>
          <w:fldChar w:fldCharType="end"/>
        </w:r>
      </w:ins>
      <w:ins w:id="5016" w:author="Thanh Thai Nguyen" w:date="2015-12-28T00:36:00Z">
        <w:r w:rsidRPr="006E3E8F">
          <w:t xml:space="preserve">). Từ khoảng thời gian 01/12/2015 – 20/12/2015 với số lượng chủ đề tăng từ 2 đến 20. Kết quả thực nghiệm cho thấy giá trị số chủ đề bằng 9 là kết quả tối ưu nhất với giá trị </w:t>
        </w:r>
      </w:ins>
    </w:p>
    <w:p w14:paraId="263140A5" w14:textId="1CA3272F" w:rsidR="006E3E8F" w:rsidRPr="00816573" w:rsidDel="0095418F" w:rsidRDefault="00044453">
      <w:pPr>
        <w:ind w:left="720"/>
        <w:rPr>
          <w:del w:id="5017" w:author="Thanh Thai Nguyen" w:date="2015-12-28T00:35:00Z"/>
          <w:b/>
          <w:rPrChange w:id="5018" w:author="John Tran" w:date="2015-12-28T20:10:00Z">
            <w:rPr>
              <w:del w:id="5019" w:author="Thanh Thai Nguyen" w:date="2015-12-28T00:35:00Z"/>
              <w:rFonts w:eastAsiaTheme="minorHAnsi" w:cstheme="minorBidi"/>
              <w:b w:val="0"/>
            </w:rPr>
          </w:rPrChange>
        </w:rPr>
        <w:pPrChange w:id="5020" w:author="John Tran" w:date="2015-12-29T10:16:00Z">
          <w:pPr>
            <w:pStyle w:val="Heading3"/>
          </w:pPr>
        </w:pPrChange>
      </w:pPr>
      <w:ins w:id="5021" w:author="John Tran" w:date="2015-12-29T10:32:00Z">
        <w:r w:rsidRPr="004C30D2">
          <w:rPr>
            <w:rPrChange w:id="5022" w:author="John Tran" w:date="2015-12-30T09:31:00Z">
              <w:rPr>
                <w:b w:val="0"/>
                <w:lang w:val="en-US"/>
              </w:rPr>
            </w:rPrChange>
          </w:rPr>
          <w:t>L</w:t>
        </w:r>
      </w:ins>
      <w:ins w:id="5023" w:author="Thanh Thai Nguyen" w:date="2015-12-28T00:36:00Z">
        <w:del w:id="5024" w:author="John Tran" w:date="2015-12-29T10:31:00Z">
          <w:r w:rsidR="006E3E8F" w:rsidRPr="006E3E8F" w:rsidDel="00044453">
            <w:delText>l</w:delText>
          </w:r>
        </w:del>
        <w:r w:rsidR="006E3E8F" w:rsidRPr="006E3E8F">
          <w:t>og-likelihood = -12298.051010324742.</w:t>
        </w:r>
      </w:ins>
    </w:p>
    <w:p w14:paraId="040B1C67" w14:textId="77777777" w:rsidR="0095418F" w:rsidRPr="00816573" w:rsidRDefault="0095418F">
      <w:pPr>
        <w:ind w:left="720"/>
        <w:rPr>
          <w:ins w:id="5025" w:author="Thanh Thai Nguyen" w:date="2015-12-28T00:36:00Z"/>
        </w:rPr>
        <w:pPrChange w:id="5026" w:author="John Tran" w:date="2015-12-29T10:16:00Z">
          <w:pPr/>
        </w:pPrChange>
      </w:pPr>
    </w:p>
    <w:p w14:paraId="111F2B54" w14:textId="1ACCFE2B" w:rsidR="006E3E8F" w:rsidRDefault="0095418F">
      <w:pPr>
        <w:ind w:left="630"/>
        <w:rPr>
          <w:ins w:id="5027" w:author="John Tran" w:date="2015-12-28T23:08:00Z"/>
        </w:rPr>
        <w:pPrChange w:id="5028" w:author="Thanh Thai Nguyen" w:date="2015-12-28T00:36:00Z">
          <w:pPr>
            <w:pStyle w:val="Heading3"/>
          </w:pPr>
        </w:pPrChange>
      </w:pPr>
      <w:ins w:id="5029" w:author="Thanh Thai Nguyen" w:date="2015-12-28T00:36:00Z">
        <w:r w:rsidRPr="00FD7F17">
          <w:rPr>
            <w:b/>
            <w:rPrChange w:id="5030" w:author="John Tran" w:date="2015-12-28T10:11:00Z">
              <w:rPr>
                <w:b w:val="0"/>
                <w:lang w:val="en-US"/>
              </w:rPr>
            </w:rPrChange>
          </w:rPr>
          <w:t>Đánh giá kết quả</w:t>
        </w:r>
      </w:ins>
      <w:ins w:id="5031" w:author="Thanh Thai Nguyen" w:date="2015-12-28T00:37:00Z">
        <w:r w:rsidRPr="00FD7F17">
          <w:rPr>
            <w:b/>
            <w:rPrChange w:id="5032" w:author="John Tran" w:date="2015-12-28T10:11:00Z">
              <w:rPr>
                <w:b w:val="0"/>
                <w:lang w:val="en-US"/>
              </w:rPr>
            </w:rPrChange>
          </w:rPr>
          <w:t xml:space="preserve"> phân tích cảm xúc</w:t>
        </w:r>
      </w:ins>
      <w:ins w:id="5033" w:author="John Tran" w:date="2015-12-29T10:32:00Z">
        <w:r w:rsidR="00044453" w:rsidRPr="004C30D2">
          <w:rPr>
            <w:b/>
            <w:rPrChange w:id="5034" w:author="John Tran" w:date="2015-12-30T09:31:00Z">
              <w:rPr>
                <w:lang w:val="en-US"/>
              </w:rPr>
            </w:rPrChange>
          </w:rPr>
          <w:t xml:space="preserve"> </w:t>
        </w:r>
        <w:r w:rsidR="00044453" w:rsidRPr="00684EF3">
          <w:rPr>
            <w:b/>
          </w:rPr>
          <w:t>kết hợp</w:t>
        </w:r>
      </w:ins>
      <w:ins w:id="5035" w:author="Thanh Thai Nguyen" w:date="2015-12-28T00:37:00Z">
        <w:r w:rsidRPr="00FD7F17">
          <w:rPr>
            <w:b/>
            <w:rPrChange w:id="5036" w:author="John Tran" w:date="2015-12-28T10:11:00Z">
              <w:rPr>
                <w:b w:val="0"/>
                <w:lang w:val="en-US"/>
              </w:rPr>
            </w:rPrChange>
          </w:rPr>
          <w:t xml:space="preserve"> </w:t>
        </w:r>
        <w:del w:id="5037" w:author="John Tran" w:date="2015-12-29T10:32:00Z">
          <w:r w:rsidRPr="00FD7F17" w:rsidDel="00044453">
            <w:rPr>
              <w:b/>
              <w:rPrChange w:id="5038" w:author="John Tran" w:date="2015-12-28T10:11:00Z">
                <w:rPr>
                  <w:b w:val="0"/>
                  <w:lang w:val="en-US"/>
                </w:rPr>
              </w:rPrChange>
            </w:rPr>
            <w:delText xml:space="preserve">bằng </w:delText>
          </w:r>
        </w:del>
        <w:r w:rsidRPr="00FD7F17">
          <w:rPr>
            <w:b/>
            <w:rPrChange w:id="5039" w:author="John Tran" w:date="2015-12-28T10:11:00Z">
              <w:rPr>
                <w:b w:val="0"/>
                <w:lang w:val="en-US"/>
              </w:rPr>
            </w:rPrChange>
          </w:rPr>
          <w:t xml:space="preserve">phương pháp </w:t>
        </w:r>
        <w:del w:id="5040" w:author="John Tran" w:date="2015-12-29T10:32:00Z">
          <w:r w:rsidRPr="00FD7F17" w:rsidDel="00044453">
            <w:rPr>
              <w:b/>
              <w:rPrChange w:id="5041" w:author="John Tran" w:date="2015-12-28T10:11:00Z">
                <w:rPr>
                  <w:b w:val="0"/>
                  <w:lang w:val="en-US"/>
                </w:rPr>
              </w:rPrChange>
            </w:rPr>
            <w:delText xml:space="preserve">kết hợp </w:delText>
          </w:r>
        </w:del>
        <w:r w:rsidRPr="00FD7F17">
          <w:rPr>
            <w:b/>
            <w:rPrChange w:id="5042" w:author="John Tran" w:date="2015-12-28T10:11:00Z">
              <w:rPr>
                <w:b w:val="0"/>
                <w:lang w:val="en-US"/>
              </w:rPr>
            </w:rPrChange>
          </w:rPr>
          <w:t xml:space="preserve">lexicon và </w:t>
        </w:r>
      </w:ins>
      <w:ins w:id="5043" w:author="John Tran" w:date="2015-12-28T22:54:00Z">
        <w:r w:rsidR="005D1484" w:rsidRPr="005D1484">
          <w:rPr>
            <w:b/>
            <w:rPrChange w:id="5044" w:author="John Tran" w:date="2015-12-28T22:54:00Z">
              <w:rPr>
                <w:lang w:val="en-US"/>
              </w:rPr>
            </w:rPrChange>
          </w:rPr>
          <w:t>SVM</w:t>
        </w:r>
      </w:ins>
      <w:ins w:id="5045" w:author="Thanh Thai Nguyen" w:date="2015-12-28T00:37:00Z">
        <w:del w:id="5046" w:author="John Tran" w:date="2015-12-28T22:54:00Z">
          <w:r w:rsidRPr="00FD7F17" w:rsidDel="005D1484">
            <w:rPr>
              <w:b/>
              <w:rPrChange w:id="5047" w:author="John Tran" w:date="2015-12-28T10:11:00Z">
                <w:rPr>
                  <w:b w:val="0"/>
                  <w:lang w:val="en-US"/>
                </w:rPr>
              </w:rPrChange>
            </w:rPr>
            <w:delText>machine learning</w:delText>
          </w:r>
        </w:del>
      </w:ins>
      <w:ins w:id="5048" w:author="Thanh Thai Nguyen" w:date="2015-12-28T00:36:00Z">
        <w:r w:rsidRPr="00FD7F17">
          <w:rPr>
            <w:b/>
            <w:rPrChange w:id="5049" w:author="John Tran" w:date="2015-12-28T10:11:00Z">
              <w:rPr>
                <w:b w:val="0"/>
                <w:lang w:val="en-US"/>
              </w:rPr>
            </w:rPrChange>
          </w:rPr>
          <w:t>:</w:t>
        </w:r>
      </w:ins>
    </w:p>
    <w:p w14:paraId="551E9F91" w14:textId="11B691F6" w:rsidR="00B242DB" w:rsidRPr="004C30D2" w:rsidRDefault="00B242DB">
      <w:pPr>
        <w:ind w:left="630" w:firstLine="630"/>
        <w:rPr>
          <w:ins w:id="5050" w:author="Thanh Thai Nguyen" w:date="2015-12-28T00:35:00Z"/>
        </w:rPr>
        <w:pPrChange w:id="5051" w:author="Thanh Thai Nguyen" w:date="2015-12-28T00:36:00Z">
          <w:pPr>
            <w:pStyle w:val="Heading3"/>
          </w:pPr>
        </w:pPrChange>
      </w:pPr>
      <w:moveToRangeStart w:id="5052" w:author="John Tran" w:date="2015-12-28T23:08:00Z" w:name="move439107456"/>
      <w:moveTo w:id="5053" w:author="John Tran" w:date="2015-12-28T23:08:00Z">
        <w:r w:rsidRPr="00AD1036">
          <w:t>Khóa luận sử dụng 3 độ đo là: Độ chính xác (Precision), độ phủ (Recall) và trung bình điều hòa (F1-score) để đánh giá kết quả</w:t>
        </w:r>
      </w:moveTo>
      <w:ins w:id="5054" w:author="John Tran" w:date="2015-12-28T23:08:00Z">
        <w:r w:rsidRPr="00B242DB">
          <w:rPr>
            <w:rPrChange w:id="5055" w:author="John Tran" w:date="2015-12-28T23:09:00Z">
              <w:rPr>
                <w:b w:val="0"/>
                <w:lang w:val="en-US"/>
              </w:rPr>
            </w:rPrChange>
          </w:rPr>
          <w:t xml:space="preserve"> phân lớp cảm xúc</w:t>
        </w:r>
      </w:ins>
      <w:moveTo w:id="5056" w:author="John Tran" w:date="2015-12-28T23:08:00Z">
        <w:r w:rsidRPr="00AD1036">
          <w:t xml:space="preserve"> của hệ thống.</w:t>
        </w:r>
      </w:moveTo>
      <w:moveToRangeEnd w:id="5052"/>
    </w:p>
    <w:p w14:paraId="3331CCED" w14:textId="56C31FD9" w:rsidR="006E3E8F" w:rsidRPr="004C30D2" w:rsidRDefault="0095418F">
      <w:pPr>
        <w:ind w:left="630"/>
        <w:rPr>
          <w:ins w:id="5057" w:author="Thanh Thai Nguyen" w:date="2015-12-28T00:36:00Z"/>
        </w:rPr>
        <w:pPrChange w:id="5058" w:author="Thanh Thai Nguyen" w:date="2015-12-28T00:36:00Z">
          <w:pPr>
            <w:pStyle w:val="Ph3"/>
            <w:numPr>
              <w:numId w:val="3"/>
            </w:numPr>
            <w:ind w:left="720" w:hanging="360"/>
          </w:pPr>
        </w:pPrChange>
      </w:pPr>
      <w:ins w:id="5059" w:author="Thanh Thai Nguyen" w:date="2015-12-28T00:36:00Z">
        <w:r w:rsidRPr="0095418F">
          <w:rPr>
            <w:b/>
            <w:rPrChange w:id="5060" w:author="Thanh Thai Nguyen" w:date="2015-12-28T00:38:00Z">
              <w:rPr>
                <w:b w:val="0"/>
                <w:bCs w:val="0"/>
              </w:rPr>
            </w:rPrChange>
          </w:rPr>
          <w:t>Kết quả TDL 1</w:t>
        </w:r>
        <w:r w:rsidR="006E3E8F" w:rsidRPr="0095418F">
          <w:rPr>
            <w:b/>
            <w:rPrChange w:id="5061" w:author="Thanh Thai Nguyen" w:date="2015-12-28T00:38:00Z">
              <w:rPr>
                <w:b w:val="0"/>
                <w:bCs w:val="0"/>
              </w:rPr>
            </w:rPrChange>
          </w:rPr>
          <w:t>:</w:t>
        </w:r>
      </w:ins>
    </w:p>
    <w:p w14:paraId="35442097" w14:textId="498CA20E" w:rsidR="00FE6227" w:rsidDel="006E3E8F" w:rsidRDefault="00D4496D">
      <w:pPr>
        <w:ind w:left="990"/>
        <w:rPr>
          <w:ins w:id="5062" w:author="John Tran" w:date="2015-12-26T11:05:00Z"/>
          <w:del w:id="5063" w:author="Thanh Thai Nguyen" w:date="2015-12-28T00:36:00Z"/>
        </w:rPr>
        <w:pPrChange w:id="5064" w:author="Thanh Thai Nguyen" w:date="2015-12-28T00:35:00Z">
          <w:pPr>
            <w:pStyle w:val="Heading3"/>
          </w:pPr>
        </w:pPrChange>
      </w:pPr>
      <w:ins w:id="5065" w:author="John Tran" w:date="2015-12-27T04:07:00Z">
        <w:del w:id="5066" w:author="Thanh Thai Nguyen" w:date="2015-12-28T00:36:00Z">
          <w:r w:rsidDel="006E3E8F">
            <w:delText>K</w:delText>
          </w:r>
        </w:del>
      </w:ins>
      <w:ins w:id="5067" w:author="John Tran" w:date="2015-12-27T23:54:00Z">
        <w:del w:id="5068" w:author="Thanh Thai Nguyen" w:date="2015-12-28T00:36:00Z">
          <w:r w:rsidDel="006E3E8F">
            <w:delText>ế122uả TD</w:delText>
          </w:r>
        </w:del>
      </w:ins>
      <w:ins w:id="5069" w:author="John Tran" w:date="2015-12-27T23:55:00Z">
        <w:del w:id="5070" w:author="Thanh Thai Nguyen" w:date="2015-12-28T00:36:00Z">
          <w:r w:rsidDel="006E3E8F">
            <w:delText>L1</w:delText>
          </w:r>
        </w:del>
      </w:ins>
      <w:ins w:id="5071" w:author="John Tran" w:date="2015-12-27T04:07:00Z">
        <w:del w:id="5072" w:author="Thanh Thai Nguyen" w:date="2015-12-28T00:36:00Z">
          <w:r w:rsidR="00604844" w:rsidDel="006E3E8F">
            <w:delText>:</w:delText>
          </w:r>
        </w:del>
      </w:ins>
      <w:del w:id="5073" w:author="Thanh Thai Nguyen" w:date="2015-12-28T00:36:00Z">
        <w:r w:rsidR="00536CEA" w:rsidDel="006E3E8F">
          <w:rPr>
            <w:rStyle w:val="CommentReference"/>
          </w:rPr>
          <w:commentReference w:id="5074"/>
        </w:r>
      </w:del>
    </w:p>
    <w:p w14:paraId="23C1FCEB" w14:textId="59712332" w:rsidR="00FE6227" w:rsidRDefault="00FE6227">
      <w:pPr>
        <w:pStyle w:val="ListParagraph"/>
        <w:numPr>
          <w:ilvl w:val="0"/>
          <w:numId w:val="3"/>
        </w:numPr>
        <w:spacing w:line="360" w:lineRule="auto"/>
        <w:ind w:left="990"/>
        <w:rPr>
          <w:ins w:id="5075" w:author="John Tran" w:date="2015-12-26T11:05:00Z"/>
        </w:rPr>
        <w:pPrChange w:id="5076" w:author="John Tran" w:date="2016-01-04T21:43:00Z">
          <w:pPr>
            <w:pStyle w:val="Heading3"/>
          </w:pPr>
        </w:pPrChange>
      </w:pPr>
      <w:ins w:id="5077" w:author="John Tran" w:date="2015-12-26T11:05:00Z">
        <w:r>
          <w:t>Số lượng chủ đề:</w:t>
        </w:r>
      </w:ins>
      <w:ins w:id="5078" w:author="John Tran" w:date="2015-12-27T11:19:00Z">
        <w:r w:rsidR="00C84566">
          <w:t xml:space="preserve"> 5</w:t>
        </w:r>
      </w:ins>
    </w:p>
    <w:p w14:paraId="22B92CC9" w14:textId="68F4C1F2" w:rsidR="005348BC" w:rsidRDefault="00FE6227">
      <w:pPr>
        <w:pStyle w:val="ListParagraph"/>
        <w:numPr>
          <w:ilvl w:val="0"/>
          <w:numId w:val="3"/>
        </w:numPr>
        <w:spacing w:after="240" w:line="360" w:lineRule="auto"/>
        <w:ind w:left="994"/>
        <w:rPr>
          <w:ins w:id="5079" w:author="John Tran" w:date="2015-12-29T10:38:00Z"/>
        </w:rPr>
        <w:pPrChange w:id="5080" w:author="John Tran" w:date="2016-01-04T21:43:00Z">
          <w:pPr>
            <w:pStyle w:val="ListParagraph"/>
            <w:numPr>
              <w:numId w:val="3"/>
            </w:numPr>
            <w:ind w:left="990" w:hanging="360"/>
          </w:pPr>
        </w:pPrChange>
      </w:pPr>
      <w:ins w:id="5081" w:author="John Tran" w:date="2015-12-26T11:06:00Z">
        <w:r>
          <w:t>Độ chính xác phân lớp</w:t>
        </w:r>
      </w:ins>
      <w:ins w:id="5082" w:author="John Tran" w:date="2015-12-26T11:07:00Z">
        <w:r>
          <w:t xml:space="preserve"> cảm xúc</w:t>
        </w:r>
      </w:ins>
      <w:ins w:id="5083" w:author="John Tran" w:date="2015-12-26T11:06:00Z">
        <w:r>
          <w:t>:</w:t>
        </w:r>
      </w:ins>
      <w:ins w:id="5084" w:author="John Tran" w:date="2015-12-26T11:07:00Z">
        <w:r>
          <w:t xml:space="preserve"> </w:t>
        </w:r>
      </w:ins>
    </w:p>
    <w:p w14:paraId="10C1514F" w14:textId="77777777" w:rsidR="005348BC" w:rsidRDefault="005348BC">
      <w:pPr>
        <w:spacing w:after="200" w:line="276" w:lineRule="auto"/>
        <w:jc w:val="left"/>
        <w:rPr>
          <w:ins w:id="5085" w:author="John Tran" w:date="2015-12-29T10:38:00Z"/>
          <w:rFonts w:cs="Times New Roman"/>
          <w:szCs w:val="26"/>
          <w:lang w:val="en-US"/>
        </w:rPr>
      </w:pPr>
      <w:ins w:id="5086" w:author="John Tran" w:date="2015-12-29T10:38:00Z">
        <w:r>
          <w:br w:type="page"/>
        </w:r>
      </w:ins>
    </w:p>
    <w:p w14:paraId="54374F94" w14:textId="77777777" w:rsidR="00FE6227" w:rsidRPr="00BD4EC0" w:rsidRDefault="00FE6227">
      <w:pPr>
        <w:pStyle w:val="ListParagraph"/>
        <w:ind w:left="990"/>
        <w:pPrChange w:id="5087" w:author="John Tran" w:date="2015-12-29T10:38:00Z">
          <w:pPr>
            <w:pStyle w:val="Heading3"/>
          </w:pPr>
        </w:pPrChange>
      </w:pPr>
    </w:p>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4"/>
        <w:gridCol w:w="1220"/>
        <w:gridCol w:w="1360"/>
        <w:gridCol w:w="1631"/>
      </w:tblGrid>
      <w:tr w:rsidR="00FD0E64" w:rsidRPr="001A1FB7" w14:paraId="36897DEE" w14:textId="63CD81F6" w:rsidTr="003C74AA">
        <w:trPr>
          <w:trHeight w:val="300"/>
          <w:jc w:val="center"/>
        </w:trPr>
        <w:tc>
          <w:tcPr>
            <w:tcW w:w="1184" w:type="dxa"/>
            <w:shd w:val="clear" w:color="auto" w:fill="B8CCE4" w:themeFill="accent1" w:themeFillTint="66"/>
            <w:noWrap/>
            <w:vAlign w:val="bottom"/>
            <w:hideMark/>
          </w:tcPr>
          <w:p w14:paraId="76DF1517" w14:textId="5B0C89B8" w:rsidR="00FD0E64" w:rsidRPr="00660B80" w:rsidRDefault="00660B80">
            <w:pPr>
              <w:spacing w:after="0"/>
              <w:jc w:val="center"/>
              <w:rPr>
                <w:rFonts w:eastAsia="Times New Roman" w:cs="Times New Roman"/>
                <w:b/>
                <w:szCs w:val="26"/>
                <w:lang w:val="en-US" w:eastAsia="ja-JP"/>
              </w:rPr>
              <w:pPrChange w:id="5088" w:author="John Tran" w:date="2015-12-29T10:37:00Z">
                <w:pPr>
                  <w:spacing w:after="0" w:line="240" w:lineRule="auto"/>
                  <w:jc w:val="center"/>
                </w:pPr>
              </w:pPrChange>
            </w:pPr>
            <w:r>
              <w:rPr>
                <w:rFonts w:eastAsia="Times New Roman" w:cs="Times New Roman"/>
                <w:b/>
                <w:szCs w:val="26"/>
                <w:lang w:val="en-US" w:eastAsia="ja-JP"/>
              </w:rPr>
              <w:t>Độ đo</w:t>
            </w:r>
          </w:p>
        </w:tc>
        <w:tc>
          <w:tcPr>
            <w:tcW w:w="1220" w:type="dxa"/>
            <w:shd w:val="clear" w:color="auto" w:fill="B8CCE4" w:themeFill="accent1" w:themeFillTint="66"/>
            <w:noWrap/>
            <w:vAlign w:val="bottom"/>
            <w:hideMark/>
          </w:tcPr>
          <w:p w14:paraId="6739144E" w14:textId="080BCFDE" w:rsidR="00FD0E64" w:rsidRPr="00660B80" w:rsidRDefault="00FD0E64">
            <w:pPr>
              <w:spacing w:after="0"/>
              <w:jc w:val="center"/>
              <w:rPr>
                <w:rFonts w:eastAsia="Times New Roman" w:cs="Times New Roman"/>
                <w:b/>
                <w:szCs w:val="26"/>
                <w:lang w:val="en-US" w:eastAsia="ja-JP"/>
              </w:rPr>
              <w:pPrChange w:id="5089" w:author="John Tran" w:date="2015-12-29T10:37:00Z">
                <w:pPr>
                  <w:spacing w:after="0" w:line="240" w:lineRule="auto"/>
                  <w:jc w:val="center"/>
                </w:pPr>
              </w:pPrChange>
            </w:pPr>
            <w:r w:rsidRPr="00660B80">
              <w:rPr>
                <w:rFonts w:eastAsia="Times New Roman" w:cs="Times New Roman"/>
                <w:b/>
                <w:szCs w:val="26"/>
                <w:lang w:val="en-US" w:eastAsia="ja-JP"/>
              </w:rPr>
              <w:t>Tiêu cực</w:t>
            </w:r>
          </w:p>
        </w:tc>
        <w:tc>
          <w:tcPr>
            <w:tcW w:w="1360" w:type="dxa"/>
            <w:shd w:val="clear" w:color="auto" w:fill="B8CCE4" w:themeFill="accent1" w:themeFillTint="66"/>
            <w:noWrap/>
            <w:vAlign w:val="bottom"/>
            <w:hideMark/>
          </w:tcPr>
          <w:p w14:paraId="13CCE568" w14:textId="2EBD3946" w:rsidR="00FD0E64" w:rsidRPr="00660B80" w:rsidRDefault="00FD0E64">
            <w:pPr>
              <w:spacing w:after="0"/>
              <w:jc w:val="center"/>
              <w:rPr>
                <w:rFonts w:eastAsia="Times New Roman" w:cs="Times New Roman"/>
                <w:b/>
                <w:szCs w:val="26"/>
                <w:lang w:val="en-US" w:eastAsia="ja-JP"/>
              </w:rPr>
              <w:pPrChange w:id="5090" w:author="John Tran" w:date="2015-12-29T10:37:00Z">
                <w:pPr>
                  <w:spacing w:after="0" w:line="240" w:lineRule="auto"/>
                  <w:jc w:val="center"/>
                </w:pPr>
              </w:pPrChange>
            </w:pPr>
            <w:r w:rsidRPr="00660B80">
              <w:rPr>
                <w:rFonts w:eastAsia="Times New Roman" w:cs="Times New Roman"/>
                <w:b/>
                <w:szCs w:val="26"/>
                <w:lang w:val="en-US" w:eastAsia="ja-JP"/>
              </w:rPr>
              <w:t>Tích cực</w:t>
            </w:r>
          </w:p>
        </w:tc>
        <w:tc>
          <w:tcPr>
            <w:tcW w:w="1631" w:type="dxa"/>
            <w:shd w:val="clear" w:color="auto" w:fill="B8CCE4" w:themeFill="accent1" w:themeFillTint="66"/>
            <w:vAlign w:val="bottom"/>
          </w:tcPr>
          <w:p w14:paraId="5DFFB374" w14:textId="4BFB8CAA" w:rsidR="00FD0E64" w:rsidRPr="00660B80" w:rsidRDefault="00FD0E64">
            <w:pPr>
              <w:spacing w:after="0"/>
              <w:jc w:val="center"/>
              <w:rPr>
                <w:rFonts w:ascii="Calibri" w:hAnsi="Calibri"/>
                <w:b/>
                <w:color w:val="000000"/>
                <w:sz w:val="22"/>
              </w:rPr>
              <w:pPrChange w:id="5091" w:author="John Tran" w:date="2015-12-29T10:37:00Z">
                <w:pPr>
                  <w:spacing w:after="0" w:line="240" w:lineRule="auto"/>
                  <w:jc w:val="center"/>
                </w:pPr>
              </w:pPrChange>
            </w:pPr>
            <w:r w:rsidRPr="00660B80">
              <w:rPr>
                <w:rFonts w:eastAsia="Times New Roman" w:cs="Times New Roman"/>
                <w:b/>
                <w:szCs w:val="26"/>
                <w:lang w:val="en-US" w:eastAsia="ja-JP"/>
              </w:rPr>
              <w:t>Trung bình hệ thống</w:t>
            </w:r>
          </w:p>
        </w:tc>
      </w:tr>
      <w:tr w:rsidR="00FD0E64" w:rsidRPr="001A1FB7" w14:paraId="54CAE5A9" w14:textId="196329A0" w:rsidTr="003C74AA">
        <w:trPr>
          <w:trHeight w:val="300"/>
          <w:jc w:val="center"/>
        </w:trPr>
        <w:tc>
          <w:tcPr>
            <w:tcW w:w="1184" w:type="dxa"/>
            <w:shd w:val="clear" w:color="auto" w:fill="auto"/>
            <w:noWrap/>
            <w:vAlign w:val="bottom"/>
            <w:hideMark/>
          </w:tcPr>
          <w:p w14:paraId="53B0E150" w14:textId="77777777" w:rsidR="00FD0E64" w:rsidRPr="001A1FB7" w:rsidRDefault="00FD0E64">
            <w:pPr>
              <w:spacing w:after="0"/>
              <w:rPr>
                <w:rFonts w:eastAsia="Times New Roman" w:cs="Times New Roman"/>
                <w:szCs w:val="26"/>
                <w:lang w:val="en-US" w:eastAsia="ja-JP"/>
              </w:rPr>
              <w:pPrChange w:id="5092" w:author="John Tran" w:date="2015-12-29T10:37:00Z">
                <w:pPr>
                  <w:spacing w:after="0" w:line="240" w:lineRule="auto"/>
                </w:pPr>
              </w:pPrChange>
            </w:pPr>
            <w:r w:rsidRPr="001A1FB7">
              <w:rPr>
                <w:rFonts w:eastAsia="Times New Roman" w:cs="Times New Roman"/>
                <w:szCs w:val="26"/>
                <w:lang w:val="en-US" w:eastAsia="ja-JP"/>
              </w:rPr>
              <w:t>Precision</w:t>
            </w:r>
          </w:p>
        </w:tc>
        <w:tc>
          <w:tcPr>
            <w:tcW w:w="1220" w:type="dxa"/>
            <w:shd w:val="clear" w:color="auto" w:fill="auto"/>
            <w:noWrap/>
            <w:vAlign w:val="bottom"/>
            <w:hideMark/>
          </w:tcPr>
          <w:p w14:paraId="43C08956" w14:textId="180EFD29" w:rsidR="00FD0E64" w:rsidRPr="001A1FB7" w:rsidRDefault="00FD0E64">
            <w:pPr>
              <w:spacing w:after="0"/>
              <w:jc w:val="center"/>
              <w:rPr>
                <w:rFonts w:eastAsia="Times New Roman" w:cs="Times New Roman"/>
                <w:szCs w:val="26"/>
                <w:lang w:val="en-US" w:eastAsia="ja-JP"/>
              </w:rPr>
              <w:pPrChange w:id="5093" w:author="John Tran" w:date="2015-12-29T10:37:00Z">
                <w:pPr>
                  <w:spacing w:after="0" w:line="240" w:lineRule="auto"/>
                  <w:jc w:val="center"/>
                </w:pPr>
              </w:pPrChange>
            </w:pPr>
            <w:r w:rsidRPr="001A1FB7">
              <w:rPr>
                <w:rFonts w:eastAsia="Times New Roman" w:cs="Times New Roman"/>
                <w:szCs w:val="26"/>
                <w:lang w:val="en-US" w:eastAsia="ja-JP"/>
              </w:rPr>
              <w:t>0.</w:t>
            </w:r>
            <w:ins w:id="5094" w:author="John Tran" w:date="2015-12-27T11:29:00Z">
              <w:r w:rsidR="00EA6DD3">
                <w:rPr>
                  <w:rFonts w:eastAsia="Times New Roman" w:cs="Times New Roman"/>
                  <w:szCs w:val="26"/>
                  <w:lang w:val="en-US" w:eastAsia="ja-JP"/>
                </w:rPr>
                <w:t>62</w:t>
              </w:r>
            </w:ins>
            <w:del w:id="5095" w:author="John Tran" w:date="2015-12-27T11:29:00Z">
              <w:r w:rsidRPr="001A1FB7" w:rsidDel="00EA6DD3">
                <w:rPr>
                  <w:rFonts w:eastAsia="Times New Roman" w:cs="Times New Roman"/>
                  <w:szCs w:val="26"/>
                  <w:lang w:val="en-US" w:eastAsia="ja-JP"/>
                </w:rPr>
                <w:delText>79</w:delText>
              </w:r>
            </w:del>
          </w:p>
        </w:tc>
        <w:tc>
          <w:tcPr>
            <w:tcW w:w="1360" w:type="dxa"/>
            <w:shd w:val="clear" w:color="auto" w:fill="auto"/>
            <w:noWrap/>
            <w:vAlign w:val="bottom"/>
            <w:hideMark/>
          </w:tcPr>
          <w:p w14:paraId="4C6188D3" w14:textId="16F30E0D" w:rsidR="00FD0E64" w:rsidRPr="001A1FB7" w:rsidRDefault="00FD0E64">
            <w:pPr>
              <w:spacing w:after="0"/>
              <w:jc w:val="center"/>
              <w:rPr>
                <w:rFonts w:eastAsia="Times New Roman" w:cs="Times New Roman"/>
                <w:szCs w:val="26"/>
                <w:lang w:val="en-US" w:eastAsia="ja-JP"/>
              </w:rPr>
              <w:pPrChange w:id="5096" w:author="John Tran" w:date="2015-12-29T10:37:00Z">
                <w:pPr>
                  <w:spacing w:after="0" w:line="240" w:lineRule="auto"/>
                  <w:jc w:val="center"/>
                </w:pPr>
              </w:pPrChange>
            </w:pPr>
            <w:r w:rsidRPr="001A1FB7">
              <w:rPr>
                <w:rFonts w:eastAsia="Times New Roman" w:cs="Times New Roman"/>
                <w:szCs w:val="26"/>
                <w:lang w:val="en-US" w:eastAsia="ja-JP"/>
              </w:rPr>
              <w:t>0.</w:t>
            </w:r>
            <w:ins w:id="5097" w:author="John Tran" w:date="2015-12-27T11:29:00Z">
              <w:r w:rsidR="00EA6DD3">
                <w:rPr>
                  <w:rFonts w:eastAsia="Times New Roman" w:cs="Times New Roman"/>
                  <w:szCs w:val="26"/>
                  <w:lang w:val="en-US" w:eastAsia="ja-JP"/>
                </w:rPr>
                <w:t>81</w:t>
              </w:r>
            </w:ins>
            <w:del w:id="5098" w:author="John Tran" w:date="2015-12-27T11:29:00Z">
              <w:r w:rsidRPr="001A1FB7" w:rsidDel="00EA6DD3">
                <w:rPr>
                  <w:rFonts w:eastAsia="Times New Roman" w:cs="Times New Roman"/>
                  <w:szCs w:val="26"/>
                  <w:lang w:val="en-US" w:eastAsia="ja-JP"/>
                </w:rPr>
                <w:delText>79</w:delText>
              </w:r>
            </w:del>
          </w:p>
        </w:tc>
        <w:tc>
          <w:tcPr>
            <w:tcW w:w="1631" w:type="dxa"/>
            <w:vAlign w:val="bottom"/>
          </w:tcPr>
          <w:p w14:paraId="0C40A017" w14:textId="718370F2" w:rsidR="00FD0E64" w:rsidRDefault="00FD0E64">
            <w:pPr>
              <w:spacing w:after="0"/>
              <w:jc w:val="center"/>
              <w:rPr>
                <w:rFonts w:ascii="Calibri" w:hAnsi="Calibri"/>
                <w:color w:val="000000"/>
                <w:sz w:val="22"/>
              </w:rPr>
              <w:pPrChange w:id="5099" w:author="John Tran" w:date="2015-12-29T10:37:00Z">
                <w:pPr>
                  <w:spacing w:after="0" w:line="240" w:lineRule="auto"/>
                  <w:jc w:val="center"/>
                </w:pPr>
              </w:pPrChange>
            </w:pPr>
            <w:r w:rsidRPr="003C74AA">
              <w:rPr>
                <w:rFonts w:eastAsia="Times New Roman" w:cs="Times New Roman"/>
                <w:szCs w:val="26"/>
                <w:lang w:val="en-US" w:eastAsia="ja-JP"/>
              </w:rPr>
              <w:t>0.7</w:t>
            </w:r>
            <w:ins w:id="5100" w:author="John Tran" w:date="2015-12-27T11:28:00Z">
              <w:r w:rsidR="00EA6DD3">
                <w:rPr>
                  <w:rFonts w:eastAsia="Times New Roman" w:cs="Times New Roman"/>
                  <w:szCs w:val="26"/>
                  <w:lang w:val="en-US" w:eastAsia="ja-JP"/>
                </w:rPr>
                <w:t>6</w:t>
              </w:r>
            </w:ins>
            <w:del w:id="5101" w:author="John Tran" w:date="2015-12-27T11:28:00Z">
              <w:r w:rsidRPr="003C74AA" w:rsidDel="00EA6DD3">
                <w:rPr>
                  <w:rFonts w:eastAsia="Times New Roman" w:cs="Times New Roman"/>
                  <w:szCs w:val="26"/>
                  <w:lang w:val="en-US" w:eastAsia="ja-JP"/>
                </w:rPr>
                <w:delText>9</w:delText>
              </w:r>
            </w:del>
          </w:p>
        </w:tc>
      </w:tr>
      <w:tr w:rsidR="00FD0E64" w:rsidRPr="001A1FB7" w14:paraId="62625406" w14:textId="648ECD1B" w:rsidTr="003C74AA">
        <w:trPr>
          <w:trHeight w:val="300"/>
          <w:jc w:val="center"/>
        </w:trPr>
        <w:tc>
          <w:tcPr>
            <w:tcW w:w="1184" w:type="dxa"/>
            <w:shd w:val="clear" w:color="auto" w:fill="auto"/>
            <w:noWrap/>
            <w:vAlign w:val="bottom"/>
            <w:hideMark/>
          </w:tcPr>
          <w:p w14:paraId="06D96A87" w14:textId="77777777" w:rsidR="00FD0E64" w:rsidRPr="001A1FB7" w:rsidRDefault="00FD0E64">
            <w:pPr>
              <w:spacing w:after="0"/>
              <w:jc w:val="center"/>
              <w:rPr>
                <w:rFonts w:eastAsia="Times New Roman" w:cs="Times New Roman"/>
                <w:szCs w:val="26"/>
                <w:lang w:val="en-US" w:eastAsia="ja-JP"/>
              </w:rPr>
              <w:pPrChange w:id="5102" w:author="John Tran" w:date="2015-12-29T10:37:00Z">
                <w:pPr>
                  <w:spacing w:after="0" w:line="240" w:lineRule="auto"/>
                  <w:jc w:val="center"/>
                </w:pPr>
              </w:pPrChange>
            </w:pPr>
            <w:r w:rsidRPr="001A1FB7">
              <w:rPr>
                <w:rFonts w:eastAsia="Times New Roman" w:cs="Times New Roman"/>
                <w:szCs w:val="26"/>
                <w:lang w:val="en-US" w:eastAsia="ja-JP"/>
              </w:rPr>
              <w:t>Recall</w:t>
            </w:r>
          </w:p>
        </w:tc>
        <w:tc>
          <w:tcPr>
            <w:tcW w:w="1220" w:type="dxa"/>
            <w:shd w:val="clear" w:color="auto" w:fill="auto"/>
            <w:noWrap/>
            <w:vAlign w:val="bottom"/>
            <w:hideMark/>
          </w:tcPr>
          <w:p w14:paraId="5DD86042" w14:textId="390DF0D0" w:rsidR="00FD0E64" w:rsidRPr="001A1FB7" w:rsidRDefault="00FD0E64">
            <w:pPr>
              <w:spacing w:after="0"/>
              <w:jc w:val="center"/>
              <w:rPr>
                <w:rFonts w:eastAsia="Times New Roman" w:cs="Times New Roman"/>
                <w:szCs w:val="26"/>
                <w:lang w:val="en-US" w:eastAsia="ja-JP"/>
              </w:rPr>
              <w:pPrChange w:id="5103" w:author="John Tran" w:date="2015-12-29T10:37:00Z">
                <w:pPr>
                  <w:spacing w:after="0" w:line="240" w:lineRule="auto"/>
                  <w:jc w:val="center"/>
                </w:pPr>
              </w:pPrChange>
            </w:pPr>
            <w:r w:rsidRPr="001A1FB7">
              <w:rPr>
                <w:rFonts w:eastAsia="Times New Roman" w:cs="Times New Roman"/>
                <w:szCs w:val="26"/>
                <w:lang w:val="en-US" w:eastAsia="ja-JP"/>
              </w:rPr>
              <w:t>0.7</w:t>
            </w:r>
            <w:ins w:id="5104" w:author="John Tran" w:date="2015-12-27T11:29:00Z">
              <w:r w:rsidR="00EA6DD3">
                <w:rPr>
                  <w:rFonts w:eastAsia="Times New Roman" w:cs="Times New Roman"/>
                  <w:szCs w:val="26"/>
                  <w:lang w:val="en-US" w:eastAsia="ja-JP"/>
                </w:rPr>
                <w:t>1</w:t>
              </w:r>
            </w:ins>
            <w:del w:id="5105" w:author="John Tran" w:date="2015-12-27T11:29:00Z">
              <w:r w:rsidRPr="001A1FB7" w:rsidDel="00EA6DD3">
                <w:rPr>
                  <w:rFonts w:eastAsia="Times New Roman" w:cs="Times New Roman"/>
                  <w:szCs w:val="26"/>
                  <w:lang w:val="en-US" w:eastAsia="ja-JP"/>
                </w:rPr>
                <w:delText>8</w:delText>
              </w:r>
            </w:del>
          </w:p>
        </w:tc>
        <w:tc>
          <w:tcPr>
            <w:tcW w:w="1360" w:type="dxa"/>
            <w:shd w:val="clear" w:color="auto" w:fill="auto"/>
            <w:noWrap/>
            <w:vAlign w:val="bottom"/>
            <w:hideMark/>
          </w:tcPr>
          <w:p w14:paraId="50F1AC0D" w14:textId="36176426" w:rsidR="00FD0E64" w:rsidRPr="001A1FB7" w:rsidRDefault="00FD0E64">
            <w:pPr>
              <w:spacing w:after="0"/>
              <w:jc w:val="center"/>
              <w:rPr>
                <w:rFonts w:eastAsia="Times New Roman" w:cs="Times New Roman"/>
                <w:szCs w:val="26"/>
                <w:lang w:val="en-US" w:eastAsia="ja-JP"/>
              </w:rPr>
              <w:pPrChange w:id="5106" w:author="John Tran" w:date="2015-12-29T10:37:00Z">
                <w:pPr>
                  <w:spacing w:after="0" w:line="240" w:lineRule="auto"/>
                  <w:jc w:val="center"/>
                </w:pPr>
              </w:pPrChange>
            </w:pPr>
            <w:r w:rsidRPr="001A1FB7">
              <w:rPr>
                <w:rFonts w:eastAsia="Times New Roman" w:cs="Times New Roman"/>
                <w:szCs w:val="26"/>
                <w:lang w:val="en-US" w:eastAsia="ja-JP"/>
              </w:rPr>
              <w:t>0.</w:t>
            </w:r>
            <w:ins w:id="5107" w:author="John Tran" w:date="2015-12-27T11:29:00Z">
              <w:r w:rsidR="00EA6DD3">
                <w:rPr>
                  <w:rFonts w:eastAsia="Times New Roman" w:cs="Times New Roman"/>
                  <w:szCs w:val="26"/>
                  <w:lang w:val="en-US" w:eastAsia="ja-JP"/>
                </w:rPr>
                <w:t>78</w:t>
              </w:r>
            </w:ins>
            <w:del w:id="5108" w:author="John Tran" w:date="2015-12-27T11:29:00Z">
              <w:r w:rsidRPr="001A1FB7" w:rsidDel="00EA6DD3">
                <w:rPr>
                  <w:rFonts w:eastAsia="Times New Roman" w:cs="Times New Roman"/>
                  <w:szCs w:val="26"/>
                  <w:lang w:val="en-US" w:eastAsia="ja-JP"/>
                </w:rPr>
                <w:delText>8</w:delText>
              </w:r>
            </w:del>
          </w:p>
        </w:tc>
        <w:tc>
          <w:tcPr>
            <w:tcW w:w="1631" w:type="dxa"/>
            <w:vAlign w:val="bottom"/>
          </w:tcPr>
          <w:p w14:paraId="555F62D8" w14:textId="2EFDECF1" w:rsidR="00FD0E64" w:rsidRDefault="00FD0E64">
            <w:pPr>
              <w:spacing w:after="0"/>
              <w:jc w:val="center"/>
              <w:rPr>
                <w:rFonts w:ascii="Calibri" w:hAnsi="Calibri"/>
                <w:color w:val="000000"/>
                <w:sz w:val="22"/>
              </w:rPr>
              <w:pPrChange w:id="5109" w:author="John Tran" w:date="2015-12-29T10:37:00Z">
                <w:pPr>
                  <w:spacing w:after="0" w:line="240" w:lineRule="auto"/>
                  <w:jc w:val="center"/>
                </w:pPr>
              </w:pPrChange>
            </w:pPr>
            <w:r w:rsidRPr="003C74AA">
              <w:rPr>
                <w:rFonts w:eastAsia="Times New Roman" w:cs="Times New Roman"/>
                <w:szCs w:val="26"/>
                <w:lang w:val="en-US" w:eastAsia="ja-JP"/>
              </w:rPr>
              <w:t>0.</w:t>
            </w:r>
            <w:ins w:id="5110" w:author="John Tran" w:date="2015-12-27T11:29:00Z">
              <w:r w:rsidR="00EA6DD3">
                <w:rPr>
                  <w:rFonts w:eastAsia="Times New Roman" w:cs="Times New Roman"/>
                  <w:szCs w:val="26"/>
                  <w:lang w:val="en-US" w:eastAsia="ja-JP"/>
                </w:rPr>
                <w:t>76</w:t>
              </w:r>
            </w:ins>
            <w:del w:id="5111" w:author="John Tran" w:date="2015-12-27T11:28:00Z">
              <w:r w:rsidRPr="003C74AA" w:rsidDel="00EA6DD3">
                <w:rPr>
                  <w:rFonts w:eastAsia="Times New Roman" w:cs="Times New Roman"/>
                  <w:szCs w:val="26"/>
                  <w:lang w:val="en-US" w:eastAsia="ja-JP"/>
                </w:rPr>
                <w:delText>79</w:delText>
              </w:r>
            </w:del>
          </w:p>
        </w:tc>
      </w:tr>
      <w:tr w:rsidR="00FD0E64" w:rsidRPr="001A1FB7" w14:paraId="4DE9F375" w14:textId="067F5033" w:rsidTr="003C74AA">
        <w:trPr>
          <w:trHeight w:val="300"/>
          <w:jc w:val="center"/>
        </w:trPr>
        <w:tc>
          <w:tcPr>
            <w:tcW w:w="1184" w:type="dxa"/>
            <w:shd w:val="clear" w:color="auto" w:fill="auto"/>
            <w:noWrap/>
            <w:vAlign w:val="bottom"/>
            <w:hideMark/>
          </w:tcPr>
          <w:p w14:paraId="713E5A32" w14:textId="77777777" w:rsidR="00FD0E64" w:rsidRPr="001A1FB7" w:rsidRDefault="00FD0E64">
            <w:pPr>
              <w:spacing w:after="0"/>
              <w:jc w:val="center"/>
              <w:rPr>
                <w:rFonts w:eastAsia="Times New Roman" w:cs="Times New Roman"/>
                <w:szCs w:val="26"/>
                <w:lang w:val="en-US" w:eastAsia="ja-JP"/>
              </w:rPr>
              <w:pPrChange w:id="5112" w:author="John Tran" w:date="2015-12-29T10:37:00Z">
                <w:pPr>
                  <w:spacing w:after="0" w:line="240" w:lineRule="auto"/>
                  <w:jc w:val="center"/>
                </w:pPr>
              </w:pPrChange>
            </w:pPr>
            <w:r w:rsidRPr="001A1FB7">
              <w:rPr>
                <w:rFonts w:eastAsia="Times New Roman" w:cs="Times New Roman"/>
                <w:szCs w:val="26"/>
                <w:lang w:val="en-US" w:eastAsia="ja-JP"/>
              </w:rPr>
              <w:t>F1 score</w:t>
            </w:r>
          </w:p>
        </w:tc>
        <w:tc>
          <w:tcPr>
            <w:tcW w:w="1220" w:type="dxa"/>
            <w:shd w:val="clear" w:color="auto" w:fill="auto"/>
            <w:noWrap/>
            <w:vAlign w:val="bottom"/>
            <w:hideMark/>
          </w:tcPr>
          <w:p w14:paraId="00171F36" w14:textId="618DEFEC" w:rsidR="00FD0E64" w:rsidRPr="001A1FB7" w:rsidRDefault="00FD0E64">
            <w:pPr>
              <w:spacing w:after="0"/>
              <w:jc w:val="center"/>
              <w:rPr>
                <w:rFonts w:eastAsia="Times New Roman" w:cs="Times New Roman"/>
                <w:szCs w:val="26"/>
                <w:lang w:val="en-US" w:eastAsia="ja-JP"/>
              </w:rPr>
              <w:pPrChange w:id="5113" w:author="John Tran" w:date="2015-12-29T10:37:00Z">
                <w:pPr>
                  <w:spacing w:after="0" w:line="240" w:lineRule="auto"/>
                  <w:jc w:val="center"/>
                </w:pPr>
              </w:pPrChange>
            </w:pPr>
            <w:r w:rsidRPr="001A1FB7">
              <w:rPr>
                <w:rFonts w:eastAsia="Times New Roman" w:cs="Times New Roman"/>
                <w:szCs w:val="26"/>
                <w:lang w:val="en-US" w:eastAsia="ja-JP"/>
              </w:rPr>
              <w:t>0.</w:t>
            </w:r>
            <w:ins w:id="5114" w:author="John Tran" w:date="2015-12-27T11:30:00Z">
              <w:r w:rsidR="00EA6DD3">
                <w:rPr>
                  <w:rFonts w:eastAsia="Times New Roman" w:cs="Times New Roman"/>
                  <w:szCs w:val="26"/>
                  <w:lang w:val="en-US" w:eastAsia="ja-JP"/>
                </w:rPr>
                <w:t>68</w:t>
              </w:r>
            </w:ins>
            <w:del w:id="5115" w:author="John Tran" w:date="2015-12-27T11:29:00Z">
              <w:r w:rsidRPr="001A1FB7" w:rsidDel="00EA6DD3">
                <w:rPr>
                  <w:rFonts w:eastAsia="Times New Roman" w:cs="Times New Roman"/>
                  <w:szCs w:val="26"/>
                  <w:lang w:val="en-US" w:eastAsia="ja-JP"/>
                </w:rPr>
                <w:delText>78</w:delText>
              </w:r>
            </w:del>
          </w:p>
        </w:tc>
        <w:tc>
          <w:tcPr>
            <w:tcW w:w="1360" w:type="dxa"/>
            <w:shd w:val="clear" w:color="auto" w:fill="auto"/>
            <w:noWrap/>
            <w:vAlign w:val="bottom"/>
            <w:hideMark/>
          </w:tcPr>
          <w:p w14:paraId="12151597" w14:textId="75FABE8D" w:rsidR="00FD0E64" w:rsidRPr="001A1FB7" w:rsidRDefault="00FD0E64">
            <w:pPr>
              <w:spacing w:after="0"/>
              <w:jc w:val="center"/>
              <w:rPr>
                <w:rFonts w:eastAsia="Times New Roman" w:cs="Times New Roman"/>
                <w:szCs w:val="26"/>
                <w:lang w:val="en-US" w:eastAsia="ja-JP"/>
              </w:rPr>
              <w:pPrChange w:id="5116" w:author="John Tran" w:date="2015-12-29T10:37:00Z">
                <w:pPr>
                  <w:spacing w:after="0" w:line="240" w:lineRule="auto"/>
                  <w:jc w:val="center"/>
                </w:pPr>
              </w:pPrChange>
            </w:pPr>
            <w:r w:rsidRPr="001A1FB7">
              <w:rPr>
                <w:rFonts w:eastAsia="Times New Roman" w:cs="Times New Roman"/>
                <w:szCs w:val="26"/>
                <w:lang w:val="en-US" w:eastAsia="ja-JP"/>
              </w:rPr>
              <w:t>0</w:t>
            </w:r>
            <w:ins w:id="5117" w:author="John Tran" w:date="2015-12-27T11:29:00Z">
              <w:r w:rsidR="00EA6DD3">
                <w:rPr>
                  <w:rFonts w:eastAsia="Times New Roman" w:cs="Times New Roman"/>
                  <w:szCs w:val="26"/>
                  <w:lang w:val="en-US" w:eastAsia="ja-JP"/>
                </w:rPr>
                <w:t>.79</w:t>
              </w:r>
            </w:ins>
            <w:del w:id="5118" w:author="John Tran" w:date="2015-12-27T11:29:00Z">
              <w:r w:rsidRPr="001A1FB7" w:rsidDel="00EA6DD3">
                <w:rPr>
                  <w:rFonts w:eastAsia="Times New Roman" w:cs="Times New Roman"/>
                  <w:szCs w:val="26"/>
                  <w:lang w:val="en-US" w:eastAsia="ja-JP"/>
                </w:rPr>
                <w:delText>.8</w:delText>
              </w:r>
            </w:del>
          </w:p>
        </w:tc>
        <w:tc>
          <w:tcPr>
            <w:tcW w:w="1631" w:type="dxa"/>
            <w:vAlign w:val="bottom"/>
          </w:tcPr>
          <w:p w14:paraId="5D347AE2" w14:textId="6FC822BE" w:rsidR="00FD0E64" w:rsidRDefault="00FD0E64">
            <w:pPr>
              <w:spacing w:after="0"/>
              <w:jc w:val="center"/>
              <w:rPr>
                <w:rFonts w:ascii="Calibri" w:hAnsi="Calibri"/>
                <w:color w:val="000000"/>
                <w:sz w:val="22"/>
              </w:rPr>
              <w:pPrChange w:id="5119" w:author="John Tran" w:date="2015-12-29T10:37:00Z">
                <w:pPr>
                  <w:spacing w:after="0" w:line="240" w:lineRule="auto"/>
                  <w:jc w:val="center"/>
                </w:pPr>
              </w:pPrChange>
            </w:pPr>
            <w:r w:rsidRPr="003C74AA">
              <w:rPr>
                <w:rFonts w:eastAsia="Times New Roman" w:cs="Times New Roman"/>
                <w:szCs w:val="26"/>
                <w:lang w:val="en-US" w:eastAsia="ja-JP"/>
              </w:rPr>
              <w:t>0.7</w:t>
            </w:r>
            <w:ins w:id="5120" w:author="John Tran" w:date="2015-12-27T11:29:00Z">
              <w:r w:rsidR="00EA6DD3">
                <w:rPr>
                  <w:rFonts w:eastAsia="Times New Roman" w:cs="Times New Roman"/>
                  <w:szCs w:val="26"/>
                  <w:lang w:val="en-US" w:eastAsia="ja-JP"/>
                </w:rPr>
                <w:t>6</w:t>
              </w:r>
            </w:ins>
            <w:del w:id="5121" w:author="John Tran" w:date="2015-12-27T11:29:00Z">
              <w:r w:rsidRPr="003C74AA" w:rsidDel="00EA6DD3">
                <w:rPr>
                  <w:rFonts w:eastAsia="Times New Roman" w:cs="Times New Roman"/>
                  <w:szCs w:val="26"/>
                  <w:lang w:val="en-US" w:eastAsia="ja-JP"/>
                </w:rPr>
                <w:delText>9</w:delText>
              </w:r>
            </w:del>
          </w:p>
        </w:tc>
      </w:tr>
    </w:tbl>
    <w:p w14:paraId="53FC2E87" w14:textId="77777777" w:rsidR="001A1FB7" w:rsidRDefault="001A1FB7">
      <w:pPr>
        <w:pStyle w:val="Ph3"/>
      </w:pPr>
    </w:p>
    <w:p w14:paraId="03BE03F4" w14:textId="141E1506" w:rsidR="00530563" w:rsidRDefault="00FD0E64">
      <w:pPr>
        <w:pStyle w:val="Ph3"/>
        <w:pPrChange w:id="5122" w:author="John Tran" w:date="2015-12-29T09:57:00Z">
          <w:pPr>
            <w:pStyle w:val="Ph3"/>
            <w:jc w:val="center"/>
          </w:pPr>
        </w:pPrChange>
      </w:pPr>
      <w:del w:id="5123" w:author="John Tran" w:date="2015-12-27T11:14:00Z">
        <w:r w:rsidDel="00F779FD">
          <w:rPr>
            <w:lang w:eastAsia="ja-JP"/>
          </w:rPr>
          <w:drawing>
            <wp:inline distT="0" distB="0" distL="0" distR="0" wp14:anchorId="3F290B45" wp14:editId="59BD5D5D">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del>
      <w:ins w:id="5124" w:author="John Tran" w:date="2015-12-27T11:15:00Z">
        <w:r w:rsidR="00F779FD">
          <w:rPr>
            <w:lang w:eastAsia="ja-JP"/>
          </w:rPr>
          <w:drawing>
            <wp:inline distT="0" distB="0" distL="0" distR="0" wp14:anchorId="611947D7" wp14:editId="48B73C82">
              <wp:extent cx="4933950" cy="2962275"/>
              <wp:effectExtent l="0" t="0" r="0"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ins>
    </w:p>
    <w:p w14:paraId="0088A0E3" w14:textId="50624599" w:rsidR="00FE6227" w:rsidRPr="002B0E2E" w:rsidRDefault="005E4321">
      <w:pPr>
        <w:jc w:val="center"/>
        <w:rPr>
          <w:ins w:id="5125" w:author="John Tran" w:date="2015-12-26T11:09:00Z"/>
        </w:rPr>
        <w:pPrChange w:id="5126" w:author="John Tran" w:date="2015-12-28T11:09:00Z">
          <w:pPr>
            <w:pStyle w:val="Ph3"/>
          </w:pPr>
        </w:pPrChange>
      </w:pPr>
      <w:bookmarkStart w:id="5127" w:name="OLE_LINK54"/>
      <w:bookmarkStart w:id="5128" w:name="OLE_LINK55"/>
      <w:bookmarkStart w:id="5129" w:name="OLE_LINK56"/>
      <w:del w:id="5130" w:author="John Tran" w:date="2015-12-29T10:32:00Z">
        <w:r w:rsidRPr="00BD4EC0" w:rsidDel="00044453">
          <w:delText>Biểu đ</w:delText>
        </w:r>
        <w:r w:rsidRPr="005B17B4" w:rsidDel="00044453">
          <w:delText>ồ</w:delText>
        </w:r>
      </w:del>
      <w:bookmarkStart w:id="5131" w:name="OLE_LINK57"/>
      <w:bookmarkStart w:id="5132" w:name="OLE_LINK58"/>
      <w:ins w:id="5133" w:author="John Tran" w:date="2015-12-29T10:32:00Z">
        <w:r w:rsidR="00044453">
          <w:rPr>
            <w:lang w:val="en-US"/>
          </w:rPr>
          <w:t xml:space="preserve">Hình </w:t>
        </w:r>
      </w:ins>
      <w:ins w:id="5134" w:author="John Tran" w:date="2015-12-29T10:33:00Z">
        <w:r w:rsidR="00044453">
          <w:rPr>
            <w:lang w:val="en-US"/>
          </w:rPr>
          <w:t>3.</w:t>
        </w:r>
      </w:ins>
      <w:bookmarkEnd w:id="5131"/>
      <w:bookmarkEnd w:id="5132"/>
      <w:ins w:id="5135" w:author="John Tran" w:date="2015-12-30T23:24:00Z">
        <w:r w:rsidR="00476071">
          <w:rPr>
            <w:lang w:val="en-US"/>
          </w:rPr>
          <w:t>1</w:t>
        </w:r>
      </w:ins>
      <w:ins w:id="5136" w:author="John Tran" w:date="2016-01-13T21:05:00Z">
        <w:r w:rsidR="00DF78CB">
          <w:rPr>
            <w:lang w:val="en-US"/>
          </w:rPr>
          <w:t>6</w:t>
        </w:r>
      </w:ins>
      <w:r w:rsidR="00DA2B6E" w:rsidRPr="00EE2BFF">
        <w:t>: Đánh giá</w:t>
      </w:r>
      <w:r w:rsidRPr="00EE2BFF">
        <w:t xml:space="preserve"> kết quả phân lớp</w:t>
      </w:r>
      <w:ins w:id="5137" w:author="John Tran" w:date="2015-12-26T11:07:00Z">
        <w:r w:rsidR="00FE6227">
          <w:rPr>
            <w:lang w:val="en-US"/>
          </w:rPr>
          <w:t xml:space="preserve"> vớ</w:t>
        </w:r>
        <w:r w:rsidR="00C84566">
          <w:rPr>
            <w:lang w:val="en-US"/>
          </w:rPr>
          <w:t>i TDL</w:t>
        </w:r>
        <w:r w:rsidR="00FE6227">
          <w:rPr>
            <w:lang w:val="en-US"/>
          </w:rPr>
          <w:t>1</w:t>
        </w:r>
      </w:ins>
    </w:p>
    <w:bookmarkEnd w:id="5127"/>
    <w:bookmarkEnd w:id="5128"/>
    <w:bookmarkEnd w:id="5129"/>
    <w:p w14:paraId="28B8F0C8" w14:textId="3858F220" w:rsidR="00FE6227" w:rsidRPr="004C30D2" w:rsidRDefault="00FE6227">
      <w:pPr>
        <w:ind w:left="630"/>
        <w:rPr>
          <w:ins w:id="5138" w:author="John Tran" w:date="2015-12-26T11:08:00Z"/>
        </w:rPr>
        <w:pPrChange w:id="5139" w:author="Thanh Thai Nguyen" w:date="2015-12-28T00:37:00Z">
          <w:pPr>
            <w:pStyle w:val="Ph3"/>
          </w:pPr>
        </w:pPrChange>
      </w:pPr>
      <w:ins w:id="5140" w:author="John Tran" w:date="2015-12-26T11:08:00Z">
        <w:r w:rsidRPr="0095418F">
          <w:rPr>
            <w:b/>
            <w:rPrChange w:id="5141" w:author="Thanh Thai Nguyen" w:date="2015-12-28T00:38:00Z">
              <w:rPr>
                <w:b w:val="0"/>
                <w:bCs w:val="0"/>
              </w:rPr>
            </w:rPrChange>
          </w:rPr>
          <w:t>Kết quả TDL2:</w:t>
        </w:r>
      </w:ins>
    </w:p>
    <w:p w14:paraId="59F9F442" w14:textId="28882110" w:rsidR="00FE6227" w:rsidRDefault="00FE6227">
      <w:pPr>
        <w:pStyle w:val="ListParagraph"/>
        <w:numPr>
          <w:ilvl w:val="0"/>
          <w:numId w:val="3"/>
        </w:numPr>
        <w:spacing w:line="360" w:lineRule="auto"/>
        <w:ind w:left="990"/>
        <w:rPr>
          <w:ins w:id="5142" w:author="John Tran" w:date="2015-12-26T11:08:00Z"/>
        </w:rPr>
        <w:pPrChange w:id="5143" w:author="John Tran" w:date="2016-01-04T21:43:00Z">
          <w:pPr>
            <w:pStyle w:val="ListParagraph"/>
            <w:numPr>
              <w:numId w:val="3"/>
            </w:numPr>
            <w:ind w:left="990" w:hanging="360"/>
          </w:pPr>
        </w:pPrChange>
      </w:pPr>
      <w:ins w:id="5144" w:author="John Tran" w:date="2015-12-26T11:08:00Z">
        <w:r>
          <w:t>Số lượng chủ đề:</w:t>
        </w:r>
      </w:ins>
      <w:ins w:id="5145" w:author="John Tran" w:date="2015-12-27T11:32:00Z">
        <w:r w:rsidR="00EA6DD3">
          <w:t xml:space="preserve"> 7 </w:t>
        </w:r>
      </w:ins>
    </w:p>
    <w:p w14:paraId="651C6C61" w14:textId="77777777" w:rsidR="00FE6227" w:rsidRPr="002800B0" w:rsidRDefault="00FE6227">
      <w:pPr>
        <w:pStyle w:val="ListParagraph"/>
        <w:numPr>
          <w:ilvl w:val="0"/>
          <w:numId w:val="3"/>
        </w:numPr>
        <w:spacing w:after="240" w:line="360" w:lineRule="auto"/>
        <w:ind w:left="994"/>
        <w:rPr>
          <w:ins w:id="5146" w:author="John Tran" w:date="2015-12-26T11:08:00Z"/>
        </w:rPr>
        <w:pPrChange w:id="5147" w:author="John Tran" w:date="2016-01-04T21:43:00Z">
          <w:pPr>
            <w:pStyle w:val="ListParagraph"/>
            <w:numPr>
              <w:numId w:val="3"/>
            </w:numPr>
            <w:ind w:left="990" w:hanging="360"/>
          </w:pPr>
        </w:pPrChange>
      </w:pPr>
      <w:ins w:id="5148" w:author="John Tran" w:date="2015-12-26T11:08:00Z">
        <w:r>
          <w:t xml:space="preserve">Độ chính xác phân lớp cảm xúc: </w:t>
        </w:r>
      </w:ins>
    </w:p>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4"/>
        <w:gridCol w:w="1220"/>
        <w:gridCol w:w="1360"/>
        <w:gridCol w:w="1631"/>
      </w:tblGrid>
      <w:tr w:rsidR="00FE6227" w:rsidRPr="001A1FB7" w14:paraId="3DDBB92C" w14:textId="77777777" w:rsidTr="003151BA">
        <w:trPr>
          <w:trHeight w:val="300"/>
          <w:jc w:val="center"/>
          <w:ins w:id="5149" w:author="John Tran" w:date="2015-12-26T11:08:00Z"/>
        </w:trPr>
        <w:tc>
          <w:tcPr>
            <w:tcW w:w="1184" w:type="dxa"/>
            <w:shd w:val="clear" w:color="auto" w:fill="B8CCE4" w:themeFill="accent1" w:themeFillTint="66"/>
            <w:noWrap/>
            <w:vAlign w:val="bottom"/>
            <w:hideMark/>
          </w:tcPr>
          <w:p w14:paraId="0E76AE5E" w14:textId="77777777" w:rsidR="00FE6227" w:rsidRPr="00660B80" w:rsidRDefault="00FE6227">
            <w:pPr>
              <w:spacing w:after="0"/>
              <w:jc w:val="center"/>
              <w:rPr>
                <w:ins w:id="5150" w:author="John Tran" w:date="2015-12-26T11:08:00Z"/>
                <w:rFonts w:eastAsia="Times New Roman" w:cs="Times New Roman"/>
                <w:b/>
                <w:szCs w:val="26"/>
                <w:lang w:val="en-US" w:eastAsia="ja-JP"/>
              </w:rPr>
              <w:pPrChange w:id="5151" w:author="John Tran" w:date="2015-12-29T10:36:00Z">
                <w:pPr>
                  <w:spacing w:after="0" w:line="240" w:lineRule="auto"/>
                  <w:jc w:val="center"/>
                </w:pPr>
              </w:pPrChange>
            </w:pPr>
            <w:ins w:id="5152" w:author="John Tran" w:date="2015-12-26T11:08:00Z">
              <w:r>
                <w:rPr>
                  <w:rFonts w:eastAsia="Times New Roman" w:cs="Times New Roman"/>
                  <w:b/>
                  <w:szCs w:val="26"/>
                  <w:lang w:val="en-US" w:eastAsia="ja-JP"/>
                </w:rPr>
                <w:t>Độ đo</w:t>
              </w:r>
            </w:ins>
          </w:p>
        </w:tc>
        <w:tc>
          <w:tcPr>
            <w:tcW w:w="1220" w:type="dxa"/>
            <w:shd w:val="clear" w:color="auto" w:fill="B8CCE4" w:themeFill="accent1" w:themeFillTint="66"/>
            <w:noWrap/>
            <w:vAlign w:val="bottom"/>
            <w:hideMark/>
          </w:tcPr>
          <w:p w14:paraId="7A0BF98D" w14:textId="77777777" w:rsidR="00FE6227" w:rsidRPr="00660B80" w:rsidRDefault="00FE6227">
            <w:pPr>
              <w:spacing w:after="0"/>
              <w:jc w:val="center"/>
              <w:rPr>
                <w:ins w:id="5153" w:author="John Tran" w:date="2015-12-26T11:08:00Z"/>
                <w:rFonts w:eastAsia="Times New Roman" w:cs="Times New Roman"/>
                <w:b/>
                <w:szCs w:val="26"/>
                <w:lang w:val="en-US" w:eastAsia="ja-JP"/>
              </w:rPr>
              <w:pPrChange w:id="5154" w:author="John Tran" w:date="2015-12-29T10:36:00Z">
                <w:pPr>
                  <w:spacing w:after="0" w:line="240" w:lineRule="auto"/>
                  <w:jc w:val="center"/>
                </w:pPr>
              </w:pPrChange>
            </w:pPr>
            <w:ins w:id="5155" w:author="John Tran" w:date="2015-12-26T11:08:00Z">
              <w:r w:rsidRPr="00660B80">
                <w:rPr>
                  <w:rFonts w:eastAsia="Times New Roman" w:cs="Times New Roman"/>
                  <w:b/>
                  <w:szCs w:val="26"/>
                  <w:lang w:val="en-US" w:eastAsia="ja-JP"/>
                </w:rPr>
                <w:t>Tiêu cực</w:t>
              </w:r>
            </w:ins>
          </w:p>
        </w:tc>
        <w:tc>
          <w:tcPr>
            <w:tcW w:w="1360" w:type="dxa"/>
            <w:shd w:val="clear" w:color="auto" w:fill="B8CCE4" w:themeFill="accent1" w:themeFillTint="66"/>
            <w:noWrap/>
            <w:vAlign w:val="bottom"/>
            <w:hideMark/>
          </w:tcPr>
          <w:p w14:paraId="38719946" w14:textId="77777777" w:rsidR="00FE6227" w:rsidRPr="00660B80" w:rsidRDefault="00FE6227">
            <w:pPr>
              <w:spacing w:after="0"/>
              <w:jc w:val="center"/>
              <w:rPr>
                <w:ins w:id="5156" w:author="John Tran" w:date="2015-12-26T11:08:00Z"/>
                <w:rFonts w:eastAsia="Times New Roman" w:cs="Times New Roman"/>
                <w:b/>
                <w:szCs w:val="26"/>
                <w:lang w:val="en-US" w:eastAsia="ja-JP"/>
              </w:rPr>
              <w:pPrChange w:id="5157" w:author="John Tran" w:date="2015-12-29T10:36:00Z">
                <w:pPr>
                  <w:spacing w:after="0" w:line="240" w:lineRule="auto"/>
                  <w:jc w:val="center"/>
                </w:pPr>
              </w:pPrChange>
            </w:pPr>
            <w:ins w:id="5158" w:author="John Tran" w:date="2015-12-26T11:08:00Z">
              <w:r w:rsidRPr="00660B80">
                <w:rPr>
                  <w:rFonts w:eastAsia="Times New Roman" w:cs="Times New Roman"/>
                  <w:b/>
                  <w:szCs w:val="26"/>
                  <w:lang w:val="en-US" w:eastAsia="ja-JP"/>
                </w:rPr>
                <w:t>Tích cực</w:t>
              </w:r>
            </w:ins>
          </w:p>
        </w:tc>
        <w:tc>
          <w:tcPr>
            <w:tcW w:w="1631" w:type="dxa"/>
            <w:shd w:val="clear" w:color="auto" w:fill="B8CCE4" w:themeFill="accent1" w:themeFillTint="66"/>
            <w:vAlign w:val="bottom"/>
          </w:tcPr>
          <w:p w14:paraId="7911E06D" w14:textId="77777777" w:rsidR="00FE6227" w:rsidRPr="00660B80" w:rsidRDefault="00FE6227">
            <w:pPr>
              <w:spacing w:after="0"/>
              <w:jc w:val="center"/>
              <w:rPr>
                <w:ins w:id="5159" w:author="John Tran" w:date="2015-12-26T11:08:00Z"/>
                <w:rFonts w:ascii="Calibri" w:hAnsi="Calibri"/>
                <w:b/>
                <w:color w:val="000000"/>
                <w:sz w:val="22"/>
              </w:rPr>
              <w:pPrChange w:id="5160" w:author="John Tran" w:date="2015-12-29T10:36:00Z">
                <w:pPr>
                  <w:spacing w:after="0" w:line="240" w:lineRule="auto"/>
                  <w:jc w:val="center"/>
                </w:pPr>
              </w:pPrChange>
            </w:pPr>
            <w:ins w:id="5161" w:author="John Tran" w:date="2015-12-26T11:08:00Z">
              <w:r w:rsidRPr="00660B80">
                <w:rPr>
                  <w:rFonts w:eastAsia="Times New Roman" w:cs="Times New Roman"/>
                  <w:b/>
                  <w:szCs w:val="26"/>
                  <w:lang w:val="en-US" w:eastAsia="ja-JP"/>
                </w:rPr>
                <w:t>Trung bình hệ thống</w:t>
              </w:r>
            </w:ins>
          </w:p>
        </w:tc>
      </w:tr>
      <w:tr w:rsidR="00FE6227" w:rsidRPr="001A1FB7" w14:paraId="53959294" w14:textId="77777777" w:rsidTr="003151BA">
        <w:trPr>
          <w:trHeight w:val="300"/>
          <w:jc w:val="center"/>
          <w:ins w:id="5162" w:author="John Tran" w:date="2015-12-26T11:08:00Z"/>
        </w:trPr>
        <w:tc>
          <w:tcPr>
            <w:tcW w:w="1184" w:type="dxa"/>
            <w:shd w:val="clear" w:color="auto" w:fill="auto"/>
            <w:noWrap/>
            <w:vAlign w:val="bottom"/>
            <w:hideMark/>
          </w:tcPr>
          <w:p w14:paraId="315BA553" w14:textId="77777777" w:rsidR="00FE6227" w:rsidRPr="001A1FB7" w:rsidRDefault="00FE6227">
            <w:pPr>
              <w:spacing w:after="0"/>
              <w:rPr>
                <w:ins w:id="5163" w:author="John Tran" w:date="2015-12-26T11:08:00Z"/>
                <w:rFonts w:eastAsia="Times New Roman" w:cs="Times New Roman"/>
                <w:szCs w:val="26"/>
                <w:lang w:val="en-US" w:eastAsia="ja-JP"/>
              </w:rPr>
              <w:pPrChange w:id="5164" w:author="John Tran" w:date="2015-12-29T10:36:00Z">
                <w:pPr>
                  <w:spacing w:after="0" w:line="240" w:lineRule="auto"/>
                </w:pPr>
              </w:pPrChange>
            </w:pPr>
            <w:ins w:id="5165" w:author="John Tran" w:date="2015-12-26T11:08:00Z">
              <w:r w:rsidRPr="001A1FB7">
                <w:rPr>
                  <w:rFonts w:eastAsia="Times New Roman" w:cs="Times New Roman"/>
                  <w:szCs w:val="26"/>
                  <w:lang w:val="en-US" w:eastAsia="ja-JP"/>
                </w:rPr>
                <w:t>Precision</w:t>
              </w:r>
            </w:ins>
          </w:p>
        </w:tc>
        <w:tc>
          <w:tcPr>
            <w:tcW w:w="1220" w:type="dxa"/>
            <w:shd w:val="clear" w:color="auto" w:fill="auto"/>
            <w:noWrap/>
            <w:vAlign w:val="bottom"/>
            <w:hideMark/>
          </w:tcPr>
          <w:p w14:paraId="23E240EA" w14:textId="5B2A03DF" w:rsidR="00FE6227" w:rsidRPr="001A1FB7" w:rsidRDefault="00FE6227">
            <w:pPr>
              <w:spacing w:after="0"/>
              <w:jc w:val="center"/>
              <w:rPr>
                <w:ins w:id="5166" w:author="John Tran" w:date="2015-12-26T11:08:00Z"/>
                <w:rFonts w:eastAsia="Times New Roman" w:cs="Times New Roman"/>
                <w:szCs w:val="26"/>
                <w:lang w:val="en-US" w:eastAsia="ja-JP"/>
              </w:rPr>
              <w:pPrChange w:id="5167" w:author="John Tran" w:date="2015-12-29T10:36:00Z">
                <w:pPr>
                  <w:spacing w:after="0" w:line="240" w:lineRule="auto"/>
                  <w:jc w:val="center"/>
                </w:pPr>
              </w:pPrChange>
            </w:pPr>
            <w:ins w:id="5168" w:author="John Tran" w:date="2015-12-26T11:08:00Z">
              <w:r w:rsidRPr="001A1FB7">
                <w:rPr>
                  <w:rFonts w:eastAsia="Times New Roman" w:cs="Times New Roman"/>
                  <w:szCs w:val="26"/>
                  <w:lang w:val="en-US" w:eastAsia="ja-JP"/>
                </w:rPr>
                <w:t>0.</w:t>
              </w:r>
            </w:ins>
            <w:ins w:id="5169" w:author="John Tran" w:date="2015-12-27T11:36:00Z">
              <w:r w:rsidR="00EA6DD3">
                <w:rPr>
                  <w:rFonts w:eastAsia="Times New Roman" w:cs="Times New Roman"/>
                  <w:szCs w:val="26"/>
                  <w:lang w:val="en-US" w:eastAsia="ja-JP"/>
                </w:rPr>
                <w:t>7</w:t>
              </w:r>
            </w:ins>
          </w:p>
        </w:tc>
        <w:tc>
          <w:tcPr>
            <w:tcW w:w="1360" w:type="dxa"/>
            <w:shd w:val="clear" w:color="auto" w:fill="auto"/>
            <w:noWrap/>
            <w:vAlign w:val="bottom"/>
            <w:hideMark/>
          </w:tcPr>
          <w:p w14:paraId="39E109BB" w14:textId="0D442EE7" w:rsidR="00FE6227" w:rsidRPr="001A1FB7" w:rsidRDefault="00FE6227">
            <w:pPr>
              <w:spacing w:after="0"/>
              <w:jc w:val="center"/>
              <w:rPr>
                <w:ins w:id="5170" w:author="John Tran" w:date="2015-12-26T11:08:00Z"/>
                <w:rFonts w:eastAsia="Times New Roman" w:cs="Times New Roman"/>
                <w:szCs w:val="26"/>
                <w:lang w:val="en-US" w:eastAsia="ja-JP"/>
              </w:rPr>
              <w:pPrChange w:id="5171" w:author="John Tran" w:date="2015-12-29T10:36:00Z">
                <w:pPr>
                  <w:spacing w:after="0" w:line="240" w:lineRule="auto"/>
                  <w:jc w:val="center"/>
                </w:pPr>
              </w:pPrChange>
            </w:pPr>
            <w:ins w:id="5172" w:author="John Tran" w:date="2015-12-26T11:08:00Z">
              <w:r w:rsidRPr="001A1FB7">
                <w:rPr>
                  <w:rFonts w:eastAsia="Times New Roman" w:cs="Times New Roman"/>
                  <w:szCs w:val="26"/>
                  <w:lang w:val="en-US" w:eastAsia="ja-JP"/>
                </w:rPr>
                <w:t>0.</w:t>
              </w:r>
            </w:ins>
            <w:ins w:id="5173" w:author="John Tran" w:date="2015-12-27T11:35:00Z">
              <w:r w:rsidR="00EA6DD3">
                <w:rPr>
                  <w:rFonts w:eastAsia="Times New Roman" w:cs="Times New Roman"/>
                  <w:szCs w:val="26"/>
                  <w:lang w:val="en-US" w:eastAsia="ja-JP"/>
                </w:rPr>
                <w:t>65</w:t>
              </w:r>
            </w:ins>
          </w:p>
        </w:tc>
        <w:tc>
          <w:tcPr>
            <w:tcW w:w="1631" w:type="dxa"/>
            <w:vAlign w:val="bottom"/>
          </w:tcPr>
          <w:p w14:paraId="093F11AB" w14:textId="1308DF5B" w:rsidR="00FE6227" w:rsidRDefault="00FE6227">
            <w:pPr>
              <w:spacing w:after="0"/>
              <w:jc w:val="center"/>
              <w:rPr>
                <w:ins w:id="5174" w:author="John Tran" w:date="2015-12-26T11:08:00Z"/>
                <w:rFonts w:ascii="Calibri" w:hAnsi="Calibri"/>
                <w:color w:val="000000"/>
                <w:sz w:val="22"/>
              </w:rPr>
              <w:pPrChange w:id="5175" w:author="John Tran" w:date="2015-12-29T10:36:00Z">
                <w:pPr>
                  <w:spacing w:after="0" w:line="240" w:lineRule="auto"/>
                  <w:jc w:val="center"/>
                </w:pPr>
              </w:pPrChange>
            </w:pPr>
            <w:ins w:id="5176" w:author="John Tran" w:date="2015-12-26T11:08:00Z">
              <w:r w:rsidRPr="003C74AA">
                <w:rPr>
                  <w:rFonts w:eastAsia="Times New Roman" w:cs="Times New Roman"/>
                  <w:szCs w:val="26"/>
                  <w:lang w:val="en-US" w:eastAsia="ja-JP"/>
                </w:rPr>
                <w:t>0.</w:t>
              </w:r>
            </w:ins>
            <w:ins w:id="5177" w:author="John Tran" w:date="2015-12-27T11:36:00Z">
              <w:r w:rsidR="00EA6DD3">
                <w:rPr>
                  <w:rFonts w:eastAsia="Times New Roman" w:cs="Times New Roman"/>
                  <w:szCs w:val="26"/>
                  <w:lang w:val="en-US" w:eastAsia="ja-JP"/>
                </w:rPr>
                <w:t>68</w:t>
              </w:r>
            </w:ins>
          </w:p>
        </w:tc>
      </w:tr>
      <w:tr w:rsidR="00FE6227" w:rsidRPr="001A1FB7" w14:paraId="2A111832" w14:textId="77777777" w:rsidTr="003151BA">
        <w:trPr>
          <w:trHeight w:val="300"/>
          <w:jc w:val="center"/>
          <w:ins w:id="5178" w:author="John Tran" w:date="2015-12-26T11:08:00Z"/>
        </w:trPr>
        <w:tc>
          <w:tcPr>
            <w:tcW w:w="1184" w:type="dxa"/>
            <w:shd w:val="clear" w:color="auto" w:fill="auto"/>
            <w:noWrap/>
            <w:vAlign w:val="bottom"/>
            <w:hideMark/>
          </w:tcPr>
          <w:p w14:paraId="2C252038" w14:textId="77777777" w:rsidR="00FE6227" w:rsidRPr="001A1FB7" w:rsidRDefault="00FE6227">
            <w:pPr>
              <w:spacing w:after="0"/>
              <w:jc w:val="center"/>
              <w:rPr>
                <w:ins w:id="5179" w:author="John Tran" w:date="2015-12-26T11:08:00Z"/>
                <w:rFonts w:eastAsia="Times New Roman" w:cs="Times New Roman"/>
                <w:szCs w:val="26"/>
                <w:lang w:val="en-US" w:eastAsia="ja-JP"/>
              </w:rPr>
              <w:pPrChange w:id="5180" w:author="John Tran" w:date="2015-12-29T10:36:00Z">
                <w:pPr>
                  <w:spacing w:after="0" w:line="240" w:lineRule="auto"/>
                  <w:jc w:val="center"/>
                </w:pPr>
              </w:pPrChange>
            </w:pPr>
            <w:ins w:id="5181" w:author="John Tran" w:date="2015-12-26T11:08:00Z">
              <w:r w:rsidRPr="001A1FB7">
                <w:rPr>
                  <w:rFonts w:eastAsia="Times New Roman" w:cs="Times New Roman"/>
                  <w:szCs w:val="26"/>
                  <w:lang w:val="en-US" w:eastAsia="ja-JP"/>
                </w:rPr>
                <w:t>Recall</w:t>
              </w:r>
            </w:ins>
          </w:p>
        </w:tc>
        <w:tc>
          <w:tcPr>
            <w:tcW w:w="1220" w:type="dxa"/>
            <w:shd w:val="clear" w:color="auto" w:fill="auto"/>
            <w:noWrap/>
            <w:vAlign w:val="bottom"/>
            <w:hideMark/>
          </w:tcPr>
          <w:p w14:paraId="2751BFC4" w14:textId="68AD077E" w:rsidR="00FE6227" w:rsidRPr="001A1FB7" w:rsidRDefault="00FE6227">
            <w:pPr>
              <w:spacing w:after="0"/>
              <w:jc w:val="center"/>
              <w:rPr>
                <w:ins w:id="5182" w:author="John Tran" w:date="2015-12-26T11:08:00Z"/>
                <w:rFonts w:eastAsia="Times New Roman" w:cs="Times New Roman"/>
                <w:szCs w:val="26"/>
                <w:lang w:val="en-US" w:eastAsia="ja-JP"/>
              </w:rPr>
              <w:pPrChange w:id="5183" w:author="John Tran" w:date="2015-12-29T10:36:00Z">
                <w:pPr>
                  <w:spacing w:after="0" w:line="240" w:lineRule="auto"/>
                  <w:jc w:val="center"/>
                </w:pPr>
              </w:pPrChange>
            </w:pPr>
            <w:ins w:id="5184" w:author="John Tran" w:date="2015-12-26T11:08:00Z">
              <w:r w:rsidRPr="001A1FB7">
                <w:rPr>
                  <w:rFonts w:eastAsia="Times New Roman" w:cs="Times New Roman"/>
                  <w:szCs w:val="26"/>
                  <w:lang w:val="en-US" w:eastAsia="ja-JP"/>
                </w:rPr>
                <w:t>0.</w:t>
              </w:r>
            </w:ins>
            <w:ins w:id="5185" w:author="John Tran" w:date="2015-12-27T11:36:00Z">
              <w:r w:rsidR="00EA6DD3">
                <w:rPr>
                  <w:rFonts w:eastAsia="Times New Roman" w:cs="Times New Roman"/>
                  <w:szCs w:val="26"/>
                  <w:lang w:val="en-US" w:eastAsia="ja-JP"/>
                </w:rPr>
                <w:t>62</w:t>
              </w:r>
            </w:ins>
          </w:p>
        </w:tc>
        <w:tc>
          <w:tcPr>
            <w:tcW w:w="1360" w:type="dxa"/>
            <w:shd w:val="clear" w:color="auto" w:fill="auto"/>
            <w:noWrap/>
            <w:vAlign w:val="bottom"/>
            <w:hideMark/>
          </w:tcPr>
          <w:p w14:paraId="06367742" w14:textId="049448ED" w:rsidR="00FE6227" w:rsidRPr="001A1FB7" w:rsidRDefault="00EA6DD3">
            <w:pPr>
              <w:spacing w:after="0"/>
              <w:jc w:val="center"/>
              <w:rPr>
                <w:ins w:id="5186" w:author="John Tran" w:date="2015-12-26T11:08:00Z"/>
                <w:rFonts w:eastAsia="Times New Roman" w:cs="Times New Roman"/>
                <w:szCs w:val="26"/>
                <w:lang w:val="en-US" w:eastAsia="ja-JP"/>
              </w:rPr>
              <w:pPrChange w:id="5187" w:author="John Tran" w:date="2015-12-29T10:36:00Z">
                <w:pPr>
                  <w:spacing w:after="0" w:line="240" w:lineRule="auto"/>
                  <w:jc w:val="center"/>
                </w:pPr>
              </w:pPrChange>
            </w:pPr>
            <w:ins w:id="5188" w:author="John Tran" w:date="2015-12-26T11:08:00Z">
              <w:r>
                <w:rPr>
                  <w:rFonts w:eastAsia="Times New Roman" w:cs="Times New Roman"/>
                  <w:szCs w:val="26"/>
                  <w:lang w:val="en-US" w:eastAsia="ja-JP"/>
                </w:rPr>
                <w:t>0.</w:t>
              </w:r>
            </w:ins>
            <w:ins w:id="5189" w:author="John Tran" w:date="2015-12-27T11:35:00Z">
              <w:r>
                <w:rPr>
                  <w:rFonts w:eastAsia="Times New Roman" w:cs="Times New Roman"/>
                  <w:szCs w:val="26"/>
                  <w:lang w:val="en-US" w:eastAsia="ja-JP"/>
                </w:rPr>
                <w:t>74</w:t>
              </w:r>
            </w:ins>
          </w:p>
        </w:tc>
        <w:tc>
          <w:tcPr>
            <w:tcW w:w="1631" w:type="dxa"/>
            <w:vAlign w:val="bottom"/>
          </w:tcPr>
          <w:p w14:paraId="7289C32A" w14:textId="5E5C510F" w:rsidR="00FE6227" w:rsidRDefault="00EA6DD3">
            <w:pPr>
              <w:spacing w:after="0"/>
              <w:jc w:val="center"/>
              <w:rPr>
                <w:ins w:id="5190" w:author="John Tran" w:date="2015-12-26T11:08:00Z"/>
                <w:rFonts w:ascii="Calibri" w:hAnsi="Calibri"/>
                <w:color w:val="000000"/>
                <w:sz w:val="22"/>
              </w:rPr>
              <w:pPrChange w:id="5191" w:author="John Tran" w:date="2015-12-29T10:36:00Z">
                <w:pPr>
                  <w:spacing w:after="0" w:line="240" w:lineRule="auto"/>
                  <w:jc w:val="center"/>
                </w:pPr>
              </w:pPrChange>
            </w:pPr>
            <w:ins w:id="5192" w:author="John Tran" w:date="2015-12-26T11:08:00Z">
              <w:r>
                <w:rPr>
                  <w:rFonts w:eastAsia="Times New Roman" w:cs="Times New Roman"/>
                  <w:szCs w:val="26"/>
                  <w:lang w:val="en-US" w:eastAsia="ja-JP"/>
                </w:rPr>
                <w:t>0.</w:t>
              </w:r>
            </w:ins>
            <w:ins w:id="5193" w:author="John Tran" w:date="2015-12-27T11:36:00Z">
              <w:r>
                <w:rPr>
                  <w:rFonts w:eastAsia="Times New Roman" w:cs="Times New Roman"/>
                  <w:szCs w:val="26"/>
                  <w:lang w:val="en-US" w:eastAsia="ja-JP"/>
                </w:rPr>
                <w:t>68</w:t>
              </w:r>
            </w:ins>
          </w:p>
        </w:tc>
      </w:tr>
      <w:tr w:rsidR="00FE6227" w:rsidRPr="001A1FB7" w14:paraId="71D03895" w14:textId="77777777" w:rsidTr="003151BA">
        <w:trPr>
          <w:trHeight w:val="300"/>
          <w:jc w:val="center"/>
          <w:ins w:id="5194" w:author="John Tran" w:date="2015-12-26T11:08:00Z"/>
        </w:trPr>
        <w:tc>
          <w:tcPr>
            <w:tcW w:w="1184" w:type="dxa"/>
            <w:shd w:val="clear" w:color="auto" w:fill="auto"/>
            <w:noWrap/>
            <w:vAlign w:val="bottom"/>
            <w:hideMark/>
          </w:tcPr>
          <w:p w14:paraId="6CDA0C67" w14:textId="77777777" w:rsidR="00FE6227" w:rsidRPr="001A1FB7" w:rsidRDefault="00FE6227">
            <w:pPr>
              <w:spacing w:after="0"/>
              <w:jc w:val="center"/>
              <w:rPr>
                <w:ins w:id="5195" w:author="John Tran" w:date="2015-12-26T11:08:00Z"/>
                <w:rFonts w:eastAsia="Times New Roman" w:cs="Times New Roman"/>
                <w:szCs w:val="26"/>
                <w:lang w:val="en-US" w:eastAsia="ja-JP"/>
              </w:rPr>
              <w:pPrChange w:id="5196" w:author="John Tran" w:date="2015-12-29T10:36:00Z">
                <w:pPr>
                  <w:spacing w:after="0" w:line="240" w:lineRule="auto"/>
                  <w:jc w:val="center"/>
                </w:pPr>
              </w:pPrChange>
            </w:pPr>
            <w:ins w:id="5197" w:author="John Tran" w:date="2015-12-26T11:08:00Z">
              <w:r w:rsidRPr="001A1FB7">
                <w:rPr>
                  <w:rFonts w:eastAsia="Times New Roman" w:cs="Times New Roman"/>
                  <w:szCs w:val="26"/>
                  <w:lang w:val="en-US" w:eastAsia="ja-JP"/>
                </w:rPr>
                <w:t>F1 score</w:t>
              </w:r>
            </w:ins>
          </w:p>
        </w:tc>
        <w:tc>
          <w:tcPr>
            <w:tcW w:w="1220" w:type="dxa"/>
            <w:shd w:val="clear" w:color="auto" w:fill="auto"/>
            <w:noWrap/>
            <w:vAlign w:val="bottom"/>
            <w:hideMark/>
          </w:tcPr>
          <w:p w14:paraId="041ACE3F" w14:textId="65698B04" w:rsidR="00FE6227" w:rsidRPr="001A1FB7" w:rsidRDefault="00EA6DD3">
            <w:pPr>
              <w:spacing w:after="0"/>
              <w:jc w:val="center"/>
              <w:rPr>
                <w:ins w:id="5198" w:author="John Tran" w:date="2015-12-26T11:08:00Z"/>
                <w:rFonts w:eastAsia="Times New Roman" w:cs="Times New Roman"/>
                <w:szCs w:val="26"/>
                <w:lang w:val="en-US" w:eastAsia="ja-JP"/>
              </w:rPr>
              <w:pPrChange w:id="5199" w:author="John Tran" w:date="2015-12-29T10:36:00Z">
                <w:pPr>
                  <w:spacing w:after="0" w:line="240" w:lineRule="auto"/>
                  <w:jc w:val="center"/>
                </w:pPr>
              </w:pPrChange>
            </w:pPr>
            <w:ins w:id="5200" w:author="John Tran" w:date="2015-12-26T11:08:00Z">
              <w:r>
                <w:rPr>
                  <w:rFonts w:eastAsia="Times New Roman" w:cs="Times New Roman"/>
                  <w:szCs w:val="26"/>
                  <w:lang w:val="en-US" w:eastAsia="ja-JP"/>
                </w:rPr>
                <w:t>0.</w:t>
              </w:r>
            </w:ins>
            <w:ins w:id="5201" w:author="John Tran" w:date="2015-12-27T11:36:00Z">
              <w:r>
                <w:rPr>
                  <w:rFonts w:eastAsia="Times New Roman" w:cs="Times New Roman"/>
                  <w:szCs w:val="26"/>
                  <w:lang w:val="en-US" w:eastAsia="ja-JP"/>
                </w:rPr>
                <w:t>65</w:t>
              </w:r>
            </w:ins>
          </w:p>
        </w:tc>
        <w:tc>
          <w:tcPr>
            <w:tcW w:w="1360" w:type="dxa"/>
            <w:shd w:val="clear" w:color="auto" w:fill="auto"/>
            <w:noWrap/>
            <w:vAlign w:val="bottom"/>
            <w:hideMark/>
          </w:tcPr>
          <w:p w14:paraId="1367000F" w14:textId="0FD21D3C" w:rsidR="00FE6227" w:rsidRPr="001A1FB7" w:rsidRDefault="00EA6DD3">
            <w:pPr>
              <w:spacing w:after="0"/>
              <w:jc w:val="center"/>
              <w:rPr>
                <w:ins w:id="5202" w:author="John Tran" w:date="2015-12-26T11:08:00Z"/>
                <w:rFonts w:eastAsia="Times New Roman" w:cs="Times New Roman"/>
                <w:szCs w:val="26"/>
                <w:lang w:val="en-US" w:eastAsia="ja-JP"/>
              </w:rPr>
              <w:pPrChange w:id="5203" w:author="John Tran" w:date="2015-12-29T10:36:00Z">
                <w:pPr>
                  <w:spacing w:after="0" w:line="240" w:lineRule="auto"/>
                  <w:jc w:val="center"/>
                </w:pPr>
              </w:pPrChange>
            </w:pPr>
            <w:ins w:id="5204" w:author="John Tran" w:date="2015-12-26T11:08:00Z">
              <w:r>
                <w:rPr>
                  <w:rFonts w:eastAsia="Times New Roman" w:cs="Times New Roman"/>
                  <w:szCs w:val="26"/>
                  <w:lang w:val="en-US" w:eastAsia="ja-JP"/>
                </w:rPr>
                <w:t>0.</w:t>
              </w:r>
            </w:ins>
            <w:ins w:id="5205" w:author="John Tran" w:date="2015-12-27T11:35:00Z">
              <w:r>
                <w:rPr>
                  <w:rFonts w:eastAsia="Times New Roman" w:cs="Times New Roman"/>
                  <w:szCs w:val="26"/>
                  <w:lang w:val="en-US" w:eastAsia="ja-JP"/>
                </w:rPr>
                <w:t>7</w:t>
              </w:r>
            </w:ins>
          </w:p>
        </w:tc>
        <w:tc>
          <w:tcPr>
            <w:tcW w:w="1631" w:type="dxa"/>
            <w:vAlign w:val="bottom"/>
          </w:tcPr>
          <w:p w14:paraId="717A09A0" w14:textId="3293CDC9" w:rsidR="00FE6227" w:rsidRDefault="00EA6DD3">
            <w:pPr>
              <w:spacing w:after="0"/>
              <w:jc w:val="center"/>
              <w:rPr>
                <w:ins w:id="5206" w:author="John Tran" w:date="2015-12-26T11:08:00Z"/>
                <w:rFonts w:ascii="Calibri" w:hAnsi="Calibri"/>
                <w:color w:val="000000"/>
                <w:sz w:val="22"/>
              </w:rPr>
              <w:pPrChange w:id="5207" w:author="John Tran" w:date="2015-12-29T10:36:00Z">
                <w:pPr>
                  <w:spacing w:after="0" w:line="240" w:lineRule="auto"/>
                  <w:jc w:val="center"/>
                </w:pPr>
              </w:pPrChange>
            </w:pPr>
            <w:ins w:id="5208" w:author="John Tran" w:date="2015-12-26T11:08:00Z">
              <w:r>
                <w:rPr>
                  <w:rFonts w:eastAsia="Times New Roman" w:cs="Times New Roman"/>
                  <w:szCs w:val="26"/>
                  <w:lang w:val="en-US" w:eastAsia="ja-JP"/>
                </w:rPr>
                <w:t>0.</w:t>
              </w:r>
            </w:ins>
            <w:ins w:id="5209" w:author="John Tran" w:date="2015-12-27T11:36:00Z">
              <w:r>
                <w:rPr>
                  <w:rFonts w:eastAsia="Times New Roman" w:cs="Times New Roman"/>
                  <w:szCs w:val="26"/>
                  <w:lang w:val="en-US" w:eastAsia="ja-JP"/>
                </w:rPr>
                <w:t>68</w:t>
              </w:r>
            </w:ins>
          </w:p>
        </w:tc>
      </w:tr>
    </w:tbl>
    <w:p w14:paraId="5C1796E6" w14:textId="77777777" w:rsidR="00FE6227" w:rsidRDefault="00FE6227">
      <w:pPr>
        <w:pStyle w:val="Ph3"/>
        <w:rPr>
          <w:ins w:id="5210" w:author="John Tran" w:date="2015-12-26T11:08:00Z"/>
        </w:rPr>
      </w:pPr>
    </w:p>
    <w:p w14:paraId="1004EF9E" w14:textId="3A7076C2" w:rsidR="00FE6227" w:rsidRDefault="00EA6DD3">
      <w:pPr>
        <w:ind w:left="270"/>
        <w:jc w:val="center"/>
        <w:rPr>
          <w:ins w:id="5211" w:author="John Tran" w:date="2015-12-26T11:08:00Z"/>
        </w:rPr>
        <w:pPrChange w:id="5212" w:author="John Tran" w:date="2015-12-27T11:34:00Z">
          <w:pPr>
            <w:pStyle w:val="Ph3"/>
          </w:pPr>
        </w:pPrChange>
      </w:pPr>
      <w:ins w:id="5213" w:author="John Tran" w:date="2015-12-27T11:34:00Z">
        <w:r>
          <w:rPr>
            <w:noProof/>
            <w:lang w:val="en-US" w:eastAsia="ja-JP"/>
          </w:rPr>
          <w:drawing>
            <wp:inline distT="0" distB="0" distL="0" distR="0" wp14:anchorId="0788C320" wp14:editId="6772969E">
              <wp:extent cx="4933950" cy="2962275"/>
              <wp:effectExtent l="0" t="0" r="0" b="9525"/>
              <wp:docPr id="43008" name="Chart 4300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ins>
    </w:p>
    <w:p w14:paraId="11352732" w14:textId="7D1CCCCE" w:rsidR="00FE6227" w:rsidRPr="00375A46" w:rsidRDefault="00044453">
      <w:pPr>
        <w:jc w:val="center"/>
        <w:rPr>
          <w:ins w:id="5214" w:author="John Tran" w:date="2015-12-26T11:08:00Z"/>
          <w:rPrChange w:id="5215" w:author="John Tran" w:date="2015-12-27T11:46:00Z">
            <w:rPr>
              <w:ins w:id="5216" w:author="John Tran" w:date="2015-12-26T11:08:00Z"/>
              <w:lang w:val="en-US"/>
            </w:rPr>
          </w:rPrChange>
        </w:rPr>
      </w:pPr>
      <w:bookmarkStart w:id="5217" w:name="OLE_LINK59"/>
      <w:bookmarkStart w:id="5218" w:name="OLE_LINK60"/>
      <w:bookmarkStart w:id="5219" w:name="OLE_LINK61"/>
      <w:ins w:id="5220" w:author="John Tran" w:date="2015-12-29T10:33:00Z">
        <w:r w:rsidRPr="004C30D2">
          <w:rPr>
            <w:rPrChange w:id="5221" w:author="John Tran" w:date="2015-12-30T09:31:00Z">
              <w:rPr>
                <w:lang w:val="en-US"/>
              </w:rPr>
            </w:rPrChange>
          </w:rPr>
          <w:t>Hình 3.</w:t>
        </w:r>
      </w:ins>
      <w:ins w:id="5222" w:author="John Tran" w:date="2015-12-30T23:24:00Z">
        <w:r w:rsidR="00476071" w:rsidRPr="00476071">
          <w:rPr>
            <w:rPrChange w:id="5223" w:author="John Tran" w:date="2015-12-30T23:24:00Z">
              <w:rPr>
                <w:lang w:val="en-US"/>
              </w:rPr>
            </w:rPrChange>
          </w:rPr>
          <w:t>1</w:t>
        </w:r>
      </w:ins>
      <w:ins w:id="5224" w:author="John Tran" w:date="2016-01-13T21:05:00Z">
        <w:r w:rsidR="00DF78CB" w:rsidRPr="00DF78CB">
          <w:rPr>
            <w:rPrChange w:id="5225" w:author="John Tran" w:date="2016-01-13T21:05:00Z">
              <w:rPr>
                <w:lang w:val="en-US"/>
              </w:rPr>
            </w:rPrChange>
          </w:rPr>
          <w:t>7</w:t>
        </w:r>
      </w:ins>
      <w:ins w:id="5226" w:author="John Tran" w:date="2015-12-26T11:08:00Z">
        <w:r w:rsidR="00FE6227" w:rsidRPr="002800B0">
          <w:t>: Đánh giá kết quả phân lớp</w:t>
        </w:r>
        <w:r w:rsidR="00FE6227" w:rsidRPr="00375A46">
          <w:rPr>
            <w:rPrChange w:id="5227" w:author="John Tran" w:date="2015-12-27T11:46:00Z">
              <w:rPr>
                <w:lang w:val="en-US"/>
              </w:rPr>
            </w:rPrChange>
          </w:rPr>
          <w:t xml:space="preserve"> vớ</w:t>
        </w:r>
        <w:r w:rsidR="00375A46" w:rsidRPr="00375A46">
          <w:rPr>
            <w:rPrChange w:id="5228" w:author="John Tran" w:date="2015-12-27T11:46:00Z">
              <w:rPr>
                <w:lang w:val="en-US"/>
              </w:rPr>
            </w:rPrChange>
          </w:rPr>
          <w:t>i TDL</w:t>
        </w:r>
        <w:r w:rsidR="00FE6227" w:rsidRPr="00375A46">
          <w:rPr>
            <w:rPrChange w:id="5229" w:author="John Tran" w:date="2015-12-27T11:46:00Z">
              <w:rPr>
                <w:lang w:val="en-US"/>
              </w:rPr>
            </w:rPrChange>
          </w:rPr>
          <w:t>2</w:t>
        </w:r>
      </w:ins>
    </w:p>
    <w:bookmarkEnd w:id="5217"/>
    <w:bookmarkEnd w:id="5218"/>
    <w:bookmarkEnd w:id="5219"/>
    <w:p w14:paraId="772A6F4E" w14:textId="1AE05E7C" w:rsidR="00FE6227" w:rsidRPr="004C30D2" w:rsidRDefault="00FE6227">
      <w:pPr>
        <w:ind w:left="630"/>
        <w:rPr>
          <w:ins w:id="5230" w:author="John Tran" w:date="2015-12-26T11:08:00Z"/>
        </w:rPr>
        <w:pPrChange w:id="5231" w:author="Thanh Thai Nguyen" w:date="2015-12-28T00:37:00Z">
          <w:pPr>
            <w:pStyle w:val="Ph3"/>
          </w:pPr>
        </w:pPrChange>
      </w:pPr>
      <w:ins w:id="5232" w:author="John Tran" w:date="2015-12-26T11:08:00Z">
        <w:r w:rsidRPr="0095418F">
          <w:rPr>
            <w:b/>
            <w:rPrChange w:id="5233" w:author="Thanh Thai Nguyen" w:date="2015-12-28T00:38:00Z">
              <w:rPr>
                <w:b w:val="0"/>
                <w:bCs w:val="0"/>
              </w:rPr>
            </w:rPrChange>
          </w:rPr>
          <w:t>Kết quả TDL 3:</w:t>
        </w:r>
      </w:ins>
    </w:p>
    <w:p w14:paraId="31FD0B1B" w14:textId="72A6E52B" w:rsidR="00FE6227" w:rsidRDefault="00FE6227">
      <w:pPr>
        <w:pStyle w:val="ListParagraph"/>
        <w:numPr>
          <w:ilvl w:val="0"/>
          <w:numId w:val="3"/>
        </w:numPr>
        <w:spacing w:line="360" w:lineRule="auto"/>
        <w:ind w:left="990"/>
        <w:rPr>
          <w:ins w:id="5234" w:author="John Tran" w:date="2015-12-26T11:08:00Z"/>
        </w:rPr>
        <w:pPrChange w:id="5235" w:author="John Tran" w:date="2016-01-04T21:43:00Z">
          <w:pPr>
            <w:pStyle w:val="ListParagraph"/>
            <w:numPr>
              <w:numId w:val="3"/>
            </w:numPr>
            <w:ind w:left="990" w:hanging="360"/>
          </w:pPr>
        </w:pPrChange>
      </w:pPr>
      <w:ins w:id="5236" w:author="John Tran" w:date="2015-12-26T11:08:00Z">
        <w:r>
          <w:t>Số lượng chủ đề:</w:t>
        </w:r>
      </w:ins>
      <w:ins w:id="5237" w:author="John Tran" w:date="2015-12-26T11:09:00Z">
        <w:r>
          <w:t xml:space="preserve"> </w:t>
        </w:r>
      </w:ins>
      <w:ins w:id="5238" w:author="John Tran" w:date="2015-12-27T11:38:00Z">
        <w:r w:rsidR="005E49AD">
          <w:t>9</w:t>
        </w:r>
      </w:ins>
    </w:p>
    <w:p w14:paraId="539FE9BE" w14:textId="77777777" w:rsidR="00FE6227" w:rsidRPr="002800B0" w:rsidRDefault="00FE6227">
      <w:pPr>
        <w:pStyle w:val="ListParagraph"/>
        <w:numPr>
          <w:ilvl w:val="0"/>
          <w:numId w:val="3"/>
        </w:numPr>
        <w:spacing w:after="240" w:line="360" w:lineRule="auto"/>
        <w:ind w:left="994"/>
        <w:rPr>
          <w:ins w:id="5239" w:author="John Tran" w:date="2015-12-26T11:08:00Z"/>
        </w:rPr>
        <w:pPrChange w:id="5240" w:author="John Tran" w:date="2016-01-04T21:43:00Z">
          <w:pPr>
            <w:pStyle w:val="ListParagraph"/>
            <w:numPr>
              <w:numId w:val="3"/>
            </w:numPr>
            <w:ind w:left="990" w:hanging="360"/>
          </w:pPr>
        </w:pPrChange>
      </w:pPr>
      <w:ins w:id="5241" w:author="John Tran" w:date="2015-12-26T11:08:00Z">
        <w:r>
          <w:t xml:space="preserve">Độ chính xác phân lớp cảm xúc: </w:t>
        </w:r>
      </w:ins>
    </w:p>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4"/>
        <w:gridCol w:w="1220"/>
        <w:gridCol w:w="1360"/>
        <w:gridCol w:w="1631"/>
        <w:tblGridChange w:id="5242">
          <w:tblGrid>
            <w:gridCol w:w="1184"/>
            <w:gridCol w:w="1220"/>
            <w:gridCol w:w="1360"/>
            <w:gridCol w:w="1631"/>
          </w:tblGrid>
        </w:tblGridChange>
      </w:tblGrid>
      <w:tr w:rsidR="00FE6227" w:rsidRPr="001A1FB7" w14:paraId="7E4A5052" w14:textId="77777777" w:rsidTr="003151BA">
        <w:trPr>
          <w:trHeight w:val="300"/>
          <w:jc w:val="center"/>
          <w:ins w:id="5243" w:author="John Tran" w:date="2015-12-26T11:08:00Z"/>
        </w:trPr>
        <w:tc>
          <w:tcPr>
            <w:tcW w:w="1184" w:type="dxa"/>
            <w:shd w:val="clear" w:color="auto" w:fill="B8CCE4" w:themeFill="accent1" w:themeFillTint="66"/>
            <w:noWrap/>
            <w:vAlign w:val="bottom"/>
            <w:hideMark/>
          </w:tcPr>
          <w:p w14:paraId="38D6FD2F" w14:textId="77777777" w:rsidR="00FE6227" w:rsidRPr="00660B80" w:rsidRDefault="00FE6227">
            <w:pPr>
              <w:spacing w:after="0"/>
              <w:jc w:val="center"/>
              <w:rPr>
                <w:ins w:id="5244" w:author="John Tran" w:date="2015-12-26T11:08:00Z"/>
                <w:rFonts w:eastAsia="Times New Roman" w:cs="Times New Roman"/>
                <w:b/>
                <w:szCs w:val="26"/>
                <w:lang w:val="en-US" w:eastAsia="ja-JP"/>
              </w:rPr>
              <w:pPrChange w:id="5245" w:author="John Tran" w:date="2015-12-29T10:36:00Z">
                <w:pPr>
                  <w:spacing w:after="0" w:line="240" w:lineRule="auto"/>
                  <w:jc w:val="center"/>
                </w:pPr>
              </w:pPrChange>
            </w:pPr>
            <w:ins w:id="5246" w:author="John Tran" w:date="2015-12-26T11:08:00Z">
              <w:r>
                <w:rPr>
                  <w:rFonts w:eastAsia="Times New Roman" w:cs="Times New Roman"/>
                  <w:b/>
                  <w:szCs w:val="26"/>
                  <w:lang w:val="en-US" w:eastAsia="ja-JP"/>
                </w:rPr>
                <w:t>Độ đo</w:t>
              </w:r>
            </w:ins>
          </w:p>
        </w:tc>
        <w:tc>
          <w:tcPr>
            <w:tcW w:w="1220" w:type="dxa"/>
            <w:shd w:val="clear" w:color="auto" w:fill="B8CCE4" w:themeFill="accent1" w:themeFillTint="66"/>
            <w:noWrap/>
            <w:vAlign w:val="bottom"/>
            <w:hideMark/>
          </w:tcPr>
          <w:p w14:paraId="2ABBC1C7" w14:textId="77777777" w:rsidR="00FE6227" w:rsidRPr="00660B80" w:rsidRDefault="00FE6227">
            <w:pPr>
              <w:spacing w:after="0"/>
              <w:jc w:val="center"/>
              <w:rPr>
                <w:ins w:id="5247" w:author="John Tran" w:date="2015-12-26T11:08:00Z"/>
                <w:rFonts w:eastAsia="Times New Roman" w:cs="Times New Roman"/>
                <w:b/>
                <w:szCs w:val="26"/>
                <w:lang w:val="en-US" w:eastAsia="ja-JP"/>
              </w:rPr>
              <w:pPrChange w:id="5248" w:author="John Tran" w:date="2015-12-29T10:36:00Z">
                <w:pPr>
                  <w:spacing w:after="0" w:line="240" w:lineRule="auto"/>
                  <w:jc w:val="center"/>
                </w:pPr>
              </w:pPrChange>
            </w:pPr>
            <w:ins w:id="5249" w:author="John Tran" w:date="2015-12-26T11:08:00Z">
              <w:r w:rsidRPr="00660B80">
                <w:rPr>
                  <w:rFonts w:eastAsia="Times New Roman" w:cs="Times New Roman"/>
                  <w:b/>
                  <w:szCs w:val="26"/>
                  <w:lang w:val="en-US" w:eastAsia="ja-JP"/>
                </w:rPr>
                <w:t>Tiêu cực</w:t>
              </w:r>
            </w:ins>
          </w:p>
        </w:tc>
        <w:tc>
          <w:tcPr>
            <w:tcW w:w="1360" w:type="dxa"/>
            <w:shd w:val="clear" w:color="auto" w:fill="B8CCE4" w:themeFill="accent1" w:themeFillTint="66"/>
            <w:noWrap/>
            <w:vAlign w:val="bottom"/>
            <w:hideMark/>
          </w:tcPr>
          <w:p w14:paraId="0005B0A2" w14:textId="77777777" w:rsidR="00FE6227" w:rsidRPr="00660B80" w:rsidRDefault="00FE6227">
            <w:pPr>
              <w:spacing w:after="0"/>
              <w:jc w:val="center"/>
              <w:rPr>
                <w:ins w:id="5250" w:author="John Tran" w:date="2015-12-26T11:08:00Z"/>
                <w:rFonts w:eastAsia="Times New Roman" w:cs="Times New Roman"/>
                <w:b/>
                <w:szCs w:val="26"/>
                <w:lang w:val="en-US" w:eastAsia="ja-JP"/>
              </w:rPr>
              <w:pPrChange w:id="5251" w:author="John Tran" w:date="2015-12-29T10:36:00Z">
                <w:pPr>
                  <w:spacing w:after="0" w:line="240" w:lineRule="auto"/>
                  <w:jc w:val="center"/>
                </w:pPr>
              </w:pPrChange>
            </w:pPr>
            <w:ins w:id="5252" w:author="John Tran" w:date="2015-12-26T11:08:00Z">
              <w:r w:rsidRPr="00660B80">
                <w:rPr>
                  <w:rFonts w:eastAsia="Times New Roman" w:cs="Times New Roman"/>
                  <w:b/>
                  <w:szCs w:val="26"/>
                  <w:lang w:val="en-US" w:eastAsia="ja-JP"/>
                </w:rPr>
                <w:t>Tích cực</w:t>
              </w:r>
            </w:ins>
          </w:p>
        </w:tc>
        <w:tc>
          <w:tcPr>
            <w:tcW w:w="1631" w:type="dxa"/>
            <w:shd w:val="clear" w:color="auto" w:fill="B8CCE4" w:themeFill="accent1" w:themeFillTint="66"/>
            <w:vAlign w:val="bottom"/>
          </w:tcPr>
          <w:p w14:paraId="7555F94F" w14:textId="77777777" w:rsidR="00FE6227" w:rsidRPr="00660B80" w:rsidRDefault="00FE6227">
            <w:pPr>
              <w:spacing w:after="0"/>
              <w:jc w:val="center"/>
              <w:rPr>
                <w:ins w:id="5253" w:author="John Tran" w:date="2015-12-26T11:08:00Z"/>
                <w:rFonts w:ascii="Calibri" w:hAnsi="Calibri"/>
                <w:b/>
                <w:color w:val="000000"/>
                <w:sz w:val="22"/>
              </w:rPr>
              <w:pPrChange w:id="5254" w:author="John Tran" w:date="2015-12-29T10:36:00Z">
                <w:pPr>
                  <w:spacing w:after="0" w:line="240" w:lineRule="auto"/>
                  <w:jc w:val="center"/>
                </w:pPr>
              </w:pPrChange>
            </w:pPr>
            <w:ins w:id="5255" w:author="John Tran" w:date="2015-12-26T11:08:00Z">
              <w:r w:rsidRPr="00660B80">
                <w:rPr>
                  <w:rFonts w:eastAsia="Times New Roman" w:cs="Times New Roman"/>
                  <w:b/>
                  <w:szCs w:val="26"/>
                  <w:lang w:val="en-US" w:eastAsia="ja-JP"/>
                </w:rPr>
                <w:t>Trung bình hệ thống</w:t>
              </w:r>
            </w:ins>
          </w:p>
        </w:tc>
      </w:tr>
      <w:tr w:rsidR="00FE6227" w:rsidRPr="001A1FB7" w14:paraId="199E142E" w14:textId="77777777" w:rsidTr="003151BA">
        <w:trPr>
          <w:trHeight w:val="300"/>
          <w:jc w:val="center"/>
          <w:ins w:id="5256" w:author="John Tran" w:date="2015-12-26T11:08:00Z"/>
        </w:trPr>
        <w:tc>
          <w:tcPr>
            <w:tcW w:w="1184" w:type="dxa"/>
            <w:shd w:val="clear" w:color="auto" w:fill="auto"/>
            <w:noWrap/>
            <w:vAlign w:val="bottom"/>
            <w:hideMark/>
          </w:tcPr>
          <w:p w14:paraId="03F854E6" w14:textId="77777777" w:rsidR="00FE6227" w:rsidRPr="001A1FB7" w:rsidRDefault="00FE6227">
            <w:pPr>
              <w:spacing w:after="0"/>
              <w:rPr>
                <w:ins w:id="5257" w:author="John Tran" w:date="2015-12-26T11:08:00Z"/>
                <w:rFonts w:eastAsia="Times New Roman" w:cs="Times New Roman"/>
                <w:szCs w:val="26"/>
                <w:lang w:val="en-US" w:eastAsia="ja-JP"/>
              </w:rPr>
              <w:pPrChange w:id="5258" w:author="John Tran" w:date="2015-12-29T10:36:00Z">
                <w:pPr>
                  <w:spacing w:after="0" w:line="240" w:lineRule="auto"/>
                </w:pPr>
              </w:pPrChange>
            </w:pPr>
            <w:ins w:id="5259" w:author="John Tran" w:date="2015-12-26T11:08:00Z">
              <w:r w:rsidRPr="001A1FB7">
                <w:rPr>
                  <w:rFonts w:eastAsia="Times New Roman" w:cs="Times New Roman"/>
                  <w:szCs w:val="26"/>
                  <w:lang w:val="en-US" w:eastAsia="ja-JP"/>
                </w:rPr>
                <w:t>Precision</w:t>
              </w:r>
            </w:ins>
          </w:p>
        </w:tc>
        <w:tc>
          <w:tcPr>
            <w:tcW w:w="1220" w:type="dxa"/>
            <w:shd w:val="clear" w:color="auto" w:fill="auto"/>
            <w:noWrap/>
            <w:vAlign w:val="bottom"/>
            <w:hideMark/>
          </w:tcPr>
          <w:p w14:paraId="68DDBFD0" w14:textId="1E5B9B4B" w:rsidR="00FE6227" w:rsidRPr="001A1FB7" w:rsidRDefault="005E49AD">
            <w:pPr>
              <w:spacing w:after="0"/>
              <w:jc w:val="center"/>
              <w:rPr>
                <w:ins w:id="5260" w:author="John Tran" w:date="2015-12-26T11:08:00Z"/>
                <w:rFonts w:eastAsia="Times New Roman" w:cs="Times New Roman"/>
                <w:szCs w:val="26"/>
                <w:lang w:val="en-US" w:eastAsia="ja-JP"/>
              </w:rPr>
              <w:pPrChange w:id="5261" w:author="John Tran" w:date="2015-12-29T10:36:00Z">
                <w:pPr>
                  <w:spacing w:after="0" w:line="240" w:lineRule="auto"/>
                  <w:jc w:val="center"/>
                </w:pPr>
              </w:pPrChange>
            </w:pPr>
            <w:ins w:id="5262" w:author="John Tran" w:date="2015-12-26T11:08:00Z">
              <w:r>
                <w:rPr>
                  <w:rFonts w:eastAsia="Times New Roman" w:cs="Times New Roman"/>
                  <w:szCs w:val="26"/>
                  <w:lang w:val="en-US" w:eastAsia="ja-JP"/>
                </w:rPr>
                <w:t>0.7</w:t>
              </w:r>
            </w:ins>
            <w:ins w:id="5263" w:author="John Tran" w:date="2015-12-27T11:44:00Z">
              <w:r w:rsidR="00126F3D">
                <w:rPr>
                  <w:rFonts w:eastAsia="Times New Roman" w:cs="Times New Roman"/>
                  <w:szCs w:val="26"/>
                  <w:lang w:val="en-US" w:eastAsia="ja-JP"/>
                </w:rPr>
                <w:t>5</w:t>
              </w:r>
            </w:ins>
          </w:p>
        </w:tc>
        <w:tc>
          <w:tcPr>
            <w:tcW w:w="1360" w:type="dxa"/>
            <w:shd w:val="clear" w:color="auto" w:fill="auto"/>
            <w:noWrap/>
            <w:vAlign w:val="bottom"/>
            <w:hideMark/>
          </w:tcPr>
          <w:p w14:paraId="1E147A9D" w14:textId="5A7F709A" w:rsidR="00FE6227" w:rsidRPr="001A1FB7" w:rsidRDefault="005E49AD">
            <w:pPr>
              <w:spacing w:after="0"/>
              <w:jc w:val="center"/>
              <w:rPr>
                <w:ins w:id="5264" w:author="John Tran" w:date="2015-12-26T11:08:00Z"/>
                <w:rFonts w:eastAsia="Times New Roman" w:cs="Times New Roman"/>
                <w:szCs w:val="26"/>
                <w:lang w:val="en-US" w:eastAsia="ja-JP"/>
              </w:rPr>
              <w:pPrChange w:id="5265" w:author="John Tran" w:date="2015-12-29T10:36:00Z">
                <w:pPr>
                  <w:spacing w:after="0" w:line="240" w:lineRule="auto"/>
                  <w:jc w:val="center"/>
                </w:pPr>
              </w:pPrChange>
            </w:pPr>
            <w:ins w:id="5266" w:author="John Tran" w:date="2015-12-26T11:08:00Z">
              <w:r>
                <w:rPr>
                  <w:rFonts w:eastAsia="Times New Roman" w:cs="Times New Roman"/>
                  <w:szCs w:val="26"/>
                  <w:lang w:val="en-US" w:eastAsia="ja-JP"/>
                </w:rPr>
                <w:t>0.7</w:t>
              </w:r>
            </w:ins>
            <w:ins w:id="5267" w:author="John Tran" w:date="2015-12-27T11:39:00Z">
              <w:r>
                <w:rPr>
                  <w:rFonts w:eastAsia="Times New Roman" w:cs="Times New Roman"/>
                  <w:szCs w:val="26"/>
                  <w:lang w:val="en-US" w:eastAsia="ja-JP"/>
                </w:rPr>
                <w:t>1</w:t>
              </w:r>
            </w:ins>
          </w:p>
        </w:tc>
        <w:tc>
          <w:tcPr>
            <w:tcW w:w="1631" w:type="dxa"/>
            <w:vAlign w:val="bottom"/>
          </w:tcPr>
          <w:p w14:paraId="12B089AB" w14:textId="5BDEA94D" w:rsidR="00FE6227" w:rsidRDefault="005E49AD">
            <w:pPr>
              <w:spacing w:after="0"/>
              <w:jc w:val="center"/>
              <w:rPr>
                <w:ins w:id="5268" w:author="John Tran" w:date="2015-12-26T11:08:00Z"/>
                <w:rFonts w:ascii="Calibri" w:hAnsi="Calibri"/>
                <w:color w:val="000000"/>
                <w:sz w:val="22"/>
              </w:rPr>
              <w:pPrChange w:id="5269" w:author="John Tran" w:date="2015-12-29T10:36:00Z">
                <w:pPr>
                  <w:spacing w:after="0" w:line="240" w:lineRule="auto"/>
                  <w:jc w:val="center"/>
                </w:pPr>
              </w:pPrChange>
            </w:pPr>
            <w:ins w:id="5270" w:author="John Tran" w:date="2015-12-26T11:08:00Z">
              <w:r>
                <w:rPr>
                  <w:rFonts w:eastAsia="Times New Roman" w:cs="Times New Roman"/>
                  <w:szCs w:val="26"/>
                  <w:lang w:val="en-US" w:eastAsia="ja-JP"/>
                </w:rPr>
                <w:t>0.7</w:t>
              </w:r>
            </w:ins>
            <w:ins w:id="5271" w:author="John Tran" w:date="2015-12-27T11:44:00Z">
              <w:r w:rsidR="00126F3D">
                <w:rPr>
                  <w:rFonts w:eastAsia="Times New Roman" w:cs="Times New Roman"/>
                  <w:szCs w:val="26"/>
                  <w:lang w:val="en-US" w:eastAsia="ja-JP"/>
                </w:rPr>
                <w:t>3</w:t>
              </w:r>
            </w:ins>
          </w:p>
        </w:tc>
      </w:tr>
      <w:tr w:rsidR="00FE6227" w:rsidRPr="001A1FB7" w14:paraId="1035AB2C" w14:textId="77777777" w:rsidTr="005348BC">
        <w:tblPrEx>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272" w:author="John Tran" w:date="2015-12-29T10:36:00Z">
            <w:tblPrEx>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jc w:val="center"/>
          <w:ins w:id="5273" w:author="John Tran" w:date="2015-12-26T11:08:00Z"/>
          <w:trPrChange w:id="5274" w:author="John Tran" w:date="2015-12-29T10:36:00Z">
            <w:trPr>
              <w:trHeight w:val="300"/>
              <w:jc w:val="center"/>
            </w:trPr>
          </w:trPrChange>
        </w:trPr>
        <w:tc>
          <w:tcPr>
            <w:tcW w:w="1184" w:type="dxa"/>
            <w:shd w:val="clear" w:color="auto" w:fill="auto"/>
            <w:noWrap/>
            <w:vAlign w:val="bottom"/>
            <w:hideMark/>
            <w:tcPrChange w:id="5275" w:author="John Tran" w:date="2015-12-29T10:36:00Z">
              <w:tcPr>
                <w:tcW w:w="1184" w:type="dxa"/>
                <w:shd w:val="clear" w:color="auto" w:fill="auto"/>
                <w:noWrap/>
                <w:vAlign w:val="bottom"/>
                <w:hideMark/>
              </w:tcPr>
            </w:tcPrChange>
          </w:tcPr>
          <w:p w14:paraId="6078DEE2" w14:textId="77777777" w:rsidR="00FE6227" w:rsidRPr="001A1FB7" w:rsidRDefault="00FE6227">
            <w:pPr>
              <w:spacing w:after="0"/>
              <w:jc w:val="center"/>
              <w:rPr>
                <w:ins w:id="5276" w:author="John Tran" w:date="2015-12-26T11:08:00Z"/>
                <w:rFonts w:eastAsia="Times New Roman" w:cs="Times New Roman"/>
                <w:szCs w:val="26"/>
                <w:lang w:val="en-US" w:eastAsia="ja-JP"/>
              </w:rPr>
              <w:pPrChange w:id="5277" w:author="John Tran" w:date="2015-12-29T10:36:00Z">
                <w:pPr>
                  <w:spacing w:after="0" w:line="240" w:lineRule="auto"/>
                  <w:jc w:val="center"/>
                </w:pPr>
              </w:pPrChange>
            </w:pPr>
            <w:ins w:id="5278" w:author="John Tran" w:date="2015-12-26T11:08:00Z">
              <w:r w:rsidRPr="001A1FB7">
                <w:rPr>
                  <w:rFonts w:eastAsia="Times New Roman" w:cs="Times New Roman"/>
                  <w:szCs w:val="26"/>
                  <w:lang w:val="en-US" w:eastAsia="ja-JP"/>
                </w:rPr>
                <w:t>Recall</w:t>
              </w:r>
            </w:ins>
          </w:p>
        </w:tc>
        <w:tc>
          <w:tcPr>
            <w:tcW w:w="1220" w:type="dxa"/>
            <w:shd w:val="clear" w:color="auto" w:fill="auto"/>
            <w:noWrap/>
            <w:vAlign w:val="bottom"/>
            <w:hideMark/>
            <w:tcPrChange w:id="5279" w:author="John Tran" w:date="2015-12-29T10:36:00Z">
              <w:tcPr>
                <w:tcW w:w="1220" w:type="dxa"/>
                <w:shd w:val="clear" w:color="auto" w:fill="auto"/>
                <w:noWrap/>
                <w:vAlign w:val="bottom"/>
                <w:hideMark/>
              </w:tcPr>
            </w:tcPrChange>
          </w:tcPr>
          <w:p w14:paraId="180B6A75" w14:textId="5F26B1B1" w:rsidR="00FE6227" w:rsidRPr="001A1FB7" w:rsidRDefault="005E49AD">
            <w:pPr>
              <w:spacing w:after="0"/>
              <w:jc w:val="center"/>
              <w:rPr>
                <w:ins w:id="5280" w:author="John Tran" w:date="2015-12-26T11:08:00Z"/>
                <w:rFonts w:eastAsia="Times New Roman" w:cs="Times New Roman"/>
                <w:szCs w:val="26"/>
                <w:lang w:val="en-US" w:eastAsia="ja-JP"/>
              </w:rPr>
              <w:pPrChange w:id="5281" w:author="John Tran" w:date="2015-12-29T10:36:00Z">
                <w:pPr>
                  <w:spacing w:after="0" w:line="240" w:lineRule="auto"/>
                  <w:jc w:val="center"/>
                </w:pPr>
              </w:pPrChange>
            </w:pPr>
            <w:ins w:id="5282" w:author="John Tran" w:date="2015-12-26T11:08:00Z">
              <w:r>
                <w:rPr>
                  <w:rFonts w:eastAsia="Times New Roman" w:cs="Times New Roman"/>
                  <w:szCs w:val="26"/>
                  <w:lang w:val="en-US" w:eastAsia="ja-JP"/>
                </w:rPr>
                <w:t>0.7</w:t>
              </w:r>
            </w:ins>
            <w:ins w:id="5283" w:author="John Tran" w:date="2015-12-27T11:44:00Z">
              <w:r w:rsidR="00126F3D">
                <w:rPr>
                  <w:rFonts w:eastAsia="Times New Roman" w:cs="Times New Roman"/>
                  <w:szCs w:val="26"/>
                  <w:lang w:val="en-US" w:eastAsia="ja-JP"/>
                </w:rPr>
                <w:t>3</w:t>
              </w:r>
            </w:ins>
          </w:p>
        </w:tc>
        <w:tc>
          <w:tcPr>
            <w:tcW w:w="1360" w:type="dxa"/>
            <w:shd w:val="clear" w:color="auto" w:fill="auto"/>
            <w:noWrap/>
            <w:vAlign w:val="bottom"/>
            <w:hideMark/>
            <w:tcPrChange w:id="5284" w:author="John Tran" w:date="2015-12-29T10:36:00Z">
              <w:tcPr>
                <w:tcW w:w="1360" w:type="dxa"/>
                <w:shd w:val="clear" w:color="auto" w:fill="auto"/>
                <w:noWrap/>
                <w:vAlign w:val="bottom"/>
                <w:hideMark/>
              </w:tcPr>
            </w:tcPrChange>
          </w:tcPr>
          <w:p w14:paraId="08FFC2A1" w14:textId="5E1A9EE2" w:rsidR="00FE6227" w:rsidRPr="001A1FB7" w:rsidRDefault="005E49AD">
            <w:pPr>
              <w:spacing w:after="0"/>
              <w:jc w:val="center"/>
              <w:rPr>
                <w:ins w:id="5285" w:author="John Tran" w:date="2015-12-26T11:08:00Z"/>
                <w:rFonts w:eastAsia="Times New Roman" w:cs="Times New Roman"/>
                <w:szCs w:val="26"/>
                <w:lang w:val="en-US" w:eastAsia="ja-JP"/>
              </w:rPr>
              <w:pPrChange w:id="5286" w:author="John Tran" w:date="2015-12-29T10:36:00Z">
                <w:pPr>
                  <w:spacing w:after="0" w:line="240" w:lineRule="auto"/>
                  <w:jc w:val="center"/>
                </w:pPr>
              </w:pPrChange>
            </w:pPr>
            <w:ins w:id="5287" w:author="John Tran" w:date="2015-12-26T11:08:00Z">
              <w:r>
                <w:rPr>
                  <w:rFonts w:eastAsia="Times New Roman" w:cs="Times New Roman"/>
                  <w:szCs w:val="26"/>
                  <w:lang w:val="en-US" w:eastAsia="ja-JP"/>
                </w:rPr>
                <w:t>0.</w:t>
              </w:r>
            </w:ins>
            <w:ins w:id="5288" w:author="John Tran" w:date="2015-12-27T11:39:00Z">
              <w:r>
                <w:rPr>
                  <w:rFonts w:eastAsia="Times New Roman" w:cs="Times New Roman"/>
                  <w:szCs w:val="26"/>
                  <w:lang w:val="en-US" w:eastAsia="ja-JP"/>
                </w:rPr>
                <w:t>74</w:t>
              </w:r>
            </w:ins>
          </w:p>
        </w:tc>
        <w:tc>
          <w:tcPr>
            <w:tcW w:w="1631" w:type="dxa"/>
            <w:vAlign w:val="bottom"/>
            <w:tcPrChange w:id="5289" w:author="John Tran" w:date="2015-12-29T10:36:00Z">
              <w:tcPr>
                <w:tcW w:w="1631" w:type="dxa"/>
                <w:vAlign w:val="bottom"/>
              </w:tcPr>
            </w:tcPrChange>
          </w:tcPr>
          <w:p w14:paraId="56DA4FD6" w14:textId="0ADF44E7" w:rsidR="00FE6227" w:rsidRDefault="005E49AD">
            <w:pPr>
              <w:spacing w:after="0"/>
              <w:jc w:val="center"/>
              <w:rPr>
                <w:ins w:id="5290" w:author="John Tran" w:date="2015-12-26T11:08:00Z"/>
                <w:rFonts w:ascii="Calibri" w:hAnsi="Calibri"/>
                <w:color w:val="000000"/>
                <w:sz w:val="22"/>
              </w:rPr>
              <w:pPrChange w:id="5291" w:author="John Tran" w:date="2015-12-29T10:36:00Z">
                <w:pPr>
                  <w:spacing w:after="0" w:line="240" w:lineRule="auto"/>
                  <w:jc w:val="center"/>
                </w:pPr>
              </w:pPrChange>
            </w:pPr>
            <w:ins w:id="5292" w:author="John Tran" w:date="2015-12-26T11:08:00Z">
              <w:r>
                <w:rPr>
                  <w:rFonts w:eastAsia="Times New Roman" w:cs="Times New Roman"/>
                  <w:szCs w:val="26"/>
                  <w:lang w:val="en-US" w:eastAsia="ja-JP"/>
                </w:rPr>
                <w:t>0.7</w:t>
              </w:r>
            </w:ins>
            <w:ins w:id="5293" w:author="John Tran" w:date="2015-12-27T11:44:00Z">
              <w:r w:rsidR="00126F3D">
                <w:rPr>
                  <w:rFonts w:eastAsia="Times New Roman" w:cs="Times New Roman"/>
                  <w:szCs w:val="26"/>
                  <w:lang w:val="en-US" w:eastAsia="ja-JP"/>
                </w:rPr>
                <w:t>3</w:t>
              </w:r>
            </w:ins>
          </w:p>
        </w:tc>
      </w:tr>
      <w:tr w:rsidR="00FE6227" w:rsidRPr="001A1FB7" w14:paraId="4F1D831E" w14:textId="77777777" w:rsidTr="005348BC">
        <w:tblPrEx>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294" w:author="John Tran" w:date="2015-12-29T10:36:00Z">
            <w:tblPrEx>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jc w:val="center"/>
          <w:ins w:id="5295" w:author="John Tran" w:date="2015-12-26T11:08:00Z"/>
          <w:trPrChange w:id="5296" w:author="John Tran" w:date="2015-12-29T10:36:00Z">
            <w:trPr>
              <w:trHeight w:val="300"/>
              <w:jc w:val="center"/>
            </w:trPr>
          </w:trPrChange>
        </w:trPr>
        <w:tc>
          <w:tcPr>
            <w:tcW w:w="1184" w:type="dxa"/>
            <w:shd w:val="clear" w:color="auto" w:fill="auto"/>
            <w:noWrap/>
            <w:vAlign w:val="bottom"/>
            <w:hideMark/>
            <w:tcPrChange w:id="5297" w:author="John Tran" w:date="2015-12-29T10:36:00Z">
              <w:tcPr>
                <w:tcW w:w="1184" w:type="dxa"/>
                <w:shd w:val="clear" w:color="auto" w:fill="auto"/>
                <w:noWrap/>
                <w:vAlign w:val="bottom"/>
                <w:hideMark/>
              </w:tcPr>
            </w:tcPrChange>
          </w:tcPr>
          <w:p w14:paraId="75F47612" w14:textId="77777777" w:rsidR="00FE6227" w:rsidRPr="001A1FB7" w:rsidRDefault="00FE6227">
            <w:pPr>
              <w:spacing w:after="0"/>
              <w:jc w:val="center"/>
              <w:rPr>
                <w:ins w:id="5298" w:author="John Tran" w:date="2015-12-26T11:08:00Z"/>
                <w:rFonts w:eastAsia="Times New Roman" w:cs="Times New Roman"/>
                <w:szCs w:val="26"/>
                <w:lang w:val="en-US" w:eastAsia="ja-JP"/>
              </w:rPr>
              <w:pPrChange w:id="5299" w:author="John Tran" w:date="2015-12-29T10:36:00Z">
                <w:pPr>
                  <w:spacing w:after="0" w:line="240" w:lineRule="auto"/>
                  <w:jc w:val="center"/>
                </w:pPr>
              </w:pPrChange>
            </w:pPr>
            <w:ins w:id="5300" w:author="John Tran" w:date="2015-12-26T11:08:00Z">
              <w:r w:rsidRPr="001A1FB7">
                <w:rPr>
                  <w:rFonts w:eastAsia="Times New Roman" w:cs="Times New Roman"/>
                  <w:szCs w:val="26"/>
                  <w:lang w:val="en-US" w:eastAsia="ja-JP"/>
                </w:rPr>
                <w:t>F1 score</w:t>
              </w:r>
            </w:ins>
          </w:p>
        </w:tc>
        <w:tc>
          <w:tcPr>
            <w:tcW w:w="1220" w:type="dxa"/>
            <w:shd w:val="clear" w:color="auto" w:fill="auto"/>
            <w:noWrap/>
            <w:vAlign w:val="bottom"/>
            <w:hideMark/>
            <w:tcPrChange w:id="5301" w:author="John Tran" w:date="2015-12-29T10:36:00Z">
              <w:tcPr>
                <w:tcW w:w="1220" w:type="dxa"/>
                <w:shd w:val="clear" w:color="auto" w:fill="auto"/>
                <w:noWrap/>
                <w:vAlign w:val="bottom"/>
                <w:hideMark/>
              </w:tcPr>
            </w:tcPrChange>
          </w:tcPr>
          <w:p w14:paraId="3E628E7E" w14:textId="26072BBE" w:rsidR="00FE6227" w:rsidRPr="001A1FB7" w:rsidRDefault="005E49AD">
            <w:pPr>
              <w:spacing w:after="0"/>
              <w:jc w:val="center"/>
              <w:rPr>
                <w:ins w:id="5302" w:author="John Tran" w:date="2015-12-26T11:08:00Z"/>
                <w:rFonts w:eastAsia="Times New Roman" w:cs="Times New Roman"/>
                <w:szCs w:val="26"/>
                <w:lang w:val="en-US" w:eastAsia="ja-JP"/>
              </w:rPr>
              <w:pPrChange w:id="5303" w:author="John Tran" w:date="2015-12-29T10:36:00Z">
                <w:pPr>
                  <w:spacing w:after="0" w:line="240" w:lineRule="auto"/>
                  <w:jc w:val="center"/>
                </w:pPr>
              </w:pPrChange>
            </w:pPr>
            <w:ins w:id="5304" w:author="John Tran" w:date="2015-12-26T11:08:00Z">
              <w:r>
                <w:rPr>
                  <w:rFonts w:eastAsia="Times New Roman" w:cs="Times New Roman"/>
                  <w:szCs w:val="26"/>
                  <w:lang w:val="en-US" w:eastAsia="ja-JP"/>
                </w:rPr>
                <w:t>0.7</w:t>
              </w:r>
            </w:ins>
            <w:ins w:id="5305" w:author="John Tran" w:date="2015-12-27T11:44:00Z">
              <w:r w:rsidR="00126F3D">
                <w:rPr>
                  <w:rFonts w:eastAsia="Times New Roman" w:cs="Times New Roman"/>
                  <w:szCs w:val="26"/>
                  <w:lang w:val="en-US" w:eastAsia="ja-JP"/>
                </w:rPr>
                <w:t>4</w:t>
              </w:r>
            </w:ins>
          </w:p>
        </w:tc>
        <w:tc>
          <w:tcPr>
            <w:tcW w:w="1360" w:type="dxa"/>
            <w:shd w:val="clear" w:color="auto" w:fill="auto"/>
            <w:noWrap/>
            <w:vAlign w:val="bottom"/>
            <w:hideMark/>
            <w:tcPrChange w:id="5306" w:author="John Tran" w:date="2015-12-29T10:36:00Z">
              <w:tcPr>
                <w:tcW w:w="1360" w:type="dxa"/>
                <w:shd w:val="clear" w:color="auto" w:fill="auto"/>
                <w:noWrap/>
                <w:vAlign w:val="bottom"/>
                <w:hideMark/>
              </w:tcPr>
            </w:tcPrChange>
          </w:tcPr>
          <w:p w14:paraId="66015EA6" w14:textId="7DA3E18F" w:rsidR="00FE6227" w:rsidRPr="001A1FB7" w:rsidRDefault="005E49AD">
            <w:pPr>
              <w:spacing w:after="0"/>
              <w:jc w:val="center"/>
              <w:rPr>
                <w:ins w:id="5307" w:author="John Tran" w:date="2015-12-26T11:08:00Z"/>
                <w:rFonts w:eastAsia="Times New Roman" w:cs="Times New Roman"/>
                <w:szCs w:val="26"/>
                <w:lang w:val="en-US" w:eastAsia="ja-JP"/>
              </w:rPr>
              <w:pPrChange w:id="5308" w:author="John Tran" w:date="2015-12-29T10:36:00Z">
                <w:pPr>
                  <w:spacing w:after="0" w:line="240" w:lineRule="auto"/>
                  <w:jc w:val="center"/>
                </w:pPr>
              </w:pPrChange>
            </w:pPr>
            <w:ins w:id="5309" w:author="John Tran" w:date="2015-12-26T11:08:00Z">
              <w:r>
                <w:rPr>
                  <w:rFonts w:eastAsia="Times New Roman" w:cs="Times New Roman"/>
                  <w:szCs w:val="26"/>
                  <w:lang w:val="en-US" w:eastAsia="ja-JP"/>
                </w:rPr>
                <w:t>0.</w:t>
              </w:r>
            </w:ins>
            <w:ins w:id="5310" w:author="John Tran" w:date="2015-12-27T11:39:00Z">
              <w:r>
                <w:rPr>
                  <w:rFonts w:eastAsia="Times New Roman" w:cs="Times New Roman"/>
                  <w:szCs w:val="26"/>
                  <w:lang w:val="en-US" w:eastAsia="ja-JP"/>
                </w:rPr>
                <w:t>72</w:t>
              </w:r>
            </w:ins>
          </w:p>
        </w:tc>
        <w:tc>
          <w:tcPr>
            <w:tcW w:w="1631" w:type="dxa"/>
            <w:vAlign w:val="bottom"/>
            <w:tcPrChange w:id="5311" w:author="John Tran" w:date="2015-12-29T10:36:00Z">
              <w:tcPr>
                <w:tcW w:w="1631" w:type="dxa"/>
                <w:vAlign w:val="bottom"/>
              </w:tcPr>
            </w:tcPrChange>
          </w:tcPr>
          <w:p w14:paraId="5D98EF34" w14:textId="44DBD53F" w:rsidR="00FE6227" w:rsidRDefault="005E49AD">
            <w:pPr>
              <w:spacing w:after="0"/>
              <w:jc w:val="center"/>
              <w:rPr>
                <w:ins w:id="5312" w:author="John Tran" w:date="2015-12-26T11:08:00Z"/>
                <w:rFonts w:ascii="Calibri" w:hAnsi="Calibri"/>
                <w:color w:val="000000"/>
                <w:sz w:val="22"/>
              </w:rPr>
              <w:pPrChange w:id="5313" w:author="John Tran" w:date="2015-12-29T10:36:00Z">
                <w:pPr>
                  <w:spacing w:after="0" w:line="240" w:lineRule="auto"/>
                  <w:jc w:val="center"/>
                </w:pPr>
              </w:pPrChange>
            </w:pPr>
            <w:ins w:id="5314" w:author="John Tran" w:date="2015-12-26T11:08:00Z">
              <w:r>
                <w:rPr>
                  <w:rFonts w:eastAsia="Times New Roman" w:cs="Times New Roman"/>
                  <w:szCs w:val="26"/>
                  <w:lang w:val="en-US" w:eastAsia="ja-JP"/>
                </w:rPr>
                <w:t>0.7</w:t>
              </w:r>
            </w:ins>
            <w:ins w:id="5315" w:author="John Tran" w:date="2015-12-27T11:44:00Z">
              <w:r w:rsidR="00126F3D">
                <w:rPr>
                  <w:rFonts w:eastAsia="Times New Roman" w:cs="Times New Roman"/>
                  <w:szCs w:val="26"/>
                  <w:lang w:val="en-US" w:eastAsia="ja-JP"/>
                </w:rPr>
                <w:t>3</w:t>
              </w:r>
            </w:ins>
          </w:p>
        </w:tc>
      </w:tr>
    </w:tbl>
    <w:p w14:paraId="3A3BFEF3" w14:textId="77777777" w:rsidR="00FE6227" w:rsidRDefault="00FE6227">
      <w:pPr>
        <w:pStyle w:val="Ph3"/>
        <w:rPr>
          <w:ins w:id="5316" w:author="John Tran" w:date="2015-12-26T11:08:00Z"/>
        </w:rPr>
      </w:pPr>
    </w:p>
    <w:p w14:paraId="2AB07D15" w14:textId="1C55091B" w:rsidR="00FE6227" w:rsidRDefault="00126F3D">
      <w:pPr>
        <w:ind w:left="270"/>
        <w:jc w:val="center"/>
        <w:rPr>
          <w:ins w:id="5317" w:author="John Tran" w:date="2015-12-26T11:08:00Z"/>
        </w:rPr>
        <w:pPrChange w:id="5318" w:author="John Tran" w:date="2015-12-27T11:39:00Z">
          <w:pPr>
            <w:pStyle w:val="Ph3"/>
          </w:pPr>
        </w:pPrChange>
      </w:pPr>
      <w:ins w:id="5319" w:author="John Tran" w:date="2015-12-27T11:39:00Z">
        <w:r w:rsidRPr="00CE2AE0">
          <w:rPr>
            <w:noProof/>
            <w:lang w:val="en-US" w:eastAsia="ja-JP"/>
            <w:rPrChange w:id="5320" w:author="John Tran" w:date="2015-12-28T23:31:00Z">
              <w:rPr>
                <w:b w:val="0"/>
                <w:bCs w:val="0"/>
                <w:lang w:eastAsia="ja-JP"/>
              </w:rPr>
            </w:rPrChange>
          </w:rPr>
          <w:drawing>
            <wp:inline distT="0" distB="0" distL="0" distR="0" wp14:anchorId="054B0D5B" wp14:editId="07148DBE">
              <wp:extent cx="4933950" cy="2962275"/>
              <wp:effectExtent l="0" t="0" r="0" b="9525"/>
              <wp:docPr id="43010" name="Chart 430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ins>
    </w:p>
    <w:p w14:paraId="391C5AA7" w14:textId="3520BA5B" w:rsidR="00B84E39" w:rsidRPr="00BD4EC0" w:rsidRDefault="00476071">
      <w:pPr>
        <w:jc w:val="center"/>
        <w:pPrChange w:id="5321" w:author="John Tran" w:date="2015-12-29T10:33:00Z">
          <w:pPr>
            <w:pStyle w:val="Ph3"/>
            <w:jc w:val="center"/>
          </w:pPr>
        </w:pPrChange>
      </w:pPr>
      <w:bookmarkStart w:id="5322" w:name="OLE_LINK62"/>
      <w:bookmarkStart w:id="5323" w:name="OLE_LINK63"/>
      <w:bookmarkStart w:id="5324" w:name="OLE_LINK64"/>
      <w:bookmarkStart w:id="5325" w:name="OLE_LINK65"/>
      <w:ins w:id="5326" w:author="John Tran" w:date="2015-12-29T10:33:00Z">
        <w:r>
          <w:t>Hình 3.</w:t>
        </w:r>
      </w:ins>
      <w:ins w:id="5327" w:author="John Tran" w:date="2015-12-30T23:24:00Z">
        <w:r w:rsidRPr="00476071">
          <w:rPr>
            <w:rPrChange w:id="5328" w:author="John Tran" w:date="2015-12-30T23:24:00Z">
              <w:rPr/>
            </w:rPrChange>
          </w:rPr>
          <w:t>1</w:t>
        </w:r>
      </w:ins>
      <w:ins w:id="5329" w:author="John Tran" w:date="2016-01-13T21:05:00Z">
        <w:r w:rsidR="00DF78CB" w:rsidRPr="00DF78CB">
          <w:rPr>
            <w:rPrChange w:id="5330" w:author="John Tran" w:date="2016-01-13T21:05:00Z">
              <w:rPr/>
            </w:rPrChange>
          </w:rPr>
          <w:t>8</w:t>
        </w:r>
      </w:ins>
      <w:ins w:id="5331" w:author="John Tran" w:date="2015-12-26T11:08:00Z">
        <w:r w:rsidR="00FE6227" w:rsidRPr="002800B0">
          <w:t>: Đánh giá kết quả phân lớp</w:t>
        </w:r>
        <w:r w:rsidR="00FE6227" w:rsidRPr="00BD4EC0">
          <w:t xml:space="preserve"> vớ</w:t>
        </w:r>
        <w:r w:rsidR="00375A46" w:rsidRPr="00BD4EC0">
          <w:t>i TDL</w:t>
        </w:r>
      </w:ins>
      <w:ins w:id="5332" w:author="John Tran" w:date="2015-12-26T11:09:00Z">
        <w:r w:rsidR="00FE6227" w:rsidRPr="005B17B4">
          <w:t>3</w:t>
        </w:r>
      </w:ins>
    </w:p>
    <w:bookmarkEnd w:id="5322"/>
    <w:bookmarkEnd w:id="5323"/>
    <w:bookmarkEnd w:id="5324"/>
    <w:bookmarkEnd w:id="5325"/>
    <w:p w14:paraId="240A3634" w14:textId="5C49CAC6" w:rsidR="00B242DB" w:rsidRPr="00474081" w:rsidRDefault="001F3DF4" w:rsidP="00D26DA2">
      <w:pPr>
        <w:ind w:left="630" w:firstLine="810"/>
        <w:rPr>
          <w:ins w:id="5333" w:author="John Tran" w:date="2015-12-28T23:09:00Z"/>
        </w:rPr>
      </w:pPr>
      <w:moveFromRangeStart w:id="5334" w:author="John Tran" w:date="2015-12-28T23:08:00Z" w:name="move439107456"/>
      <w:moveFrom w:id="5335" w:author="John Tran" w:date="2015-12-28T23:08:00Z">
        <w:r w:rsidRPr="00FE6227" w:rsidDel="00B242DB">
          <w:rPr>
            <w:rPrChange w:id="5336" w:author="John Tran" w:date="2015-12-26T11:10:00Z">
              <w:rPr>
                <w:lang w:val="en-US"/>
              </w:rPr>
            </w:rPrChange>
          </w:rPr>
          <w:t xml:space="preserve">Khóa luận sử dụng 3 độ đo là: Độ chính xác (Precision), độ phủ (Recall) và </w:t>
        </w:r>
        <w:r w:rsidR="002B622C" w:rsidRPr="00FE6227" w:rsidDel="00B242DB">
          <w:rPr>
            <w:rPrChange w:id="5337" w:author="John Tran" w:date="2015-12-26T11:10:00Z">
              <w:rPr>
                <w:lang w:val="en-US"/>
              </w:rPr>
            </w:rPrChange>
          </w:rPr>
          <w:t>trung bình điều hòa (</w:t>
        </w:r>
        <w:r w:rsidRPr="00FE6227" w:rsidDel="00B242DB">
          <w:rPr>
            <w:rPrChange w:id="5338" w:author="John Tran" w:date="2015-12-26T11:10:00Z">
              <w:rPr>
                <w:lang w:val="en-US"/>
              </w:rPr>
            </w:rPrChange>
          </w:rPr>
          <w:t>F1-score</w:t>
        </w:r>
        <w:r w:rsidR="002B622C" w:rsidRPr="00FE6227" w:rsidDel="00B242DB">
          <w:rPr>
            <w:rPrChange w:id="5339" w:author="John Tran" w:date="2015-12-26T11:10:00Z">
              <w:rPr>
                <w:lang w:val="en-US"/>
              </w:rPr>
            </w:rPrChange>
          </w:rPr>
          <w:t>)</w:t>
        </w:r>
        <w:r w:rsidRPr="00FE6227" w:rsidDel="00B242DB">
          <w:rPr>
            <w:rPrChange w:id="5340" w:author="John Tran" w:date="2015-12-26T11:10:00Z">
              <w:rPr>
                <w:lang w:val="en-US"/>
              </w:rPr>
            </w:rPrChange>
          </w:rPr>
          <w:t xml:space="preserve"> để đánh giá kết quả của hệ thống.</w:t>
        </w:r>
      </w:moveFrom>
      <w:moveFromRangeEnd w:id="5334"/>
      <w:ins w:id="5341" w:author="John Tran" w:date="2015-12-26T13:14:00Z">
        <w:r w:rsidR="00E12640" w:rsidRPr="00E12640">
          <w:rPr>
            <w:rPrChange w:id="5342" w:author="John Tran" w:date="2015-12-26T13:15:00Z">
              <w:rPr>
                <w:lang w:val="en-US"/>
              </w:rPr>
            </w:rPrChange>
          </w:rPr>
          <w:t>Dựa vào kết quả của 3 thực nghiệ</w:t>
        </w:r>
        <w:r w:rsidR="00E12640">
          <w:t xml:space="preserve">m trên đây cho </w:t>
        </w:r>
      </w:ins>
      <w:ins w:id="5343" w:author="John Tran" w:date="2015-12-26T13:15:00Z">
        <w:r w:rsidR="00E12640" w:rsidRPr="00E12640">
          <w:rPr>
            <w:rPrChange w:id="5344" w:author="John Tran" w:date="2015-12-26T13:15:00Z">
              <w:rPr>
                <w:lang w:val="en-US"/>
              </w:rPr>
            </w:rPrChange>
          </w:rPr>
          <w:t>t</w:t>
        </w:r>
      </w:ins>
      <w:del w:id="5345" w:author="John Tran" w:date="2015-12-26T13:15:00Z">
        <w:r w:rsidRPr="00FE6227" w:rsidDel="00E12640">
          <w:rPr>
            <w:rPrChange w:id="5346" w:author="John Tran" w:date="2015-12-26T11:10:00Z">
              <w:rPr>
                <w:lang w:val="en-US"/>
              </w:rPr>
            </w:rPrChange>
          </w:rPr>
          <w:delText xml:space="preserve"> </w:delText>
        </w:r>
        <w:r w:rsidRPr="00E12640" w:rsidDel="00E12640">
          <w:rPr>
            <w:rPrChange w:id="5347" w:author="John Tran" w:date="2015-12-26T13:15:00Z">
              <w:rPr>
                <w:lang w:val="en-US"/>
              </w:rPr>
            </w:rPrChange>
          </w:rPr>
          <w:delText>Kết quả cho t</w:delText>
        </w:r>
      </w:del>
      <w:r w:rsidRPr="00E12640">
        <w:rPr>
          <w:rPrChange w:id="5348" w:author="John Tran" w:date="2015-12-26T13:15:00Z">
            <w:rPr>
              <w:lang w:val="en-US"/>
            </w:rPr>
          </w:rPrChange>
        </w:rPr>
        <w:t xml:space="preserve">hấy độ chính xác nhỏ nhất là: </w:t>
      </w:r>
      <w:ins w:id="5349" w:author="John Tran" w:date="2015-12-27T11:47:00Z">
        <w:r w:rsidR="00B84E39" w:rsidRPr="00B84E39">
          <w:rPr>
            <w:rPrChange w:id="5350" w:author="John Tran" w:date="2015-12-27T11:47:00Z">
              <w:rPr>
                <w:lang w:val="en-US"/>
              </w:rPr>
            </w:rPrChange>
          </w:rPr>
          <w:t>65</w:t>
        </w:r>
      </w:ins>
      <w:del w:id="5351" w:author="John Tran" w:date="2015-12-27T11:47:00Z">
        <w:r w:rsidRPr="00E12640" w:rsidDel="00B84E39">
          <w:rPr>
            <w:rPrChange w:id="5352" w:author="John Tran" w:date="2015-12-26T13:15:00Z">
              <w:rPr>
                <w:lang w:val="en-US"/>
              </w:rPr>
            </w:rPrChange>
          </w:rPr>
          <w:delText>79</w:delText>
        </w:r>
      </w:del>
      <w:r w:rsidRPr="00E12640">
        <w:rPr>
          <w:rPrChange w:id="5353" w:author="John Tran" w:date="2015-12-26T13:15:00Z">
            <w:rPr>
              <w:lang w:val="en-US"/>
            </w:rPr>
          </w:rPrChange>
        </w:rPr>
        <w:t xml:space="preserve">% và độ phủ nhỏ nhất là: </w:t>
      </w:r>
      <w:ins w:id="5354" w:author="John Tran" w:date="2015-12-27T11:48:00Z">
        <w:r w:rsidR="00B84E39" w:rsidRPr="00B84E39">
          <w:rPr>
            <w:rPrChange w:id="5355" w:author="John Tran" w:date="2015-12-27T11:48:00Z">
              <w:rPr>
                <w:lang w:val="en-US"/>
              </w:rPr>
            </w:rPrChange>
          </w:rPr>
          <w:t>62</w:t>
        </w:r>
      </w:ins>
      <w:del w:id="5356" w:author="John Tran" w:date="2015-12-27T11:48:00Z">
        <w:r w:rsidRPr="00E12640" w:rsidDel="00B84E39">
          <w:rPr>
            <w:rPrChange w:id="5357" w:author="John Tran" w:date="2015-12-26T13:15:00Z">
              <w:rPr>
                <w:lang w:val="en-US"/>
              </w:rPr>
            </w:rPrChange>
          </w:rPr>
          <w:delText>78</w:delText>
        </w:r>
      </w:del>
      <w:r w:rsidRPr="00E12640">
        <w:rPr>
          <w:rPrChange w:id="5358" w:author="John Tran" w:date="2015-12-26T13:15:00Z">
            <w:rPr>
              <w:lang w:val="en-US"/>
            </w:rPr>
          </w:rPrChange>
        </w:rPr>
        <w:t xml:space="preserve">%. </w:t>
      </w:r>
      <w:ins w:id="5359" w:author="John Tran" w:date="2015-12-28T23:17:00Z">
        <w:r w:rsidR="00474081" w:rsidRPr="00474081">
          <w:rPr>
            <w:rPrChange w:id="5360" w:author="John Tran" w:date="2015-12-28T23:18:00Z">
              <w:rPr>
                <w:lang w:val="en-US"/>
              </w:rPr>
            </w:rPrChange>
          </w:rPr>
          <w:t>Kết quả như vậy là khả quan và có thể áp dụng vào thực tế.</w:t>
        </w:r>
      </w:ins>
    </w:p>
    <w:p w14:paraId="72B95230" w14:textId="63F50E54" w:rsidR="00CE2AE0" w:rsidRPr="00474081" w:rsidRDefault="00B242DB" w:rsidP="00D26DA2">
      <w:pPr>
        <w:ind w:left="630" w:firstLine="810"/>
        <w:rPr>
          <w:ins w:id="5361" w:author="John Tran" w:date="2015-12-28T23:15:00Z"/>
          <w:rPrChange w:id="5362" w:author="John Tran" w:date="2015-12-28T23:15:00Z">
            <w:rPr>
              <w:ins w:id="5363" w:author="John Tran" w:date="2015-12-28T23:15:00Z"/>
              <w:lang w:val="en-US"/>
            </w:rPr>
          </w:rPrChange>
        </w:rPr>
      </w:pPr>
      <w:ins w:id="5364" w:author="John Tran" w:date="2015-12-28T23:11:00Z">
        <w:r w:rsidRPr="00B242DB">
          <w:rPr>
            <w:rPrChange w:id="5365" w:author="John Tran" w:date="2015-12-28T23:11:00Z">
              <w:rPr>
                <w:lang w:val="en-US"/>
              </w:rPr>
            </w:rPrChange>
          </w:rPr>
          <w:t xml:space="preserve">Tuy nhiên, </w:t>
        </w:r>
        <w:r w:rsidRPr="00B242DB">
          <w:rPr>
            <w:rPrChange w:id="5366" w:author="John Tran" w:date="2015-12-28T23:12:00Z">
              <w:rPr>
                <w:lang w:val="en-US"/>
              </w:rPr>
            </w:rPrChange>
          </w:rPr>
          <w:t>3 thực nghiệm trên đây chỉ mới sử dụng tập dữ liệu huấn luyện chưa qua kiểm tra và chỉnh sửa thủ</w:t>
        </w:r>
        <w:r>
          <w:t xml:space="preserve"> công</w:t>
        </w:r>
      </w:ins>
      <w:ins w:id="5367" w:author="John Tran" w:date="2015-12-28T23:12:00Z">
        <w:r w:rsidRPr="00B242DB">
          <w:rPr>
            <w:rPrChange w:id="5368" w:author="John Tran" w:date="2015-12-28T23:13:00Z">
              <w:rPr>
                <w:lang w:val="en-US"/>
              </w:rPr>
            </w:rPrChange>
          </w:rPr>
          <w:t xml:space="preserve"> cho nên k</w:t>
        </w:r>
      </w:ins>
      <w:ins w:id="5369" w:author="John Tran" w:date="2015-12-28T23:09:00Z">
        <w:r w:rsidRPr="00B242DB">
          <w:rPr>
            <w:rPrChange w:id="5370" w:author="John Tran" w:date="2015-12-28T23:10:00Z">
              <w:rPr>
                <w:lang w:val="en-US"/>
              </w:rPr>
            </w:rPrChange>
          </w:rPr>
          <w:t xml:space="preserve">ết quả phân lớp cảm xúc chưa đạt </w:t>
        </w:r>
      </w:ins>
      <w:ins w:id="5371" w:author="John Tran" w:date="2015-12-28T23:10:00Z">
        <w:r w:rsidRPr="00B242DB">
          <w:rPr>
            <w:rPrChange w:id="5372" w:author="John Tran" w:date="2015-12-28T23:10:00Z">
              <w:rPr>
                <w:lang w:val="en-US"/>
              </w:rPr>
            </w:rPrChange>
          </w:rPr>
          <w:t>độ chính xác cao do hạn chế của tập dữ liệu huấn luyện</w:t>
        </w:r>
      </w:ins>
      <w:ins w:id="5373" w:author="John Tran" w:date="2015-12-28T23:19:00Z">
        <w:r w:rsidR="00474081" w:rsidRPr="00474081">
          <w:rPr>
            <w:rPrChange w:id="5374" w:author="John Tran" w:date="2015-12-28T23:19:00Z">
              <w:rPr>
                <w:lang w:val="en-US"/>
              </w:rPr>
            </w:rPrChange>
          </w:rPr>
          <w:t xml:space="preserve"> được phân lớp trước đó </w:t>
        </w:r>
        <w:r w:rsidR="00474081" w:rsidRPr="00474081">
          <w:rPr>
            <w:rPrChange w:id="5375" w:author="John Tran" w:date="2015-12-28T23:20:00Z">
              <w:rPr>
                <w:lang w:val="en-US"/>
              </w:rPr>
            </w:rPrChange>
          </w:rPr>
          <w:t>bằng cách</w:t>
        </w:r>
        <w:r w:rsidR="00474081" w:rsidRPr="00474081">
          <w:rPr>
            <w:rPrChange w:id="5376" w:author="John Tran" w:date="2015-12-28T23:19:00Z">
              <w:rPr>
                <w:lang w:val="en-US"/>
              </w:rPr>
            </w:rPrChange>
          </w:rPr>
          <w:t xml:space="preserve"> sử dụng bộ từ điển VietSentiWordNet</w:t>
        </w:r>
      </w:ins>
      <w:ins w:id="5377" w:author="John Tran" w:date="2015-12-28T23:10:00Z">
        <w:r w:rsidRPr="00B242DB">
          <w:rPr>
            <w:rPrChange w:id="5378" w:author="John Tran" w:date="2015-12-28T23:10:00Z">
              <w:rPr>
                <w:lang w:val="en-US"/>
              </w:rPr>
            </w:rPrChange>
          </w:rPr>
          <w:t xml:space="preserve">. </w:t>
        </w:r>
        <w:r w:rsidRPr="00B242DB">
          <w:rPr>
            <w:rPrChange w:id="5379" w:author="John Tran" w:date="2015-12-28T23:11:00Z">
              <w:rPr>
                <w:lang w:val="en-US"/>
              </w:rPr>
            </w:rPrChange>
          </w:rPr>
          <w:t>Như đã đề cập ở phần trước, tập dữ liệu huấn luyện được</w:t>
        </w:r>
      </w:ins>
      <w:ins w:id="5380" w:author="John Tran" w:date="2015-12-28T23:13:00Z">
        <w:r w:rsidRPr="00B242DB">
          <w:rPr>
            <w:rPrChange w:id="5381" w:author="John Tran" w:date="2015-12-28T23:13:00Z">
              <w:rPr>
                <w:lang w:val="en-US"/>
              </w:rPr>
            </w:rPrChange>
          </w:rPr>
          <w:t xml:space="preserve"> chỉnh sửa thủ công sau khi đã phân lớp bằ</w:t>
        </w:r>
        <w:r>
          <w:t xml:space="preserve">ng </w:t>
        </w:r>
        <w:r w:rsidRPr="00B242DB">
          <w:rPr>
            <w:rPrChange w:id="5382" w:author="John Tran" w:date="2015-12-28T23:14:00Z">
              <w:rPr>
                <w:lang w:val="en-US"/>
              </w:rPr>
            </w:rPrChange>
          </w:rPr>
          <w:t xml:space="preserve"> bộ phân lớp </w:t>
        </w:r>
        <w:r w:rsidRPr="00B242DB">
          <w:rPr>
            <w:rPrChange w:id="5383" w:author="John Tran" w:date="2015-12-28T23:13:00Z">
              <w:rPr>
                <w:lang w:val="en-US"/>
              </w:rPr>
            </w:rPrChange>
          </w:rPr>
          <w:t>Lexicon</w:t>
        </w:r>
      </w:ins>
      <w:ins w:id="5384" w:author="John Tran" w:date="2015-12-28T23:14:00Z">
        <w:r w:rsidR="00474081" w:rsidRPr="00474081">
          <w:rPr>
            <w:rPrChange w:id="5385" w:author="John Tran" w:date="2015-12-28T23:14:00Z">
              <w:rPr>
                <w:lang w:val="en-US"/>
              </w:rPr>
            </w:rPrChange>
          </w:rPr>
          <w:t xml:space="preserve"> để đạt độ chính xác cao hơn. </w:t>
        </w:r>
        <w:r w:rsidR="00474081" w:rsidRPr="00474081">
          <w:rPr>
            <w:rPrChange w:id="5386" w:author="John Tran" w:date="2015-12-28T23:15:00Z">
              <w:rPr>
                <w:lang w:val="en-US"/>
              </w:rPr>
            </w:rPrChange>
          </w:rPr>
          <w:t xml:space="preserve">Nhóm đã tổng hợp dữ liệu của 3 thực nghiệm trên đây và chỉnh sửa lại nhãn phân lớp cho phù hợp. </w:t>
        </w:r>
      </w:ins>
      <w:ins w:id="5387" w:author="John Tran" w:date="2015-12-28T23:15:00Z">
        <w:r w:rsidR="00474081" w:rsidRPr="00474081">
          <w:rPr>
            <w:rPrChange w:id="5388" w:author="John Tran" w:date="2015-12-28T23:15:00Z">
              <w:rPr>
                <w:lang w:val="en-US"/>
              </w:rPr>
            </w:rPrChange>
          </w:rPr>
          <w:t>Sau đó tiến hành thực nghiệm nên tập dữ liệu này và cho kết quả như sau:</w:t>
        </w:r>
      </w:ins>
    </w:p>
    <w:p w14:paraId="110DC4CC" w14:textId="68B1D357" w:rsidR="00474081" w:rsidRPr="00474081" w:rsidRDefault="00474081" w:rsidP="00474081">
      <w:pPr>
        <w:ind w:left="630"/>
        <w:rPr>
          <w:ins w:id="5389" w:author="John Tran" w:date="2015-12-28T23:23:00Z"/>
          <w:b/>
          <w:i/>
          <w:rPrChange w:id="5390" w:author="John Tran" w:date="2015-12-28T23:24:00Z">
            <w:rPr>
              <w:ins w:id="5391" w:author="John Tran" w:date="2015-12-28T23:23:00Z"/>
              <w:b/>
              <w:i/>
              <w:lang w:val="en-US"/>
            </w:rPr>
          </w:rPrChange>
        </w:rPr>
      </w:pPr>
      <w:ins w:id="5392" w:author="John Tran" w:date="2015-12-28T23:23:00Z">
        <w:r w:rsidRPr="00474081">
          <w:rPr>
            <w:b/>
            <w:i/>
            <w:rPrChange w:id="5393" w:author="John Tran" w:date="2015-12-28T23:24:00Z">
              <w:rPr>
                <w:b/>
                <w:i/>
                <w:lang w:val="en-US"/>
              </w:rPr>
            </w:rPrChange>
          </w:rPr>
          <w:t>TDL 4: Dữ liệu tổng hợp và đã chỉnh sửa nhãn phân lớp</w:t>
        </w:r>
      </w:ins>
    </w:p>
    <w:p w14:paraId="272E24B6" w14:textId="4D041D4D" w:rsidR="00474081" w:rsidRDefault="00474081">
      <w:pPr>
        <w:pStyle w:val="ListParagraph"/>
        <w:numPr>
          <w:ilvl w:val="0"/>
          <w:numId w:val="3"/>
        </w:numPr>
        <w:spacing w:line="360" w:lineRule="auto"/>
        <w:ind w:left="994"/>
        <w:rPr>
          <w:ins w:id="5394" w:author="John Tran" w:date="2015-12-28T23:23:00Z"/>
        </w:rPr>
        <w:pPrChange w:id="5395" w:author="John Tran" w:date="2016-01-04T21:45:00Z">
          <w:pPr>
            <w:pStyle w:val="ListParagraph"/>
            <w:numPr>
              <w:numId w:val="3"/>
            </w:numPr>
            <w:ind w:left="990" w:hanging="360"/>
          </w:pPr>
        </w:pPrChange>
      </w:pPr>
      <w:ins w:id="5396" w:author="John Tran" w:date="2015-12-28T23:23:00Z">
        <w:r>
          <w:t xml:space="preserve">Tổng số bài đăng: </w:t>
        </w:r>
      </w:ins>
      <w:ins w:id="5397" w:author="John Tran" w:date="2015-12-29T09:06:00Z">
        <w:r w:rsidR="000B21D6">
          <w:t>1300</w:t>
        </w:r>
      </w:ins>
    </w:p>
    <w:p w14:paraId="30432A38" w14:textId="6AA8B943" w:rsidR="00474081" w:rsidRDefault="00474081">
      <w:pPr>
        <w:pStyle w:val="ListParagraph"/>
        <w:numPr>
          <w:ilvl w:val="0"/>
          <w:numId w:val="3"/>
        </w:numPr>
        <w:spacing w:line="360" w:lineRule="auto"/>
        <w:ind w:left="994"/>
        <w:rPr>
          <w:ins w:id="5398" w:author="John Tran" w:date="2015-12-28T23:35:00Z"/>
        </w:rPr>
        <w:pPrChange w:id="5399" w:author="John Tran" w:date="2016-01-04T21:45:00Z">
          <w:pPr>
            <w:pStyle w:val="ListParagraph"/>
            <w:numPr>
              <w:numId w:val="3"/>
            </w:numPr>
            <w:ind w:left="990" w:hanging="360"/>
          </w:pPr>
        </w:pPrChange>
      </w:pPr>
      <w:ins w:id="5400" w:author="John Tran" w:date="2015-12-28T23:23:00Z">
        <w:r>
          <w:t xml:space="preserve">Tổng số bình luận: </w:t>
        </w:r>
      </w:ins>
      <w:ins w:id="5401" w:author="John Tran" w:date="2016-01-24T00:09:00Z">
        <w:r w:rsidR="00827416">
          <w:t>4</w:t>
        </w:r>
      </w:ins>
      <w:ins w:id="5402" w:author="John Tran" w:date="2015-12-29T09:06:00Z">
        <w:r w:rsidR="000B21D6">
          <w:t>000</w:t>
        </w:r>
      </w:ins>
    </w:p>
    <w:p w14:paraId="4B33ABBE" w14:textId="77777777" w:rsidR="00B84B16" w:rsidRDefault="00B84B16">
      <w:pPr>
        <w:pStyle w:val="ListParagraph"/>
        <w:spacing w:line="360" w:lineRule="auto"/>
        <w:ind w:left="994"/>
        <w:rPr>
          <w:ins w:id="5403" w:author="John Tran" w:date="2015-12-29T10:34:00Z"/>
        </w:rPr>
        <w:pPrChange w:id="5404" w:author="John Tran" w:date="2016-01-04T21:45:00Z">
          <w:pPr>
            <w:pStyle w:val="ListParagraph"/>
            <w:numPr>
              <w:numId w:val="3"/>
            </w:numPr>
            <w:ind w:left="990" w:hanging="360"/>
          </w:pPr>
        </w:pPrChange>
      </w:pPr>
    </w:p>
    <w:p w14:paraId="4AE1A70B" w14:textId="7E23FB4E" w:rsidR="00044453" w:rsidRDefault="00044453">
      <w:pPr>
        <w:pStyle w:val="ListParagraph"/>
        <w:ind w:left="990"/>
        <w:rPr>
          <w:ins w:id="5405" w:author="John Tran" w:date="2015-12-29T10:34:00Z"/>
        </w:rPr>
        <w:pPrChange w:id="5406" w:author="John Tran" w:date="2015-12-28T23:35:00Z">
          <w:pPr>
            <w:pStyle w:val="ListParagraph"/>
            <w:numPr>
              <w:numId w:val="3"/>
            </w:numPr>
            <w:ind w:left="990" w:hanging="360"/>
          </w:pPr>
        </w:pPrChange>
      </w:pPr>
    </w:p>
    <w:p w14:paraId="7C0F9DC1" w14:textId="77777777" w:rsidR="00044453" w:rsidRDefault="00044453">
      <w:pPr>
        <w:pStyle w:val="ListParagraph"/>
        <w:ind w:left="990"/>
        <w:rPr>
          <w:ins w:id="5407" w:author="John Tran" w:date="2015-12-28T23:23:00Z"/>
        </w:rPr>
        <w:pPrChange w:id="5408" w:author="John Tran" w:date="2015-12-28T23:35:00Z">
          <w:pPr>
            <w:pStyle w:val="ListParagraph"/>
            <w:numPr>
              <w:numId w:val="3"/>
            </w:numPr>
            <w:ind w:left="990" w:hanging="360"/>
          </w:pPr>
        </w:pPrChange>
      </w:pPr>
    </w:p>
    <w:p w14:paraId="1BB7607E" w14:textId="77777777" w:rsidR="00474081" w:rsidRPr="00660B80" w:rsidRDefault="00474081" w:rsidP="00474081">
      <w:pPr>
        <w:pStyle w:val="ListParagraph"/>
        <w:rPr>
          <w:ins w:id="5409" w:author="John Tran" w:date="2015-12-28T23:23:00Z"/>
        </w:rPr>
      </w:pPr>
    </w:p>
    <w:tbl>
      <w:tblPr>
        <w:tblStyle w:val="TableGrid"/>
        <w:tblW w:w="0" w:type="auto"/>
        <w:jc w:val="center"/>
        <w:tblLook w:val="04A0" w:firstRow="1" w:lastRow="0" w:firstColumn="1" w:lastColumn="0" w:noHBand="0" w:noVBand="1"/>
      </w:tblPr>
      <w:tblGrid>
        <w:gridCol w:w="2880"/>
        <w:gridCol w:w="2267"/>
      </w:tblGrid>
      <w:tr w:rsidR="00474081" w:rsidRPr="00D50C57" w14:paraId="248BEEC0" w14:textId="77777777" w:rsidTr="009D7EF8">
        <w:trPr>
          <w:jc w:val="center"/>
          <w:ins w:id="5410" w:author="John Tran" w:date="2015-12-28T23:23:00Z"/>
        </w:trPr>
        <w:tc>
          <w:tcPr>
            <w:tcW w:w="2880" w:type="dxa"/>
            <w:shd w:val="clear" w:color="auto" w:fill="B8CCE4" w:themeFill="accent1" w:themeFillTint="66"/>
          </w:tcPr>
          <w:p w14:paraId="64FD7373" w14:textId="77777777" w:rsidR="00474081" w:rsidRPr="00660B80" w:rsidRDefault="00474081">
            <w:pPr>
              <w:spacing w:after="0"/>
              <w:ind w:left="630"/>
              <w:jc w:val="center"/>
              <w:rPr>
                <w:ins w:id="5411" w:author="John Tran" w:date="2015-12-28T23:23:00Z"/>
                <w:b/>
                <w:szCs w:val="26"/>
                <w:lang w:val="en-US" w:eastAsia="ja-JP"/>
              </w:rPr>
              <w:pPrChange w:id="5412" w:author="John Tran" w:date="2015-12-29T10:36:00Z">
                <w:pPr>
                  <w:spacing w:after="0" w:line="240" w:lineRule="auto"/>
                  <w:ind w:left="630"/>
                  <w:jc w:val="center"/>
                </w:pPr>
              </w:pPrChange>
            </w:pPr>
            <w:ins w:id="5413" w:author="John Tran" w:date="2015-12-28T23:23:00Z">
              <w:r w:rsidRPr="00660B80">
                <w:rPr>
                  <w:b/>
                  <w:szCs w:val="26"/>
                  <w:lang w:val="en-US" w:eastAsia="ja-JP"/>
                </w:rPr>
                <w:t>Tên tập</w:t>
              </w:r>
            </w:ins>
          </w:p>
        </w:tc>
        <w:tc>
          <w:tcPr>
            <w:tcW w:w="2267" w:type="dxa"/>
            <w:shd w:val="clear" w:color="auto" w:fill="B8CCE4" w:themeFill="accent1" w:themeFillTint="66"/>
          </w:tcPr>
          <w:p w14:paraId="6A42ED06" w14:textId="77777777" w:rsidR="00474081" w:rsidRPr="00660B80" w:rsidRDefault="00474081">
            <w:pPr>
              <w:spacing w:after="0"/>
              <w:ind w:left="-113"/>
              <w:jc w:val="center"/>
              <w:rPr>
                <w:ins w:id="5414" w:author="John Tran" w:date="2015-12-28T23:23:00Z"/>
                <w:b/>
                <w:szCs w:val="26"/>
                <w:lang w:val="en-US" w:eastAsia="ja-JP"/>
              </w:rPr>
              <w:pPrChange w:id="5415" w:author="John Tran" w:date="2015-12-29T10:36:00Z">
                <w:pPr>
                  <w:spacing w:after="0" w:line="240" w:lineRule="auto"/>
                  <w:ind w:left="-113"/>
                  <w:jc w:val="center"/>
                </w:pPr>
              </w:pPrChange>
            </w:pPr>
            <w:ins w:id="5416" w:author="John Tran" w:date="2015-12-28T23:23:00Z">
              <w:r w:rsidRPr="00660B80">
                <w:rPr>
                  <w:b/>
                  <w:szCs w:val="26"/>
                  <w:lang w:val="en-US" w:eastAsia="ja-JP"/>
                </w:rPr>
                <w:t>Số bản ghi</w:t>
              </w:r>
            </w:ins>
          </w:p>
        </w:tc>
      </w:tr>
      <w:tr w:rsidR="00474081" w:rsidRPr="00D50C57" w14:paraId="26063B81" w14:textId="77777777" w:rsidTr="009D7EF8">
        <w:trPr>
          <w:jc w:val="center"/>
          <w:ins w:id="5417" w:author="John Tran" w:date="2015-12-28T23:23:00Z"/>
        </w:trPr>
        <w:tc>
          <w:tcPr>
            <w:tcW w:w="2880" w:type="dxa"/>
          </w:tcPr>
          <w:p w14:paraId="275300FC" w14:textId="77777777" w:rsidR="00474081" w:rsidRPr="00D33D48" w:rsidRDefault="00474081">
            <w:pPr>
              <w:spacing w:after="0"/>
              <w:ind w:left="-23"/>
              <w:jc w:val="left"/>
              <w:rPr>
                <w:ins w:id="5418" w:author="John Tran" w:date="2015-12-28T23:23:00Z"/>
                <w:szCs w:val="26"/>
                <w:lang w:eastAsia="ja-JP"/>
              </w:rPr>
              <w:pPrChange w:id="5419" w:author="John Tran" w:date="2015-12-29T10:36:00Z">
                <w:pPr>
                  <w:spacing w:after="0" w:line="240" w:lineRule="auto"/>
                  <w:ind w:left="-23"/>
                  <w:jc w:val="left"/>
                </w:pPr>
              </w:pPrChange>
            </w:pPr>
            <w:ins w:id="5420" w:author="John Tran" w:date="2015-12-28T23:23:00Z">
              <w:r w:rsidRPr="00D33D48">
                <w:rPr>
                  <w:szCs w:val="26"/>
                  <w:lang w:eastAsia="ja-JP"/>
                </w:rPr>
                <w:t>Tập dữ liệu huấn luyện</w:t>
              </w:r>
            </w:ins>
          </w:p>
        </w:tc>
        <w:tc>
          <w:tcPr>
            <w:tcW w:w="2267" w:type="dxa"/>
          </w:tcPr>
          <w:p w14:paraId="36599718" w14:textId="2410A7EE" w:rsidR="00474081" w:rsidRPr="00AD1036" w:rsidRDefault="00A2432A">
            <w:pPr>
              <w:spacing w:after="0"/>
              <w:ind w:left="-203"/>
              <w:jc w:val="center"/>
              <w:rPr>
                <w:ins w:id="5421" w:author="John Tran" w:date="2015-12-28T23:23:00Z"/>
                <w:szCs w:val="26"/>
                <w:lang w:eastAsia="ja-JP"/>
              </w:rPr>
              <w:pPrChange w:id="5422" w:author="John Tran" w:date="2015-12-29T10:36:00Z">
                <w:pPr>
                  <w:spacing w:after="0" w:line="240" w:lineRule="auto"/>
                  <w:ind w:left="-203"/>
                  <w:jc w:val="center"/>
                </w:pPr>
              </w:pPrChange>
            </w:pPr>
            <w:ins w:id="5423" w:author="John Tran" w:date="2016-01-24T00:02:00Z">
              <w:r>
                <w:rPr>
                  <w:szCs w:val="26"/>
                  <w:lang w:val="en-US" w:eastAsia="ja-JP"/>
                </w:rPr>
                <w:t>37</w:t>
              </w:r>
            </w:ins>
            <w:ins w:id="5424" w:author="John Tran" w:date="2015-12-28T23:24:00Z">
              <w:r w:rsidR="00CE2AE0">
                <w:rPr>
                  <w:szCs w:val="26"/>
                  <w:lang w:val="en-US" w:eastAsia="ja-JP"/>
                </w:rPr>
                <w:t>00</w:t>
              </w:r>
            </w:ins>
          </w:p>
        </w:tc>
      </w:tr>
      <w:tr w:rsidR="00474081" w:rsidRPr="00D50C57" w14:paraId="06E9F688" w14:textId="77777777" w:rsidTr="009D7EF8">
        <w:trPr>
          <w:jc w:val="center"/>
          <w:ins w:id="5425" w:author="John Tran" w:date="2015-12-28T23:23:00Z"/>
        </w:trPr>
        <w:tc>
          <w:tcPr>
            <w:tcW w:w="2880" w:type="dxa"/>
          </w:tcPr>
          <w:p w14:paraId="582577CA" w14:textId="77777777" w:rsidR="00474081" w:rsidRPr="001A1FB7" w:rsidRDefault="00474081">
            <w:pPr>
              <w:spacing w:after="0"/>
              <w:jc w:val="left"/>
              <w:rPr>
                <w:ins w:id="5426" w:author="John Tran" w:date="2015-12-28T23:23:00Z"/>
                <w:szCs w:val="26"/>
                <w:lang w:val="en-US" w:eastAsia="ja-JP"/>
              </w:rPr>
              <w:pPrChange w:id="5427" w:author="John Tran" w:date="2015-12-29T10:36:00Z">
                <w:pPr>
                  <w:spacing w:after="0" w:line="240" w:lineRule="auto"/>
                  <w:jc w:val="left"/>
                </w:pPr>
              </w:pPrChange>
            </w:pPr>
            <w:ins w:id="5428" w:author="John Tran" w:date="2015-12-28T23:23:00Z">
              <w:r w:rsidRPr="001A1FB7">
                <w:rPr>
                  <w:szCs w:val="26"/>
                  <w:lang w:val="en-US" w:eastAsia="ja-JP"/>
                </w:rPr>
                <w:t>Tập dữ liệu kiểm tra</w:t>
              </w:r>
            </w:ins>
          </w:p>
        </w:tc>
        <w:tc>
          <w:tcPr>
            <w:tcW w:w="2267" w:type="dxa"/>
          </w:tcPr>
          <w:p w14:paraId="30715581" w14:textId="32C877A5" w:rsidR="00474081" w:rsidRPr="001A1FB7" w:rsidRDefault="00CE2AE0">
            <w:pPr>
              <w:spacing w:after="0"/>
              <w:ind w:left="-203"/>
              <w:jc w:val="center"/>
              <w:rPr>
                <w:ins w:id="5429" w:author="John Tran" w:date="2015-12-28T23:23:00Z"/>
                <w:szCs w:val="26"/>
                <w:lang w:val="en-US" w:eastAsia="ja-JP"/>
              </w:rPr>
              <w:pPrChange w:id="5430" w:author="John Tran" w:date="2015-12-29T10:36:00Z">
                <w:pPr>
                  <w:spacing w:after="0" w:line="240" w:lineRule="auto"/>
                  <w:ind w:left="-203"/>
                  <w:jc w:val="center"/>
                </w:pPr>
              </w:pPrChange>
            </w:pPr>
            <w:ins w:id="5431" w:author="John Tran" w:date="2015-12-28T23:24:00Z">
              <w:r>
                <w:rPr>
                  <w:szCs w:val="26"/>
                  <w:lang w:val="en-US" w:eastAsia="ja-JP"/>
                </w:rPr>
                <w:t>2300</w:t>
              </w:r>
            </w:ins>
          </w:p>
        </w:tc>
      </w:tr>
      <w:tr w:rsidR="00474081" w:rsidRPr="00D50C57" w14:paraId="6236E5FC" w14:textId="77777777" w:rsidTr="009D7EF8">
        <w:trPr>
          <w:jc w:val="center"/>
          <w:ins w:id="5432" w:author="John Tran" w:date="2015-12-28T23:23:00Z"/>
        </w:trPr>
        <w:tc>
          <w:tcPr>
            <w:tcW w:w="2880" w:type="dxa"/>
          </w:tcPr>
          <w:p w14:paraId="58A36984" w14:textId="77777777" w:rsidR="00474081" w:rsidRPr="001A1FB7" w:rsidRDefault="00474081">
            <w:pPr>
              <w:spacing w:after="0"/>
              <w:jc w:val="left"/>
              <w:rPr>
                <w:ins w:id="5433" w:author="John Tran" w:date="2015-12-28T23:23:00Z"/>
                <w:szCs w:val="26"/>
                <w:lang w:val="en-US" w:eastAsia="ja-JP"/>
              </w:rPr>
              <w:pPrChange w:id="5434" w:author="John Tran" w:date="2015-12-29T10:36:00Z">
                <w:pPr>
                  <w:spacing w:after="0" w:line="240" w:lineRule="auto"/>
                  <w:jc w:val="left"/>
                </w:pPr>
              </w:pPrChange>
            </w:pPr>
            <w:ins w:id="5435" w:author="John Tran" w:date="2015-12-28T23:23:00Z">
              <w:r w:rsidRPr="001A1FB7">
                <w:rPr>
                  <w:szCs w:val="26"/>
                  <w:lang w:val="en-US" w:eastAsia="ja-JP"/>
                </w:rPr>
                <w:t>Tổng</w:t>
              </w:r>
            </w:ins>
          </w:p>
        </w:tc>
        <w:tc>
          <w:tcPr>
            <w:tcW w:w="2267" w:type="dxa"/>
          </w:tcPr>
          <w:p w14:paraId="1013C9F1" w14:textId="0D930D48" w:rsidR="00474081" w:rsidRPr="001A1FB7" w:rsidRDefault="00A2432A">
            <w:pPr>
              <w:spacing w:after="0"/>
              <w:ind w:left="-203"/>
              <w:jc w:val="center"/>
              <w:rPr>
                <w:ins w:id="5436" w:author="John Tran" w:date="2015-12-28T23:23:00Z"/>
                <w:szCs w:val="26"/>
                <w:lang w:val="en-US" w:eastAsia="ja-JP"/>
              </w:rPr>
              <w:pPrChange w:id="5437" w:author="John Tran" w:date="2015-12-29T10:36:00Z">
                <w:pPr>
                  <w:spacing w:after="0" w:line="240" w:lineRule="auto"/>
                  <w:ind w:left="-203"/>
                  <w:jc w:val="center"/>
                </w:pPr>
              </w:pPrChange>
            </w:pPr>
            <w:ins w:id="5438" w:author="John Tran" w:date="2016-01-24T00:02:00Z">
              <w:r w:rsidRPr="00A2432A">
                <w:rPr>
                  <w:szCs w:val="26"/>
                  <w:lang w:val="en-US" w:eastAsia="ja-JP"/>
                </w:rPr>
                <w:t>5000</w:t>
              </w:r>
            </w:ins>
          </w:p>
        </w:tc>
      </w:tr>
    </w:tbl>
    <w:p w14:paraId="0FCAD0CF" w14:textId="77777777" w:rsidR="00CE2AE0" w:rsidRDefault="00CE2AE0">
      <w:pPr>
        <w:ind w:left="630"/>
        <w:rPr>
          <w:ins w:id="5439" w:author="John Tran" w:date="2015-12-28T23:25:00Z"/>
        </w:rPr>
      </w:pPr>
    </w:p>
    <w:p w14:paraId="7A25648C" w14:textId="1435F2C6" w:rsidR="00CE2AE0" w:rsidRPr="00CE2AE0" w:rsidRDefault="00CE2AE0">
      <w:pPr>
        <w:ind w:left="630"/>
        <w:rPr>
          <w:ins w:id="5440" w:author="John Tran" w:date="2015-12-28T23:26:00Z"/>
          <w:b/>
          <w:rPrChange w:id="5441" w:author="John Tran" w:date="2015-12-28T23:26:00Z">
            <w:rPr>
              <w:ins w:id="5442" w:author="John Tran" w:date="2015-12-28T23:26:00Z"/>
            </w:rPr>
          </w:rPrChange>
        </w:rPr>
        <w:pPrChange w:id="5443" w:author="John Tran" w:date="2015-12-28T23:26:00Z">
          <w:pPr>
            <w:pStyle w:val="ListParagraph"/>
            <w:numPr>
              <w:numId w:val="3"/>
            </w:numPr>
            <w:ind w:left="990" w:hanging="360"/>
          </w:pPr>
        </w:pPrChange>
      </w:pPr>
      <w:ins w:id="5444" w:author="John Tran" w:date="2015-12-28T23:26:00Z">
        <w:r>
          <w:rPr>
            <w:b/>
            <w:lang w:val="en-US"/>
          </w:rPr>
          <w:t>Kết quả TDL 4:</w:t>
        </w:r>
      </w:ins>
    </w:p>
    <w:p w14:paraId="11748EF3" w14:textId="0EEBE1E5" w:rsidR="00CE2AE0" w:rsidRDefault="00CE2AE0">
      <w:pPr>
        <w:pStyle w:val="ListParagraph"/>
        <w:numPr>
          <w:ilvl w:val="0"/>
          <w:numId w:val="3"/>
        </w:numPr>
        <w:spacing w:line="360" w:lineRule="auto"/>
        <w:ind w:left="994"/>
        <w:rPr>
          <w:ins w:id="5445" w:author="John Tran" w:date="2015-12-28T23:26:00Z"/>
        </w:rPr>
        <w:pPrChange w:id="5446" w:author="John Tran" w:date="2016-01-04T21:45:00Z">
          <w:pPr>
            <w:pStyle w:val="ListParagraph"/>
            <w:numPr>
              <w:numId w:val="3"/>
            </w:numPr>
            <w:ind w:left="990" w:hanging="360"/>
          </w:pPr>
        </w:pPrChange>
      </w:pPr>
      <w:ins w:id="5447" w:author="John Tran" w:date="2015-12-28T23:26:00Z">
        <w:r>
          <w:t xml:space="preserve">Số lượng chủ đề: </w:t>
        </w:r>
      </w:ins>
      <w:ins w:id="5448" w:author="John Tran" w:date="2015-12-28T23:27:00Z">
        <w:r>
          <w:t>12</w:t>
        </w:r>
      </w:ins>
    </w:p>
    <w:p w14:paraId="3F9CB4E1" w14:textId="77777777" w:rsidR="00CE2AE0" w:rsidRPr="002800B0" w:rsidRDefault="00CE2AE0">
      <w:pPr>
        <w:pStyle w:val="ListParagraph"/>
        <w:numPr>
          <w:ilvl w:val="0"/>
          <w:numId w:val="3"/>
        </w:numPr>
        <w:spacing w:line="360" w:lineRule="auto"/>
        <w:ind w:left="994"/>
        <w:rPr>
          <w:ins w:id="5449" w:author="John Tran" w:date="2015-12-28T23:26:00Z"/>
        </w:rPr>
        <w:pPrChange w:id="5450" w:author="John Tran" w:date="2016-01-04T21:45:00Z">
          <w:pPr>
            <w:pStyle w:val="ListParagraph"/>
            <w:numPr>
              <w:numId w:val="3"/>
            </w:numPr>
            <w:ind w:left="990" w:hanging="360"/>
          </w:pPr>
        </w:pPrChange>
      </w:pPr>
      <w:ins w:id="5451" w:author="John Tran" w:date="2015-12-28T23:26:00Z">
        <w:r>
          <w:t xml:space="preserve">Độ chính xác phân lớp cảm xúc: </w:t>
        </w:r>
      </w:ins>
    </w:p>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4"/>
        <w:gridCol w:w="1220"/>
        <w:gridCol w:w="1360"/>
        <w:gridCol w:w="1631"/>
      </w:tblGrid>
      <w:tr w:rsidR="00CE2AE0" w:rsidRPr="001A1FB7" w14:paraId="419C0647" w14:textId="77777777" w:rsidTr="009D7EF8">
        <w:trPr>
          <w:trHeight w:val="300"/>
          <w:jc w:val="center"/>
          <w:ins w:id="5452" w:author="John Tran" w:date="2015-12-28T23:26:00Z"/>
        </w:trPr>
        <w:tc>
          <w:tcPr>
            <w:tcW w:w="1184" w:type="dxa"/>
            <w:shd w:val="clear" w:color="auto" w:fill="B8CCE4" w:themeFill="accent1" w:themeFillTint="66"/>
            <w:noWrap/>
            <w:vAlign w:val="bottom"/>
            <w:hideMark/>
          </w:tcPr>
          <w:p w14:paraId="79D3E2D8" w14:textId="77777777" w:rsidR="00CE2AE0" w:rsidRPr="00660B80" w:rsidRDefault="00CE2AE0">
            <w:pPr>
              <w:spacing w:after="0"/>
              <w:jc w:val="center"/>
              <w:rPr>
                <w:ins w:id="5453" w:author="John Tran" w:date="2015-12-28T23:26:00Z"/>
                <w:rFonts w:eastAsia="Times New Roman" w:cs="Times New Roman"/>
                <w:b/>
                <w:szCs w:val="26"/>
                <w:lang w:val="en-US" w:eastAsia="ja-JP"/>
              </w:rPr>
              <w:pPrChange w:id="5454" w:author="John Tran" w:date="2015-12-29T10:35:00Z">
                <w:pPr>
                  <w:spacing w:after="0" w:line="240" w:lineRule="auto"/>
                  <w:jc w:val="center"/>
                </w:pPr>
              </w:pPrChange>
            </w:pPr>
            <w:ins w:id="5455" w:author="John Tran" w:date="2015-12-28T23:26:00Z">
              <w:r>
                <w:rPr>
                  <w:rFonts w:eastAsia="Times New Roman" w:cs="Times New Roman"/>
                  <w:b/>
                  <w:szCs w:val="26"/>
                  <w:lang w:val="en-US" w:eastAsia="ja-JP"/>
                </w:rPr>
                <w:t>Độ đo</w:t>
              </w:r>
            </w:ins>
          </w:p>
        </w:tc>
        <w:tc>
          <w:tcPr>
            <w:tcW w:w="1220" w:type="dxa"/>
            <w:shd w:val="clear" w:color="auto" w:fill="B8CCE4" w:themeFill="accent1" w:themeFillTint="66"/>
            <w:noWrap/>
            <w:vAlign w:val="bottom"/>
            <w:hideMark/>
          </w:tcPr>
          <w:p w14:paraId="50B260C5" w14:textId="77777777" w:rsidR="00CE2AE0" w:rsidRPr="00660B80" w:rsidRDefault="00CE2AE0">
            <w:pPr>
              <w:spacing w:after="0"/>
              <w:jc w:val="center"/>
              <w:rPr>
                <w:ins w:id="5456" w:author="John Tran" w:date="2015-12-28T23:26:00Z"/>
                <w:rFonts w:eastAsia="Times New Roman" w:cs="Times New Roman"/>
                <w:b/>
                <w:szCs w:val="26"/>
                <w:lang w:val="en-US" w:eastAsia="ja-JP"/>
              </w:rPr>
              <w:pPrChange w:id="5457" w:author="John Tran" w:date="2015-12-29T10:35:00Z">
                <w:pPr>
                  <w:spacing w:after="0" w:line="240" w:lineRule="auto"/>
                  <w:jc w:val="center"/>
                </w:pPr>
              </w:pPrChange>
            </w:pPr>
            <w:ins w:id="5458" w:author="John Tran" w:date="2015-12-28T23:26:00Z">
              <w:r w:rsidRPr="00660B80">
                <w:rPr>
                  <w:rFonts w:eastAsia="Times New Roman" w:cs="Times New Roman"/>
                  <w:b/>
                  <w:szCs w:val="26"/>
                  <w:lang w:val="en-US" w:eastAsia="ja-JP"/>
                </w:rPr>
                <w:t>Tiêu cực</w:t>
              </w:r>
            </w:ins>
          </w:p>
        </w:tc>
        <w:tc>
          <w:tcPr>
            <w:tcW w:w="1360" w:type="dxa"/>
            <w:shd w:val="clear" w:color="auto" w:fill="B8CCE4" w:themeFill="accent1" w:themeFillTint="66"/>
            <w:noWrap/>
            <w:vAlign w:val="bottom"/>
            <w:hideMark/>
          </w:tcPr>
          <w:p w14:paraId="66373969" w14:textId="77777777" w:rsidR="00CE2AE0" w:rsidRPr="00660B80" w:rsidRDefault="00CE2AE0">
            <w:pPr>
              <w:spacing w:after="0"/>
              <w:jc w:val="center"/>
              <w:rPr>
                <w:ins w:id="5459" w:author="John Tran" w:date="2015-12-28T23:26:00Z"/>
                <w:rFonts w:eastAsia="Times New Roman" w:cs="Times New Roman"/>
                <w:b/>
                <w:szCs w:val="26"/>
                <w:lang w:val="en-US" w:eastAsia="ja-JP"/>
              </w:rPr>
              <w:pPrChange w:id="5460" w:author="John Tran" w:date="2015-12-29T10:35:00Z">
                <w:pPr>
                  <w:spacing w:after="0" w:line="240" w:lineRule="auto"/>
                  <w:jc w:val="center"/>
                </w:pPr>
              </w:pPrChange>
            </w:pPr>
            <w:ins w:id="5461" w:author="John Tran" w:date="2015-12-28T23:26:00Z">
              <w:r w:rsidRPr="00660B80">
                <w:rPr>
                  <w:rFonts w:eastAsia="Times New Roman" w:cs="Times New Roman"/>
                  <w:b/>
                  <w:szCs w:val="26"/>
                  <w:lang w:val="en-US" w:eastAsia="ja-JP"/>
                </w:rPr>
                <w:t>Tích cực</w:t>
              </w:r>
            </w:ins>
          </w:p>
        </w:tc>
        <w:tc>
          <w:tcPr>
            <w:tcW w:w="1631" w:type="dxa"/>
            <w:shd w:val="clear" w:color="auto" w:fill="B8CCE4" w:themeFill="accent1" w:themeFillTint="66"/>
            <w:vAlign w:val="bottom"/>
          </w:tcPr>
          <w:p w14:paraId="6FA254CC" w14:textId="77777777" w:rsidR="00CE2AE0" w:rsidRPr="00660B80" w:rsidRDefault="00CE2AE0">
            <w:pPr>
              <w:spacing w:after="0"/>
              <w:jc w:val="center"/>
              <w:rPr>
                <w:ins w:id="5462" w:author="John Tran" w:date="2015-12-28T23:26:00Z"/>
                <w:rFonts w:ascii="Calibri" w:hAnsi="Calibri"/>
                <w:b/>
                <w:color w:val="000000"/>
                <w:sz w:val="22"/>
              </w:rPr>
              <w:pPrChange w:id="5463" w:author="John Tran" w:date="2015-12-29T10:35:00Z">
                <w:pPr>
                  <w:spacing w:after="0" w:line="240" w:lineRule="auto"/>
                  <w:jc w:val="center"/>
                </w:pPr>
              </w:pPrChange>
            </w:pPr>
            <w:ins w:id="5464" w:author="John Tran" w:date="2015-12-28T23:26:00Z">
              <w:r w:rsidRPr="00660B80">
                <w:rPr>
                  <w:rFonts w:eastAsia="Times New Roman" w:cs="Times New Roman"/>
                  <w:b/>
                  <w:szCs w:val="26"/>
                  <w:lang w:val="en-US" w:eastAsia="ja-JP"/>
                </w:rPr>
                <w:t>Trung bình hệ thống</w:t>
              </w:r>
            </w:ins>
          </w:p>
        </w:tc>
      </w:tr>
      <w:tr w:rsidR="00CE2AE0" w:rsidRPr="001A1FB7" w14:paraId="36C44675" w14:textId="77777777" w:rsidTr="009D7EF8">
        <w:trPr>
          <w:trHeight w:val="300"/>
          <w:jc w:val="center"/>
          <w:ins w:id="5465" w:author="John Tran" w:date="2015-12-28T23:26:00Z"/>
        </w:trPr>
        <w:tc>
          <w:tcPr>
            <w:tcW w:w="1184" w:type="dxa"/>
            <w:shd w:val="clear" w:color="auto" w:fill="auto"/>
            <w:noWrap/>
            <w:vAlign w:val="bottom"/>
            <w:hideMark/>
          </w:tcPr>
          <w:p w14:paraId="19A9A87D" w14:textId="77777777" w:rsidR="00CE2AE0" w:rsidRPr="001A1FB7" w:rsidRDefault="00CE2AE0">
            <w:pPr>
              <w:spacing w:after="0"/>
              <w:rPr>
                <w:ins w:id="5466" w:author="John Tran" w:date="2015-12-28T23:26:00Z"/>
                <w:rFonts w:eastAsia="Times New Roman" w:cs="Times New Roman"/>
                <w:szCs w:val="26"/>
                <w:lang w:val="en-US" w:eastAsia="ja-JP"/>
              </w:rPr>
              <w:pPrChange w:id="5467" w:author="John Tran" w:date="2015-12-29T10:35:00Z">
                <w:pPr>
                  <w:spacing w:after="0" w:line="240" w:lineRule="auto"/>
                </w:pPr>
              </w:pPrChange>
            </w:pPr>
            <w:ins w:id="5468" w:author="John Tran" w:date="2015-12-28T23:26:00Z">
              <w:r w:rsidRPr="001A1FB7">
                <w:rPr>
                  <w:rFonts w:eastAsia="Times New Roman" w:cs="Times New Roman"/>
                  <w:szCs w:val="26"/>
                  <w:lang w:val="en-US" w:eastAsia="ja-JP"/>
                </w:rPr>
                <w:t>Precision</w:t>
              </w:r>
            </w:ins>
          </w:p>
        </w:tc>
        <w:tc>
          <w:tcPr>
            <w:tcW w:w="1220" w:type="dxa"/>
            <w:shd w:val="clear" w:color="auto" w:fill="auto"/>
            <w:noWrap/>
            <w:vAlign w:val="bottom"/>
            <w:hideMark/>
          </w:tcPr>
          <w:p w14:paraId="1CB17CF5" w14:textId="41A6CAD6" w:rsidR="00CE2AE0" w:rsidRPr="001A1FB7" w:rsidRDefault="00CE2AE0">
            <w:pPr>
              <w:spacing w:after="0"/>
              <w:jc w:val="center"/>
              <w:rPr>
                <w:ins w:id="5469" w:author="John Tran" w:date="2015-12-28T23:26:00Z"/>
                <w:rFonts w:eastAsia="Times New Roman" w:cs="Times New Roman"/>
                <w:szCs w:val="26"/>
                <w:lang w:val="en-US" w:eastAsia="ja-JP"/>
              </w:rPr>
              <w:pPrChange w:id="5470" w:author="John Tran" w:date="2015-12-29T10:35:00Z">
                <w:pPr>
                  <w:spacing w:after="0" w:line="240" w:lineRule="auto"/>
                  <w:jc w:val="center"/>
                </w:pPr>
              </w:pPrChange>
            </w:pPr>
            <w:ins w:id="5471" w:author="John Tran" w:date="2015-12-28T23:26:00Z">
              <w:r>
                <w:rPr>
                  <w:rFonts w:eastAsia="Times New Roman" w:cs="Times New Roman"/>
                  <w:szCs w:val="26"/>
                  <w:lang w:val="en-US" w:eastAsia="ja-JP"/>
                </w:rPr>
                <w:t>0.</w:t>
              </w:r>
            </w:ins>
            <w:ins w:id="5472" w:author="John Tran" w:date="2016-01-24T00:24:00Z">
              <w:r w:rsidR="008E5AA6">
                <w:rPr>
                  <w:rFonts w:eastAsia="Times New Roman" w:cs="Times New Roman"/>
                  <w:szCs w:val="26"/>
                  <w:lang w:val="en-US" w:eastAsia="ja-JP"/>
                </w:rPr>
                <w:t>81</w:t>
              </w:r>
            </w:ins>
          </w:p>
        </w:tc>
        <w:tc>
          <w:tcPr>
            <w:tcW w:w="1360" w:type="dxa"/>
            <w:shd w:val="clear" w:color="auto" w:fill="auto"/>
            <w:noWrap/>
            <w:vAlign w:val="bottom"/>
            <w:hideMark/>
          </w:tcPr>
          <w:p w14:paraId="601389A9" w14:textId="20B631D0" w:rsidR="00CE2AE0" w:rsidRPr="001A1FB7" w:rsidRDefault="00CE2AE0">
            <w:pPr>
              <w:spacing w:after="0"/>
              <w:jc w:val="center"/>
              <w:rPr>
                <w:ins w:id="5473" w:author="John Tran" w:date="2015-12-28T23:26:00Z"/>
                <w:rFonts w:eastAsia="Times New Roman" w:cs="Times New Roman"/>
                <w:szCs w:val="26"/>
                <w:lang w:val="en-US" w:eastAsia="ja-JP"/>
              </w:rPr>
              <w:pPrChange w:id="5474" w:author="John Tran" w:date="2015-12-29T10:35:00Z">
                <w:pPr>
                  <w:spacing w:after="0" w:line="240" w:lineRule="auto"/>
                  <w:jc w:val="center"/>
                </w:pPr>
              </w:pPrChange>
            </w:pPr>
            <w:ins w:id="5475" w:author="John Tran" w:date="2015-12-28T23:26:00Z">
              <w:r>
                <w:rPr>
                  <w:rFonts w:eastAsia="Times New Roman" w:cs="Times New Roman"/>
                  <w:szCs w:val="26"/>
                  <w:lang w:val="en-US" w:eastAsia="ja-JP"/>
                </w:rPr>
                <w:t>0.</w:t>
              </w:r>
            </w:ins>
            <w:ins w:id="5476" w:author="John Tran" w:date="2015-12-28T23:27:00Z">
              <w:r>
                <w:rPr>
                  <w:rFonts w:eastAsia="Times New Roman" w:cs="Times New Roman"/>
                  <w:szCs w:val="26"/>
                  <w:lang w:val="en-US" w:eastAsia="ja-JP"/>
                </w:rPr>
                <w:t>8</w:t>
              </w:r>
            </w:ins>
            <w:ins w:id="5477" w:author="John Tran" w:date="2016-01-24T00:24:00Z">
              <w:r w:rsidR="008E5AA6">
                <w:rPr>
                  <w:rFonts w:eastAsia="Times New Roman" w:cs="Times New Roman"/>
                  <w:szCs w:val="26"/>
                  <w:lang w:val="en-US" w:eastAsia="ja-JP"/>
                </w:rPr>
                <w:t>2</w:t>
              </w:r>
            </w:ins>
          </w:p>
        </w:tc>
        <w:tc>
          <w:tcPr>
            <w:tcW w:w="1631" w:type="dxa"/>
            <w:vAlign w:val="bottom"/>
          </w:tcPr>
          <w:p w14:paraId="6894FD3F" w14:textId="5455E25F" w:rsidR="00CE2AE0" w:rsidRDefault="00CE2AE0">
            <w:pPr>
              <w:spacing w:after="0"/>
              <w:jc w:val="center"/>
              <w:rPr>
                <w:ins w:id="5478" w:author="John Tran" w:date="2015-12-28T23:26:00Z"/>
                <w:rFonts w:ascii="Calibri" w:hAnsi="Calibri"/>
                <w:color w:val="000000"/>
                <w:sz w:val="22"/>
              </w:rPr>
              <w:pPrChange w:id="5479" w:author="John Tran" w:date="2015-12-29T10:35:00Z">
                <w:pPr>
                  <w:spacing w:after="0" w:line="240" w:lineRule="auto"/>
                  <w:jc w:val="center"/>
                </w:pPr>
              </w:pPrChange>
            </w:pPr>
            <w:ins w:id="5480" w:author="John Tran" w:date="2015-12-28T23:26:00Z">
              <w:r>
                <w:rPr>
                  <w:rFonts w:eastAsia="Times New Roman" w:cs="Times New Roman"/>
                  <w:szCs w:val="26"/>
                  <w:lang w:val="en-US" w:eastAsia="ja-JP"/>
                </w:rPr>
                <w:t>0.</w:t>
              </w:r>
            </w:ins>
            <w:ins w:id="5481" w:author="John Tran" w:date="2015-12-28T23:29:00Z">
              <w:r>
                <w:rPr>
                  <w:rFonts w:eastAsia="Times New Roman" w:cs="Times New Roman"/>
                  <w:szCs w:val="26"/>
                  <w:lang w:val="en-US" w:eastAsia="ja-JP"/>
                </w:rPr>
                <w:t>8</w:t>
              </w:r>
            </w:ins>
            <w:ins w:id="5482" w:author="John Tran" w:date="2016-01-24T00:24:00Z">
              <w:r w:rsidR="008E5AA6">
                <w:rPr>
                  <w:rFonts w:eastAsia="Times New Roman" w:cs="Times New Roman"/>
                  <w:szCs w:val="26"/>
                  <w:lang w:val="en-US" w:eastAsia="ja-JP"/>
                </w:rPr>
                <w:t>2</w:t>
              </w:r>
            </w:ins>
          </w:p>
        </w:tc>
      </w:tr>
      <w:tr w:rsidR="00CE2AE0" w:rsidRPr="001A1FB7" w14:paraId="3D45C6D0" w14:textId="77777777" w:rsidTr="009D7EF8">
        <w:trPr>
          <w:trHeight w:val="300"/>
          <w:jc w:val="center"/>
          <w:ins w:id="5483" w:author="John Tran" w:date="2015-12-28T23:26:00Z"/>
        </w:trPr>
        <w:tc>
          <w:tcPr>
            <w:tcW w:w="1184" w:type="dxa"/>
            <w:shd w:val="clear" w:color="auto" w:fill="auto"/>
            <w:noWrap/>
            <w:vAlign w:val="bottom"/>
            <w:hideMark/>
          </w:tcPr>
          <w:p w14:paraId="22CFD7EA" w14:textId="77777777" w:rsidR="00CE2AE0" w:rsidRPr="001A1FB7" w:rsidRDefault="00CE2AE0">
            <w:pPr>
              <w:spacing w:after="0"/>
              <w:jc w:val="center"/>
              <w:rPr>
                <w:ins w:id="5484" w:author="John Tran" w:date="2015-12-28T23:26:00Z"/>
                <w:rFonts w:eastAsia="Times New Roman" w:cs="Times New Roman"/>
                <w:szCs w:val="26"/>
                <w:lang w:val="en-US" w:eastAsia="ja-JP"/>
              </w:rPr>
              <w:pPrChange w:id="5485" w:author="John Tran" w:date="2015-12-29T10:35:00Z">
                <w:pPr>
                  <w:spacing w:after="0" w:line="240" w:lineRule="auto"/>
                  <w:jc w:val="center"/>
                </w:pPr>
              </w:pPrChange>
            </w:pPr>
            <w:ins w:id="5486" w:author="John Tran" w:date="2015-12-28T23:26:00Z">
              <w:r w:rsidRPr="001A1FB7">
                <w:rPr>
                  <w:rFonts w:eastAsia="Times New Roman" w:cs="Times New Roman"/>
                  <w:szCs w:val="26"/>
                  <w:lang w:val="en-US" w:eastAsia="ja-JP"/>
                </w:rPr>
                <w:t>Recall</w:t>
              </w:r>
            </w:ins>
          </w:p>
        </w:tc>
        <w:tc>
          <w:tcPr>
            <w:tcW w:w="1220" w:type="dxa"/>
            <w:shd w:val="clear" w:color="auto" w:fill="auto"/>
            <w:noWrap/>
            <w:vAlign w:val="bottom"/>
            <w:hideMark/>
          </w:tcPr>
          <w:p w14:paraId="1A9AE495" w14:textId="610CAD21" w:rsidR="00CE2AE0" w:rsidRPr="001A1FB7" w:rsidRDefault="00CE2AE0">
            <w:pPr>
              <w:spacing w:after="0"/>
              <w:jc w:val="center"/>
              <w:rPr>
                <w:ins w:id="5487" w:author="John Tran" w:date="2015-12-28T23:26:00Z"/>
                <w:rFonts w:eastAsia="Times New Roman" w:cs="Times New Roman"/>
                <w:szCs w:val="26"/>
                <w:lang w:val="en-US" w:eastAsia="ja-JP"/>
              </w:rPr>
              <w:pPrChange w:id="5488" w:author="John Tran" w:date="2015-12-29T10:35:00Z">
                <w:pPr>
                  <w:spacing w:after="0" w:line="240" w:lineRule="auto"/>
                  <w:jc w:val="center"/>
                </w:pPr>
              </w:pPrChange>
            </w:pPr>
            <w:ins w:id="5489" w:author="John Tran" w:date="2015-12-28T23:26:00Z">
              <w:r>
                <w:rPr>
                  <w:rFonts w:eastAsia="Times New Roman" w:cs="Times New Roman"/>
                  <w:szCs w:val="26"/>
                  <w:lang w:val="en-US" w:eastAsia="ja-JP"/>
                </w:rPr>
                <w:t>0.</w:t>
              </w:r>
            </w:ins>
            <w:ins w:id="5490" w:author="John Tran" w:date="2016-01-24T00:24:00Z">
              <w:r w:rsidR="008E5AA6">
                <w:rPr>
                  <w:rFonts w:eastAsia="Times New Roman" w:cs="Times New Roman"/>
                  <w:szCs w:val="26"/>
                  <w:lang w:val="en-US" w:eastAsia="ja-JP"/>
                </w:rPr>
                <w:t>82</w:t>
              </w:r>
            </w:ins>
          </w:p>
        </w:tc>
        <w:tc>
          <w:tcPr>
            <w:tcW w:w="1360" w:type="dxa"/>
            <w:shd w:val="clear" w:color="auto" w:fill="auto"/>
            <w:noWrap/>
            <w:vAlign w:val="bottom"/>
            <w:hideMark/>
          </w:tcPr>
          <w:p w14:paraId="433FE0ED" w14:textId="64E1F3A5" w:rsidR="00CE2AE0" w:rsidRPr="001A1FB7" w:rsidRDefault="00CE2AE0">
            <w:pPr>
              <w:spacing w:after="0"/>
              <w:jc w:val="center"/>
              <w:rPr>
                <w:ins w:id="5491" w:author="John Tran" w:date="2015-12-28T23:26:00Z"/>
                <w:rFonts w:eastAsia="Times New Roman" w:cs="Times New Roman"/>
                <w:szCs w:val="26"/>
                <w:lang w:val="en-US" w:eastAsia="ja-JP"/>
              </w:rPr>
              <w:pPrChange w:id="5492" w:author="John Tran" w:date="2015-12-29T10:35:00Z">
                <w:pPr>
                  <w:spacing w:after="0" w:line="240" w:lineRule="auto"/>
                  <w:jc w:val="center"/>
                </w:pPr>
              </w:pPrChange>
            </w:pPr>
            <w:ins w:id="5493" w:author="John Tran" w:date="2015-12-28T23:26:00Z">
              <w:r>
                <w:rPr>
                  <w:rFonts w:eastAsia="Times New Roman" w:cs="Times New Roman"/>
                  <w:szCs w:val="26"/>
                  <w:lang w:val="en-US" w:eastAsia="ja-JP"/>
                </w:rPr>
                <w:t>0.</w:t>
              </w:r>
            </w:ins>
            <w:ins w:id="5494" w:author="John Tran" w:date="2015-12-28T23:28:00Z">
              <w:r w:rsidR="008E5AA6">
                <w:rPr>
                  <w:rFonts w:eastAsia="Times New Roman" w:cs="Times New Roman"/>
                  <w:szCs w:val="26"/>
                  <w:lang w:val="en-US" w:eastAsia="ja-JP"/>
                </w:rPr>
                <w:t>8</w:t>
              </w:r>
            </w:ins>
            <w:ins w:id="5495" w:author="John Tran" w:date="2016-01-24T00:24:00Z">
              <w:r w:rsidR="008E5AA6">
                <w:rPr>
                  <w:rFonts w:eastAsia="Times New Roman" w:cs="Times New Roman"/>
                  <w:szCs w:val="26"/>
                  <w:lang w:val="en-US" w:eastAsia="ja-JP"/>
                </w:rPr>
                <w:t>4</w:t>
              </w:r>
            </w:ins>
          </w:p>
        </w:tc>
        <w:tc>
          <w:tcPr>
            <w:tcW w:w="1631" w:type="dxa"/>
            <w:vAlign w:val="bottom"/>
          </w:tcPr>
          <w:p w14:paraId="04A4B1CD" w14:textId="77699508" w:rsidR="00CE2AE0" w:rsidRDefault="00CE2AE0">
            <w:pPr>
              <w:spacing w:after="0"/>
              <w:jc w:val="center"/>
              <w:rPr>
                <w:ins w:id="5496" w:author="John Tran" w:date="2015-12-28T23:26:00Z"/>
                <w:rFonts w:ascii="Calibri" w:hAnsi="Calibri"/>
                <w:color w:val="000000"/>
                <w:sz w:val="22"/>
              </w:rPr>
              <w:pPrChange w:id="5497" w:author="John Tran" w:date="2015-12-29T10:35:00Z">
                <w:pPr>
                  <w:spacing w:after="0" w:line="240" w:lineRule="auto"/>
                  <w:jc w:val="center"/>
                </w:pPr>
              </w:pPrChange>
            </w:pPr>
            <w:ins w:id="5498" w:author="John Tran" w:date="2015-12-28T23:26:00Z">
              <w:r>
                <w:rPr>
                  <w:rFonts w:eastAsia="Times New Roman" w:cs="Times New Roman"/>
                  <w:szCs w:val="26"/>
                  <w:lang w:val="en-US" w:eastAsia="ja-JP"/>
                </w:rPr>
                <w:t>0.</w:t>
              </w:r>
            </w:ins>
            <w:ins w:id="5499" w:author="John Tran" w:date="2015-12-28T23:29:00Z">
              <w:r>
                <w:rPr>
                  <w:rFonts w:eastAsia="Times New Roman" w:cs="Times New Roman"/>
                  <w:szCs w:val="26"/>
                  <w:lang w:val="en-US" w:eastAsia="ja-JP"/>
                </w:rPr>
                <w:t>8</w:t>
              </w:r>
            </w:ins>
            <w:ins w:id="5500" w:author="John Tran" w:date="2016-01-24T00:24:00Z">
              <w:r w:rsidR="008E5AA6">
                <w:rPr>
                  <w:rFonts w:eastAsia="Times New Roman" w:cs="Times New Roman"/>
                  <w:szCs w:val="26"/>
                  <w:lang w:val="en-US" w:eastAsia="ja-JP"/>
                </w:rPr>
                <w:t>2</w:t>
              </w:r>
            </w:ins>
          </w:p>
        </w:tc>
      </w:tr>
      <w:tr w:rsidR="00CE2AE0" w:rsidRPr="001A1FB7" w14:paraId="04CAFBAA" w14:textId="77777777" w:rsidTr="009D7EF8">
        <w:trPr>
          <w:trHeight w:val="300"/>
          <w:jc w:val="center"/>
          <w:ins w:id="5501" w:author="John Tran" w:date="2015-12-28T23:26:00Z"/>
        </w:trPr>
        <w:tc>
          <w:tcPr>
            <w:tcW w:w="1184" w:type="dxa"/>
            <w:shd w:val="clear" w:color="auto" w:fill="auto"/>
            <w:noWrap/>
            <w:vAlign w:val="bottom"/>
            <w:hideMark/>
          </w:tcPr>
          <w:p w14:paraId="38E8DC06" w14:textId="77777777" w:rsidR="00CE2AE0" w:rsidRPr="001A1FB7" w:rsidRDefault="00CE2AE0">
            <w:pPr>
              <w:spacing w:after="0"/>
              <w:jc w:val="center"/>
              <w:rPr>
                <w:ins w:id="5502" w:author="John Tran" w:date="2015-12-28T23:26:00Z"/>
                <w:rFonts w:eastAsia="Times New Roman" w:cs="Times New Roman"/>
                <w:szCs w:val="26"/>
                <w:lang w:val="en-US" w:eastAsia="ja-JP"/>
              </w:rPr>
              <w:pPrChange w:id="5503" w:author="John Tran" w:date="2015-12-29T10:35:00Z">
                <w:pPr>
                  <w:spacing w:after="0" w:line="240" w:lineRule="auto"/>
                  <w:jc w:val="center"/>
                </w:pPr>
              </w:pPrChange>
            </w:pPr>
            <w:ins w:id="5504" w:author="John Tran" w:date="2015-12-28T23:26:00Z">
              <w:r w:rsidRPr="001A1FB7">
                <w:rPr>
                  <w:rFonts w:eastAsia="Times New Roman" w:cs="Times New Roman"/>
                  <w:szCs w:val="26"/>
                  <w:lang w:val="en-US" w:eastAsia="ja-JP"/>
                </w:rPr>
                <w:t>F1 score</w:t>
              </w:r>
            </w:ins>
          </w:p>
        </w:tc>
        <w:tc>
          <w:tcPr>
            <w:tcW w:w="1220" w:type="dxa"/>
            <w:shd w:val="clear" w:color="auto" w:fill="auto"/>
            <w:noWrap/>
            <w:vAlign w:val="bottom"/>
            <w:hideMark/>
          </w:tcPr>
          <w:p w14:paraId="584DB070" w14:textId="03C9BF13" w:rsidR="00CE2AE0" w:rsidRPr="001A1FB7" w:rsidRDefault="00CE2AE0">
            <w:pPr>
              <w:spacing w:after="0"/>
              <w:jc w:val="center"/>
              <w:rPr>
                <w:ins w:id="5505" w:author="John Tran" w:date="2015-12-28T23:26:00Z"/>
                <w:rFonts w:eastAsia="Times New Roman" w:cs="Times New Roman"/>
                <w:szCs w:val="26"/>
                <w:lang w:val="en-US" w:eastAsia="ja-JP"/>
              </w:rPr>
              <w:pPrChange w:id="5506" w:author="John Tran" w:date="2015-12-29T10:35:00Z">
                <w:pPr>
                  <w:spacing w:after="0" w:line="240" w:lineRule="auto"/>
                  <w:jc w:val="center"/>
                </w:pPr>
              </w:pPrChange>
            </w:pPr>
            <w:ins w:id="5507" w:author="John Tran" w:date="2015-12-28T23:26:00Z">
              <w:r>
                <w:rPr>
                  <w:rFonts w:eastAsia="Times New Roman" w:cs="Times New Roman"/>
                  <w:szCs w:val="26"/>
                  <w:lang w:val="en-US" w:eastAsia="ja-JP"/>
                </w:rPr>
                <w:t>0.</w:t>
              </w:r>
            </w:ins>
            <w:ins w:id="5508" w:author="John Tran" w:date="2016-01-24T00:24:00Z">
              <w:r w:rsidR="008E5AA6">
                <w:rPr>
                  <w:rFonts w:eastAsia="Times New Roman" w:cs="Times New Roman"/>
                  <w:szCs w:val="26"/>
                  <w:lang w:val="en-US" w:eastAsia="ja-JP"/>
                </w:rPr>
                <w:t>81</w:t>
              </w:r>
            </w:ins>
          </w:p>
        </w:tc>
        <w:tc>
          <w:tcPr>
            <w:tcW w:w="1360" w:type="dxa"/>
            <w:shd w:val="clear" w:color="auto" w:fill="auto"/>
            <w:noWrap/>
            <w:vAlign w:val="bottom"/>
            <w:hideMark/>
          </w:tcPr>
          <w:p w14:paraId="3776A5DC" w14:textId="2E1AA468" w:rsidR="00CE2AE0" w:rsidRPr="001A1FB7" w:rsidRDefault="00CE2AE0">
            <w:pPr>
              <w:spacing w:after="0"/>
              <w:jc w:val="center"/>
              <w:rPr>
                <w:ins w:id="5509" w:author="John Tran" w:date="2015-12-28T23:26:00Z"/>
                <w:rFonts w:eastAsia="Times New Roman" w:cs="Times New Roman"/>
                <w:szCs w:val="26"/>
                <w:lang w:val="en-US" w:eastAsia="ja-JP"/>
              </w:rPr>
              <w:pPrChange w:id="5510" w:author="John Tran" w:date="2015-12-29T10:35:00Z">
                <w:pPr>
                  <w:spacing w:after="0" w:line="240" w:lineRule="auto"/>
                  <w:jc w:val="center"/>
                </w:pPr>
              </w:pPrChange>
            </w:pPr>
            <w:ins w:id="5511" w:author="John Tran" w:date="2015-12-28T23:26:00Z">
              <w:r>
                <w:rPr>
                  <w:rFonts w:eastAsia="Times New Roman" w:cs="Times New Roman"/>
                  <w:szCs w:val="26"/>
                  <w:lang w:val="en-US" w:eastAsia="ja-JP"/>
                </w:rPr>
                <w:t>0.</w:t>
              </w:r>
            </w:ins>
            <w:ins w:id="5512" w:author="John Tran" w:date="2015-12-28T23:28:00Z">
              <w:r w:rsidR="008E5AA6">
                <w:rPr>
                  <w:rFonts w:eastAsia="Times New Roman" w:cs="Times New Roman"/>
                  <w:szCs w:val="26"/>
                  <w:lang w:val="en-US" w:eastAsia="ja-JP"/>
                </w:rPr>
                <w:t>8</w:t>
              </w:r>
            </w:ins>
            <w:ins w:id="5513" w:author="John Tran" w:date="2016-01-24T00:24:00Z">
              <w:r w:rsidR="008E5AA6">
                <w:rPr>
                  <w:rFonts w:eastAsia="Times New Roman" w:cs="Times New Roman"/>
                  <w:szCs w:val="26"/>
                  <w:lang w:val="en-US" w:eastAsia="ja-JP"/>
                </w:rPr>
                <w:t>3</w:t>
              </w:r>
            </w:ins>
          </w:p>
        </w:tc>
        <w:tc>
          <w:tcPr>
            <w:tcW w:w="1631" w:type="dxa"/>
            <w:vAlign w:val="bottom"/>
          </w:tcPr>
          <w:p w14:paraId="5DC5B559" w14:textId="2923BABF" w:rsidR="00CE2AE0" w:rsidRDefault="00CE2AE0">
            <w:pPr>
              <w:spacing w:after="0"/>
              <w:jc w:val="center"/>
              <w:rPr>
                <w:ins w:id="5514" w:author="John Tran" w:date="2015-12-28T23:26:00Z"/>
                <w:rFonts w:ascii="Calibri" w:hAnsi="Calibri"/>
                <w:color w:val="000000"/>
                <w:sz w:val="22"/>
              </w:rPr>
              <w:pPrChange w:id="5515" w:author="John Tran" w:date="2015-12-29T10:35:00Z">
                <w:pPr>
                  <w:spacing w:after="0" w:line="240" w:lineRule="auto"/>
                  <w:jc w:val="center"/>
                </w:pPr>
              </w:pPrChange>
            </w:pPr>
            <w:ins w:id="5516" w:author="John Tran" w:date="2015-12-28T23:26:00Z">
              <w:r>
                <w:rPr>
                  <w:rFonts w:eastAsia="Times New Roman" w:cs="Times New Roman"/>
                  <w:szCs w:val="26"/>
                  <w:lang w:val="en-US" w:eastAsia="ja-JP"/>
                </w:rPr>
                <w:t>0.</w:t>
              </w:r>
            </w:ins>
            <w:ins w:id="5517" w:author="John Tran" w:date="2015-12-28T23:29:00Z">
              <w:r>
                <w:rPr>
                  <w:rFonts w:eastAsia="Times New Roman" w:cs="Times New Roman"/>
                  <w:szCs w:val="26"/>
                  <w:lang w:val="en-US" w:eastAsia="ja-JP"/>
                </w:rPr>
                <w:t>8</w:t>
              </w:r>
            </w:ins>
            <w:ins w:id="5518" w:author="John Tran" w:date="2016-01-24T00:24:00Z">
              <w:r w:rsidR="008E5AA6">
                <w:rPr>
                  <w:rFonts w:eastAsia="Times New Roman" w:cs="Times New Roman"/>
                  <w:szCs w:val="26"/>
                  <w:lang w:val="en-US" w:eastAsia="ja-JP"/>
                </w:rPr>
                <w:t>2</w:t>
              </w:r>
            </w:ins>
          </w:p>
        </w:tc>
      </w:tr>
    </w:tbl>
    <w:p w14:paraId="589BBDD2" w14:textId="67D550B3" w:rsidR="001F3DF4" w:rsidRDefault="001F3DF4">
      <w:pPr>
        <w:ind w:left="630"/>
        <w:rPr>
          <w:ins w:id="5519" w:author="John Tran" w:date="2015-12-28T22:56:00Z"/>
        </w:rPr>
      </w:pPr>
      <w:del w:id="5520" w:author="John Tran" w:date="2015-12-28T23:04:00Z">
        <w:r w:rsidRPr="00E12640" w:rsidDel="00B242DB">
          <w:rPr>
            <w:rPrChange w:id="5521" w:author="John Tran" w:date="2015-12-26T13:16:00Z">
              <w:rPr>
                <w:lang w:val="en-US"/>
              </w:rPr>
            </w:rPrChange>
          </w:rPr>
          <w:delText>Kết quả cho thấy mô hình đánh giá cảm xúc là khả quan.</w:delText>
        </w:r>
      </w:del>
    </w:p>
    <w:p w14:paraId="474B71EA" w14:textId="78046033" w:rsidR="005D1484" w:rsidRDefault="00CE2AE0" w:rsidP="00DA2B6E">
      <w:pPr>
        <w:ind w:left="630"/>
        <w:rPr>
          <w:ins w:id="5522" w:author="John Tran" w:date="2015-12-28T22:56:00Z"/>
        </w:rPr>
      </w:pPr>
      <w:ins w:id="5523" w:author="John Tran" w:date="2015-12-28T23:30:00Z">
        <w:r>
          <w:rPr>
            <w:noProof/>
            <w:lang w:val="en-US" w:eastAsia="ja-JP"/>
          </w:rPr>
          <w:drawing>
            <wp:inline distT="0" distB="0" distL="0" distR="0" wp14:anchorId="5AEB85ED" wp14:editId="7A6E277D">
              <wp:extent cx="4933950" cy="2962275"/>
              <wp:effectExtent l="0" t="0" r="0" b="9525"/>
              <wp:docPr id="43023" name="Chart 430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ins>
    </w:p>
    <w:p w14:paraId="65851B9F" w14:textId="09726FE2" w:rsidR="00CE2AE0" w:rsidRPr="004C30D2" w:rsidRDefault="00044453">
      <w:pPr>
        <w:ind w:firstLine="630"/>
        <w:jc w:val="center"/>
        <w:rPr>
          <w:ins w:id="5524" w:author="John Tran" w:date="2015-12-29T10:34:00Z"/>
        </w:rPr>
        <w:pPrChange w:id="5525" w:author="John Tran" w:date="2015-12-29T10:34:00Z">
          <w:pPr>
            <w:spacing w:after="200" w:line="276" w:lineRule="auto"/>
            <w:jc w:val="left"/>
          </w:pPr>
        </w:pPrChange>
      </w:pPr>
      <w:bookmarkStart w:id="5526" w:name="OLE_LINK69"/>
      <w:bookmarkStart w:id="5527" w:name="OLE_LINK70"/>
      <w:ins w:id="5528" w:author="John Tran" w:date="2015-12-29T10:34:00Z">
        <w:r w:rsidRPr="004C30D2">
          <w:rPr>
            <w:rPrChange w:id="5529" w:author="John Tran" w:date="2015-12-30T09:31:00Z">
              <w:rPr>
                <w:lang w:val="en-US"/>
              </w:rPr>
            </w:rPrChange>
          </w:rPr>
          <w:t>Hình 3.</w:t>
        </w:r>
      </w:ins>
      <w:ins w:id="5530" w:author="John Tran" w:date="2015-12-30T23:25:00Z">
        <w:r w:rsidR="00476071">
          <w:t>1</w:t>
        </w:r>
      </w:ins>
      <w:ins w:id="5531" w:author="John Tran" w:date="2016-01-13T21:06:00Z">
        <w:r w:rsidR="00DF78CB" w:rsidRPr="00DF78CB">
          <w:rPr>
            <w:rPrChange w:id="5532" w:author="John Tran" w:date="2016-01-13T21:06:00Z">
              <w:rPr>
                <w:lang w:val="en-US"/>
              </w:rPr>
            </w:rPrChange>
          </w:rPr>
          <w:t>9</w:t>
        </w:r>
      </w:ins>
      <w:ins w:id="5533" w:author="John Tran" w:date="2015-12-29T10:34:00Z">
        <w:r w:rsidRPr="002800B0">
          <w:t>: Đánh giá kết quả phân lớp</w:t>
        </w:r>
        <w:r w:rsidRPr="00BD4EC0">
          <w:t xml:space="preserve"> với TDL</w:t>
        </w:r>
      </w:ins>
      <w:ins w:id="5534" w:author="John Tran" w:date="2015-12-29T10:35:00Z">
        <w:r w:rsidRPr="004C30D2">
          <w:rPr>
            <w:rPrChange w:id="5535" w:author="John Tran" w:date="2015-12-30T09:31:00Z">
              <w:rPr>
                <w:lang w:val="en-US"/>
              </w:rPr>
            </w:rPrChange>
          </w:rPr>
          <w:t>4</w:t>
        </w:r>
      </w:ins>
    </w:p>
    <w:bookmarkEnd w:id="5526"/>
    <w:bookmarkEnd w:id="5527"/>
    <w:p w14:paraId="7DA37987" w14:textId="5E05248B" w:rsidR="005D1484" w:rsidRPr="005D1484" w:rsidRDefault="005D1484" w:rsidP="00DA2B6E">
      <w:pPr>
        <w:ind w:left="630"/>
        <w:rPr>
          <w:ins w:id="5536" w:author="John Tran" w:date="2015-12-28T22:56:00Z"/>
          <w:b/>
          <w:rPrChange w:id="5537" w:author="John Tran" w:date="2015-12-28T22:59:00Z">
            <w:rPr>
              <w:ins w:id="5538" w:author="John Tran" w:date="2015-12-28T22:56:00Z"/>
              <w:b/>
              <w:lang w:val="en-US"/>
            </w:rPr>
          </w:rPrChange>
        </w:rPr>
      </w:pPr>
      <w:ins w:id="5539" w:author="John Tran" w:date="2015-12-28T22:56:00Z">
        <w:r w:rsidRPr="005D1484">
          <w:rPr>
            <w:b/>
            <w:rPrChange w:id="5540" w:author="John Tran" w:date="2015-12-28T22:59:00Z">
              <w:rPr>
                <w:b/>
                <w:lang w:val="en-US"/>
              </w:rPr>
            </w:rPrChange>
          </w:rPr>
          <w:t>Kết luậ</w:t>
        </w:r>
        <w:r w:rsidR="00727650">
          <w:rPr>
            <w:b/>
          </w:rPr>
          <w:t xml:space="preserve">n chương </w:t>
        </w:r>
      </w:ins>
      <w:ins w:id="5541" w:author="John Tran" w:date="2015-12-29T09:14:00Z">
        <w:r w:rsidR="00727650" w:rsidRPr="004C30D2">
          <w:rPr>
            <w:b/>
            <w:rPrChange w:id="5542" w:author="John Tran" w:date="2015-12-30T09:31:00Z">
              <w:rPr>
                <w:b/>
                <w:lang w:val="en-US"/>
              </w:rPr>
            </w:rPrChange>
          </w:rPr>
          <w:t>ba</w:t>
        </w:r>
      </w:ins>
      <w:ins w:id="5543" w:author="John Tran" w:date="2015-12-28T22:56:00Z">
        <w:r w:rsidRPr="005D1484">
          <w:rPr>
            <w:b/>
            <w:rPrChange w:id="5544" w:author="John Tran" w:date="2015-12-28T22:59:00Z">
              <w:rPr>
                <w:b/>
                <w:lang w:val="en-US"/>
              </w:rPr>
            </w:rPrChange>
          </w:rPr>
          <w:t>:</w:t>
        </w:r>
      </w:ins>
    </w:p>
    <w:p w14:paraId="4978A93A" w14:textId="19898203" w:rsidR="005D1484" w:rsidRPr="00E12640" w:rsidRDefault="005D1484" w:rsidP="00783837">
      <w:pPr>
        <w:ind w:left="630" w:firstLine="630"/>
        <w:rPr>
          <w:rPrChange w:id="5545" w:author="John Tran" w:date="2015-12-26T13:16:00Z">
            <w:rPr>
              <w:lang w:val="en-US"/>
            </w:rPr>
          </w:rPrChange>
        </w:rPr>
      </w:pPr>
      <w:ins w:id="5546" w:author="John Tran" w:date="2015-12-28T22:56:00Z">
        <w:r w:rsidRPr="005D1484">
          <w:rPr>
            <w:rPrChange w:id="5547" w:author="John Tran" w:date="2015-12-28T22:59:00Z">
              <w:rPr>
                <w:lang w:val="en-US"/>
              </w:rPr>
            </w:rPrChange>
          </w:rPr>
          <w:t xml:space="preserve">Trong chương này, nhóm đã giới thiệu về chức năng cũng như thiết kế của hệ thống tìm chủ đề ẩn và phân tích cảm xúc các thành viên trên mạng xã hội Facebook. </w:t>
        </w:r>
      </w:ins>
      <w:ins w:id="5548" w:author="John Tran" w:date="2015-12-28T22:58:00Z">
        <w:r w:rsidRPr="005D1484">
          <w:rPr>
            <w:rPrChange w:id="5549" w:author="John Tran" w:date="2015-12-28T22:59:00Z">
              <w:rPr>
                <w:lang w:val="en-US"/>
              </w:rPr>
            </w:rPrChange>
          </w:rPr>
          <w:t>Q</w:t>
        </w:r>
      </w:ins>
      <w:ins w:id="5550" w:author="John Tran" w:date="2015-12-28T22:59:00Z">
        <w:r w:rsidRPr="005D1484">
          <w:rPr>
            <w:rPrChange w:id="5551" w:author="John Tran" w:date="2015-12-28T23:01:00Z">
              <w:rPr>
                <w:lang w:val="en-US"/>
              </w:rPr>
            </w:rPrChange>
          </w:rPr>
          <w:t xml:space="preserve">ua kết quả của thiết kế cũng cho thấy hệ thống đáp ứng đủ yêu cầu về việc chọn dữ liệu cần phân tích, xem các chủ đề và xem đánh giá cảm xúc về các chủ đề đó. </w:t>
        </w:r>
      </w:ins>
      <w:ins w:id="5552" w:author="John Tran" w:date="2015-12-28T23:03:00Z">
        <w:r w:rsidRPr="005D1484">
          <w:rPr>
            <w:rPrChange w:id="5553" w:author="John Tran" w:date="2015-12-28T23:03:00Z">
              <w:rPr>
                <w:lang w:val="en-US"/>
              </w:rPr>
            </w:rPrChange>
          </w:rPr>
          <w:t>T</w:t>
        </w:r>
      </w:ins>
      <w:ins w:id="5554" w:author="John Tran" w:date="2015-12-28T23:01:00Z">
        <w:r w:rsidRPr="005D1484">
          <w:rPr>
            <w:rPrChange w:id="5555" w:author="John Tran" w:date="2015-12-28T23:03:00Z">
              <w:rPr>
                <w:lang w:val="en-US"/>
              </w:rPr>
            </w:rPrChange>
          </w:rPr>
          <w:t>hực nghiệm c</w:t>
        </w:r>
      </w:ins>
      <w:ins w:id="5556" w:author="John Tran" w:date="2015-12-28T23:03:00Z">
        <w:r w:rsidRPr="005D1484">
          <w:rPr>
            <w:rPrChange w:id="5557" w:author="John Tran" w:date="2015-12-28T23:03:00Z">
              <w:rPr>
                <w:lang w:val="en-US"/>
              </w:rPr>
            </w:rPrChange>
          </w:rPr>
          <w:t>ác chức năng cho kết quả khá tốt</w:t>
        </w:r>
        <w:r w:rsidR="001A022F" w:rsidRPr="00B242DB">
          <w:rPr>
            <w:rPrChange w:id="5558" w:author="John Tran" w:date="2015-12-28T23:04:00Z">
              <w:rPr>
                <w:lang w:val="en-US"/>
              </w:rPr>
            </w:rPrChange>
          </w:rPr>
          <w:t xml:space="preserve"> và khả quan để có thể áp dụng vào thực tế</w:t>
        </w:r>
      </w:ins>
    </w:p>
    <w:p w14:paraId="0E9F3FC1" w14:textId="77777777" w:rsidR="009F59DC" w:rsidRPr="00E12640" w:rsidRDefault="009F59DC" w:rsidP="009F59DC">
      <w:pPr>
        <w:rPr>
          <w:rFonts w:eastAsiaTheme="majorEastAsia" w:cstheme="majorBidi"/>
          <w:noProof/>
          <w:szCs w:val="26"/>
          <w:shd w:val="clear" w:color="auto" w:fill="FFFFFF"/>
          <w:rPrChange w:id="5559" w:author="John Tran" w:date="2015-12-26T13:16:00Z">
            <w:rPr>
              <w:rFonts w:eastAsiaTheme="majorEastAsia" w:cstheme="majorBidi"/>
              <w:noProof/>
              <w:szCs w:val="26"/>
              <w:shd w:val="clear" w:color="auto" w:fill="FFFFFF"/>
              <w:lang w:val="en-US"/>
            </w:rPr>
          </w:rPrChange>
        </w:rPr>
      </w:pPr>
      <w:r w:rsidRPr="00E12640">
        <w:rPr>
          <w:noProof/>
          <w:shd w:val="clear" w:color="auto" w:fill="FFFFFF"/>
          <w:rPrChange w:id="5560" w:author="John Tran" w:date="2015-12-26T13:16:00Z">
            <w:rPr>
              <w:noProof/>
              <w:shd w:val="clear" w:color="auto" w:fill="FFFFFF"/>
              <w:lang w:val="en-US"/>
            </w:rPr>
          </w:rPrChange>
        </w:rPr>
        <w:br w:type="page"/>
      </w:r>
    </w:p>
    <w:p w14:paraId="457E0BDF" w14:textId="2F264FC7" w:rsidR="006A46DE" w:rsidRPr="00E12640" w:rsidDel="00C14B92" w:rsidRDefault="006A46DE" w:rsidP="003B052E">
      <w:pPr>
        <w:pStyle w:val="LVBang"/>
        <w:numPr>
          <w:ilvl w:val="0"/>
          <w:numId w:val="0"/>
        </w:numPr>
        <w:rPr>
          <w:del w:id="5561" w:author="John Tran" w:date="2016-01-07T01:11:00Z"/>
          <w:lang w:val="vi-VN"/>
          <w:rPrChange w:id="5562" w:author="John Tran" w:date="2015-12-26T13:16:00Z">
            <w:rPr>
              <w:del w:id="5563" w:author="John Tran" w:date="2016-01-07T01:11:00Z"/>
            </w:rPr>
          </w:rPrChange>
        </w:rPr>
      </w:pPr>
      <w:bookmarkStart w:id="5564" w:name="_Toc440482302"/>
      <w:bookmarkEnd w:id="5564"/>
    </w:p>
    <w:p w14:paraId="0C75A38D" w14:textId="3D3C5234" w:rsidR="00DB3145" w:rsidRDefault="006A46DE">
      <w:pPr>
        <w:pStyle w:val="Heading1"/>
      </w:pPr>
      <w:bookmarkStart w:id="5565" w:name="_Toc440482303"/>
      <w:r w:rsidRPr="00E7454D">
        <w:t>KẾT</w:t>
      </w:r>
      <w:r>
        <w:t xml:space="preserve"> LUẬN</w:t>
      </w:r>
      <w:bookmarkEnd w:id="5565"/>
    </w:p>
    <w:p w14:paraId="567DB6E1" w14:textId="77777777" w:rsidR="00DE1AC7" w:rsidRPr="00DF40A4" w:rsidRDefault="00DE1AC7" w:rsidP="00DF40A4">
      <w:pPr>
        <w:pStyle w:val="Heading2"/>
        <w:rPr>
          <w:lang w:val="en-US"/>
        </w:rPr>
      </w:pPr>
      <w:bookmarkStart w:id="5566" w:name="_Toc438715854"/>
      <w:bookmarkStart w:id="5567" w:name="_Toc438715918"/>
      <w:bookmarkStart w:id="5568" w:name="_Toc377755003"/>
      <w:bookmarkStart w:id="5569" w:name="_Toc440482304"/>
      <w:bookmarkEnd w:id="5566"/>
      <w:bookmarkEnd w:id="5567"/>
      <w:r w:rsidRPr="00E7454D">
        <w:rPr>
          <w:lang w:val="en-US"/>
        </w:rPr>
        <w:t>K</w:t>
      </w:r>
      <w:r w:rsidRPr="00DF40A4">
        <w:rPr>
          <w:lang w:val="en-US"/>
        </w:rPr>
        <w:t>ết quả đạt được</w:t>
      </w:r>
      <w:bookmarkEnd w:id="5568"/>
      <w:bookmarkEnd w:id="5569"/>
    </w:p>
    <w:p w14:paraId="2E863AD0" w14:textId="2FC99351" w:rsidR="00AB3483" w:rsidRDefault="00AB3483" w:rsidP="00DF40A4">
      <w:pPr>
        <w:ind w:left="360" w:firstLine="720"/>
        <w:rPr>
          <w:lang w:val="en-US"/>
        </w:rPr>
      </w:pPr>
      <w:r w:rsidRPr="00AB3483">
        <w:t>Qua quá trình tìm hiểu về bài toán phân tích trạng thái cảm xúc, khóa luận đã</w:t>
      </w:r>
      <w:r>
        <w:t xml:space="preserve"> </w:t>
      </w:r>
      <w:r w:rsidRPr="00AB3483">
        <w:t>thấy được</w:t>
      </w:r>
      <w:r>
        <w:rPr>
          <w:lang w:val="en-US"/>
        </w:rPr>
        <w:t xml:space="preserve"> vai trò của </w:t>
      </w:r>
      <w:r w:rsidR="00AE4C69">
        <w:rPr>
          <w:lang w:val="en-US"/>
        </w:rPr>
        <w:t>cảm xúc, và khả năng ứng dụng của việc phân tích trạng thái cảm xúc vào việc đưa ra quyết định</w:t>
      </w:r>
      <w:ins w:id="5570" w:author="John Tran" w:date="2015-12-27T22:45:00Z">
        <w:r w:rsidR="00834D75">
          <w:rPr>
            <w:lang w:val="en-US"/>
          </w:rPr>
          <w:t xml:space="preserve"> dựa trên các kỹ thuật đánh giá cảm xúc</w:t>
        </w:r>
      </w:ins>
      <w:r w:rsidR="00AE4C69">
        <w:rPr>
          <w:lang w:val="en-US"/>
        </w:rPr>
        <w:t xml:space="preserve">. Khóa luận cũng đã thực hiện được việc </w:t>
      </w:r>
      <w:del w:id="5571" w:author="John Tran" w:date="2015-12-30T23:27:00Z">
        <w:r w:rsidR="00AE4C69" w:rsidDel="004A193A">
          <w:rPr>
            <w:lang w:val="en-US"/>
          </w:rPr>
          <w:delText xml:space="preserve">tạo ra thống kê </w:delText>
        </w:r>
        <w:r w:rsidR="00124BE2" w:rsidDel="004A193A">
          <w:rPr>
            <w:lang w:val="en-US"/>
          </w:rPr>
          <w:delText>về</w:delText>
        </w:r>
      </w:del>
      <w:ins w:id="5572" w:author="John Tran" w:date="2015-12-30T23:27:00Z">
        <w:r w:rsidR="004A193A">
          <w:rPr>
            <w:lang w:val="en-US"/>
          </w:rPr>
          <w:t>phát hiện</w:t>
        </w:r>
      </w:ins>
      <w:r w:rsidR="00124BE2">
        <w:rPr>
          <w:lang w:val="en-US"/>
        </w:rPr>
        <w:t xml:space="preserve"> các chủ đề đang được quan tâm nhất và</w:t>
      </w:r>
      <w:ins w:id="5573" w:author="John Tran" w:date="2015-12-30T23:27:00Z">
        <w:r w:rsidR="004A193A">
          <w:rPr>
            <w:lang w:val="en-US"/>
          </w:rPr>
          <w:t xml:space="preserve"> thống kê</w:t>
        </w:r>
      </w:ins>
      <w:r w:rsidR="00124BE2">
        <w:rPr>
          <w:lang w:val="en-US"/>
        </w:rPr>
        <w:t xml:space="preserve"> mức độ đánh giá/cảm xúc của các thành viên trên mạng xã hội Facebook với từng chủ đề ấy.</w:t>
      </w:r>
    </w:p>
    <w:p w14:paraId="5EAD7F77" w14:textId="4AA46C53" w:rsidR="00023E51" w:rsidRDefault="00023E51" w:rsidP="00DF40A4">
      <w:pPr>
        <w:ind w:left="360" w:firstLine="720"/>
        <w:rPr>
          <w:lang w:val="en-US"/>
        </w:rPr>
      </w:pPr>
      <w:r>
        <w:rPr>
          <w:lang w:val="en-US"/>
        </w:rPr>
        <w:t xml:space="preserve">Trong khuôn khổ các nghiên cứu phục vụ quá trình hoàn thiện khóa luận, nhóm đã đạt được những kết quả </w:t>
      </w:r>
      <w:ins w:id="5574" w:author="John Tran" w:date="2015-12-30T23:27:00Z">
        <w:r w:rsidR="004A193A">
          <w:rPr>
            <w:lang w:val="en-US"/>
          </w:rPr>
          <w:t>cụ thể</w:t>
        </w:r>
      </w:ins>
      <w:del w:id="5575" w:author="John Tran" w:date="2015-12-30T23:27:00Z">
        <w:r w:rsidDel="004A193A">
          <w:rPr>
            <w:lang w:val="en-US"/>
          </w:rPr>
          <w:delText>nhất định</w:delText>
        </w:r>
      </w:del>
      <w:r>
        <w:rPr>
          <w:lang w:val="en-US"/>
        </w:rPr>
        <w:t xml:space="preserve"> sau:</w:t>
      </w:r>
    </w:p>
    <w:p w14:paraId="78F75D17" w14:textId="08677B99" w:rsidR="00023E51" w:rsidRDefault="00023E51" w:rsidP="00DF40A4">
      <w:pPr>
        <w:pStyle w:val="ListParagraph"/>
        <w:numPr>
          <w:ilvl w:val="0"/>
          <w:numId w:val="21"/>
        </w:numPr>
        <w:spacing w:line="360" w:lineRule="auto"/>
        <w:ind w:left="720"/>
        <w:rPr>
          <w:ins w:id="5576" w:author="John Tran" w:date="2015-12-30T23:28:00Z"/>
        </w:rPr>
      </w:pPr>
      <w:r>
        <w:t>T</w:t>
      </w:r>
      <w:r w:rsidR="002D245E">
        <w:t xml:space="preserve">ìm hiểu và xây dựng module hỗ trợ </w:t>
      </w:r>
      <w:ins w:id="5577" w:author="John Tran" w:date="2015-12-30T23:26:00Z">
        <w:r w:rsidR="004A193A">
          <w:t>rút trích</w:t>
        </w:r>
      </w:ins>
      <w:del w:id="5578" w:author="John Tran" w:date="2015-12-30T23:26:00Z">
        <w:r w:rsidR="002D245E" w:rsidDel="004A193A">
          <w:delText>khai phá</w:delText>
        </w:r>
      </w:del>
      <w:r w:rsidR="002D245E">
        <w:t xml:space="preserve"> dữ liệu từ facebook, sử dụng thư việc RestFb và các thao tác với </w:t>
      </w:r>
      <w:r w:rsidR="002D245E" w:rsidRPr="002D245E">
        <w:t>Graph API</w:t>
      </w:r>
      <w:r w:rsidR="002D245E">
        <w:t>.</w:t>
      </w:r>
    </w:p>
    <w:p w14:paraId="112DE452" w14:textId="77777777" w:rsidR="004A193A" w:rsidDel="004A193A" w:rsidRDefault="004A193A" w:rsidP="004A193A">
      <w:pPr>
        <w:pStyle w:val="ListParagraph"/>
        <w:numPr>
          <w:ilvl w:val="0"/>
          <w:numId w:val="21"/>
        </w:numPr>
        <w:spacing w:line="360" w:lineRule="auto"/>
        <w:ind w:left="720"/>
        <w:rPr>
          <w:del w:id="5579" w:author="John Tran" w:date="2015-12-30T23:28:00Z"/>
          <w:moveTo w:id="5580" w:author="John Tran" w:date="2015-12-30T23:28:00Z"/>
        </w:rPr>
      </w:pPr>
      <w:moveToRangeStart w:id="5581" w:author="John Tran" w:date="2015-12-30T23:28:00Z" w:name="move439281430"/>
      <w:moveTo w:id="5582" w:author="John Tran" w:date="2015-12-30T23:28:00Z">
        <w:r w:rsidRPr="006B7242">
          <w:rPr>
            <w:lang w:val="vi-VN"/>
          </w:rPr>
          <w:t xml:space="preserve">Áp dụng thuật toán TF-IDF để tìm các </w:t>
        </w:r>
        <w:r>
          <w:t>giá trị đặc trưng cho từng câu, tạo bộ dữ liệu vector training (dữ liệu vector học) cho phương pháp phân lớp tài liệu SVM.</w:t>
        </w:r>
      </w:moveTo>
    </w:p>
    <w:moveToRangeEnd w:id="5581"/>
    <w:p w14:paraId="3C223C13" w14:textId="77777777" w:rsidR="004A193A" w:rsidRDefault="004A193A">
      <w:pPr>
        <w:pStyle w:val="ListParagraph"/>
        <w:numPr>
          <w:ilvl w:val="0"/>
          <w:numId w:val="21"/>
        </w:numPr>
        <w:spacing w:line="360" w:lineRule="auto"/>
        <w:ind w:left="720"/>
        <w:pPrChange w:id="5583" w:author="John Tran" w:date="2015-12-30T23:28:00Z">
          <w:pPr>
            <w:pStyle w:val="ListParagraph"/>
            <w:numPr>
              <w:numId w:val="21"/>
            </w:numPr>
            <w:spacing w:line="360" w:lineRule="auto"/>
            <w:ind w:left="1440" w:hanging="360"/>
          </w:pPr>
        </w:pPrChange>
      </w:pPr>
    </w:p>
    <w:p w14:paraId="4C46402A" w14:textId="328F8F6D" w:rsidR="00543DAB" w:rsidRPr="008629D5" w:rsidRDefault="00543DAB" w:rsidP="00DF40A4">
      <w:pPr>
        <w:pStyle w:val="ListParagraph"/>
        <w:numPr>
          <w:ilvl w:val="0"/>
          <w:numId w:val="21"/>
        </w:numPr>
        <w:spacing w:line="360" w:lineRule="auto"/>
        <w:ind w:left="720"/>
        <w:rPr>
          <w:lang w:val="vi-VN"/>
          <w:rPrChange w:id="5584" w:author="John Tran" w:date="2015-12-31T00:54:00Z">
            <w:rPr/>
          </w:rPrChange>
        </w:rPr>
      </w:pPr>
      <w:r w:rsidRPr="004A193A">
        <w:rPr>
          <w:lang w:val="vi-VN"/>
          <w:rPrChange w:id="5585" w:author="John Tran" w:date="2015-12-30T23:28:00Z">
            <w:rPr/>
          </w:rPrChange>
        </w:rPr>
        <w:t xml:space="preserve">Tìm hiểu các phương án </w:t>
      </w:r>
      <w:r w:rsidR="009F1631" w:rsidRPr="004A193A">
        <w:rPr>
          <w:lang w:val="vi-VN"/>
          <w:rPrChange w:id="5586" w:author="John Tran" w:date="2015-12-30T23:28:00Z">
            <w:rPr/>
          </w:rPrChange>
        </w:rPr>
        <w:t>gom</w:t>
      </w:r>
      <w:r w:rsidRPr="004A193A">
        <w:rPr>
          <w:lang w:val="vi-VN"/>
          <w:rPrChange w:id="5587" w:author="John Tran" w:date="2015-12-30T23:28:00Z">
            <w:rPr/>
          </w:rPrChange>
        </w:rPr>
        <w:t xml:space="preserve"> cụm dữ liệu phổ biến, các đặc điểm chính cũng như ưu điểm và khuyết điểm của từng phương pháp. </w:t>
      </w:r>
      <w:r w:rsidR="009F1631" w:rsidRPr="008629D5">
        <w:rPr>
          <w:lang w:val="vi-VN"/>
          <w:rPrChange w:id="5588" w:author="John Tran" w:date="2015-12-31T00:54:00Z">
            <w:rPr/>
          </w:rPrChange>
        </w:rPr>
        <w:t xml:space="preserve">Sau đó nhóm </w:t>
      </w:r>
      <w:r w:rsidR="003B36B0" w:rsidRPr="008629D5">
        <w:rPr>
          <w:lang w:val="vi-VN"/>
          <w:rPrChange w:id="5589" w:author="John Tran" w:date="2015-12-31T00:54:00Z">
            <w:rPr/>
          </w:rPrChange>
        </w:rPr>
        <w:t xml:space="preserve">đi sâu nghiên cứu và </w:t>
      </w:r>
      <w:r w:rsidR="009F1631" w:rsidRPr="008629D5">
        <w:rPr>
          <w:lang w:val="vi-VN"/>
          <w:rPrChange w:id="5590" w:author="John Tran" w:date="2015-12-31T00:54:00Z">
            <w:rPr/>
          </w:rPrChange>
        </w:rPr>
        <w:t>chọn LDA là giải pháp gom cụm dữ liệu vì những ưu điểm và khả năng làm việc với dữ liệu lớn.</w:t>
      </w:r>
    </w:p>
    <w:p w14:paraId="3D6C9E7B" w14:textId="2F54F36F" w:rsidR="00041C78" w:rsidRPr="008629D5" w:rsidRDefault="00DE1AC7" w:rsidP="00DF40A4">
      <w:pPr>
        <w:pStyle w:val="ListParagraph"/>
        <w:numPr>
          <w:ilvl w:val="0"/>
          <w:numId w:val="21"/>
        </w:numPr>
        <w:spacing w:line="360" w:lineRule="auto"/>
        <w:ind w:left="720"/>
        <w:rPr>
          <w:lang w:val="vi-VN"/>
          <w:rPrChange w:id="5591" w:author="John Tran" w:date="2015-12-31T00:54:00Z">
            <w:rPr/>
          </w:rPrChange>
        </w:rPr>
      </w:pPr>
      <w:r w:rsidRPr="008629D5">
        <w:rPr>
          <w:lang w:val="vi-VN"/>
          <w:rPrChange w:id="5592" w:author="John Tran" w:date="2015-12-31T00:54:00Z">
            <w:rPr/>
          </w:rPrChange>
        </w:rPr>
        <w:t>Hiểu cách xây dựng và sử dụng được thư viện từ vựng cảm xúc – VietSentiWordNet</w:t>
      </w:r>
      <w:r w:rsidR="00041C78" w:rsidRPr="008629D5">
        <w:rPr>
          <w:lang w:val="vi-VN"/>
          <w:rPrChange w:id="5593" w:author="John Tran" w:date="2015-12-31T00:54:00Z">
            <w:rPr/>
          </w:rPrChange>
        </w:rPr>
        <w:t>.</w:t>
      </w:r>
    </w:p>
    <w:p w14:paraId="5606D112" w14:textId="0FC417AB" w:rsidR="006B7242" w:rsidDel="004A193A" w:rsidRDefault="00041C78" w:rsidP="00DF40A4">
      <w:pPr>
        <w:pStyle w:val="ListParagraph"/>
        <w:numPr>
          <w:ilvl w:val="0"/>
          <w:numId w:val="21"/>
        </w:numPr>
        <w:spacing w:line="360" w:lineRule="auto"/>
        <w:ind w:left="720"/>
        <w:rPr>
          <w:moveFrom w:id="5594" w:author="John Tran" w:date="2015-12-30T23:28:00Z"/>
        </w:rPr>
      </w:pPr>
      <w:moveFromRangeStart w:id="5595" w:author="John Tran" w:date="2015-12-30T23:28:00Z" w:name="move439281430"/>
      <w:moveFrom w:id="5596" w:author="John Tran" w:date="2015-12-30T23:28:00Z">
        <w:r w:rsidRPr="006B7242" w:rsidDel="004A193A">
          <w:rPr>
            <w:lang w:val="vi-VN"/>
          </w:rPr>
          <w:t xml:space="preserve">Áp dụng thuật toán TF-IDF để tìm các </w:t>
        </w:r>
        <w:r w:rsidR="006B7242" w:rsidDel="004A193A">
          <w:t>giá trị đặc trưng cho từng câu, tạo bộ dữ liệu vector training (dữ liệu vector học) cho phương pháp phân lớp tài liệu SVM.</w:t>
        </w:r>
      </w:moveFrom>
    </w:p>
    <w:moveFromRangeEnd w:id="5595"/>
    <w:p w14:paraId="13D03139" w14:textId="62874895" w:rsidR="006B7242" w:rsidRDefault="00CA6BE2" w:rsidP="00DF40A4">
      <w:pPr>
        <w:pStyle w:val="ListParagraph"/>
        <w:numPr>
          <w:ilvl w:val="0"/>
          <w:numId w:val="21"/>
        </w:numPr>
        <w:spacing w:line="360" w:lineRule="auto"/>
        <w:ind w:left="720"/>
      </w:pPr>
      <w:r>
        <w:t xml:space="preserve">Tạo ra bộ từ điển về các biểu tượng cảm xúc (emoticons) </w:t>
      </w:r>
      <w:ins w:id="5597" w:author="John Tran" w:date="2015-12-26T07:32:00Z">
        <w:r w:rsidR="00B6191D">
          <w:t>T</w:t>
        </w:r>
      </w:ins>
      <w:del w:id="5598" w:author="John Tran" w:date="2015-12-26T07:32:00Z">
        <w:r w:rsidDel="00B6191D">
          <w:delText>t</w:delText>
        </w:r>
      </w:del>
      <w:r>
        <w:t>iếng Việt đối với mạng xã hội Facebook, nâng cao khả năng phân tích các giá trị cảm xúc.</w:t>
      </w:r>
    </w:p>
    <w:p w14:paraId="7CC580BD" w14:textId="29CF8857" w:rsidR="00CA6BE2" w:rsidDel="004A193A" w:rsidRDefault="006B5125" w:rsidP="00DF40A4">
      <w:pPr>
        <w:pStyle w:val="ListParagraph"/>
        <w:numPr>
          <w:ilvl w:val="0"/>
          <w:numId w:val="21"/>
        </w:numPr>
        <w:spacing w:line="360" w:lineRule="auto"/>
        <w:ind w:left="720"/>
        <w:rPr>
          <w:del w:id="5599" w:author="John Tran" w:date="2015-12-30T23:28:00Z"/>
        </w:rPr>
      </w:pPr>
      <w:del w:id="5600" w:author="John Tran" w:date="2015-12-30T23:28:00Z">
        <w:r w:rsidDel="004A193A">
          <w:delText>Nghiên cứu và ứng dụng các phương thức Machine Learning được cài đặt và hỗ trợ bởi Apache Spark (</w:delText>
        </w:r>
        <w:r w:rsidR="00FF6AB0" w:rsidDel="004A193A">
          <w:fldChar w:fldCharType="begin"/>
        </w:r>
        <w:r w:rsidR="00FF6AB0" w:rsidDel="004A193A">
          <w:delInstrText xml:space="preserve"> HYPERLINK "http://spark.apache.org/" </w:delInstrText>
        </w:r>
        <w:r w:rsidR="00FF6AB0" w:rsidDel="004A193A">
          <w:fldChar w:fldCharType="separate"/>
        </w:r>
        <w:r w:rsidRPr="006B5125" w:rsidDel="004A193A">
          <w:rPr>
            <w:rStyle w:val="Hyperlink"/>
          </w:rPr>
          <w:delText>http://spark.apache.org/</w:delText>
        </w:r>
        <w:r w:rsidR="00FF6AB0" w:rsidDel="004A193A">
          <w:rPr>
            <w:rStyle w:val="Hyperlink"/>
          </w:rPr>
          <w:fldChar w:fldCharType="end"/>
        </w:r>
        <w:r w:rsidDel="004A193A">
          <w:delText>)</w:delText>
        </w:r>
      </w:del>
      <w:del w:id="5601" w:author="John Tran" w:date="2015-12-26T07:33:00Z">
        <w:r w:rsidDel="00B6191D">
          <w:delText>. G</w:delText>
        </w:r>
      </w:del>
      <w:del w:id="5602" w:author="John Tran" w:date="2015-12-30T23:28:00Z">
        <w:r w:rsidDel="004A193A">
          <w:delText>iúp tăng tốc độ của hệ thống cũng như khả năng mở rộng để giải quyết bài toán trong trường hợp dữ liệu lớn.</w:delText>
        </w:r>
      </w:del>
    </w:p>
    <w:p w14:paraId="7EF3B063" w14:textId="72603C7F" w:rsidR="006B5125" w:rsidDel="00CF4B75" w:rsidRDefault="008D5FB7" w:rsidP="00CF4B75">
      <w:pPr>
        <w:pStyle w:val="ListParagraph"/>
        <w:numPr>
          <w:ilvl w:val="0"/>
          <w:numId w:val="21"/>
        </w:numPr>
        <w:spacing w:line="360" w:lineRule="auto"/>
        <w:ind w:left="720"/>
        <w:rPr>
          <w:del w:id="5603" w:author="John Tran" w:date="2015-12-28T11:14:00Z"/>
        </w:rPr>
      </w:pPr>
      <w:r>
        <w:t xml:space="preserve">Đề xuất và cài đặt thử nghiệm về việc mô hình </w:t>
      </w:r>
      <w:bookmarkStart w:id="5604" w:name="OLE_LINK3"/>
      <w:bookmarkStart w:id="5605" w:name="OLE_LINK4"/>
      <w:bookmarkStart w:id="5606" w:name="OLE_LINK7"/>
      <w:del w:id="5607" w:author="John Tran" w:date="2015-12-28T11:13:00Z">
        <w:r w:rsidDel="00CF4B75">
          <w:delText xml:space="preserve">hybrid </w:delText>
        </w:r>
        <w:bookmarkEnd w:id="5604"/>
        <w:bookmarkEnd w:id="5605"/>
        <w:bookmarkEnd w:id="5606"/>
        <w:r w:rsidDel="00CF4B75">
          <w:delText>sử dụng</w:delText>
        </w:r>
      </w:del>
      <w:ins w:id="5608" w:author="John Tran" w:date="2015-12-28T11:13:00Z">
        <w:r w:rsidR="00CF4B75">
          <w:t>kết hợp</w:t>
        </w:r>
      </w:ins>
      <w:r>
        <w:t xml:space="preserve"> phân tích cảm xúc bằng </w:t>
      </w:r>
      <w:ins w:id="5609" w:author="John Tran" w:date="2015-12-28T11:14:00Z">
        <w:r w:rsidR="00CF4B75">
          <w:t>L</w:t>
        </w:r>
      </w:ins>
      <w:del w:id="5610" w:author="John Tran" w:date="2015-12-28T11:14:00Z">
        <w:r w:rsidDel="00CF4B75">
          <w:delText>l</w:delText>
        </w:r>
      </w:del>
      <w:r>
        <w:t>exicon</w:t>
      </w:r>
      <w:r w:rsidR="0002592F">
        <w:t xml:space="preserve"> (</w:t>
      </w:r>
      <w:del w:id="5611" w:author="John Tran" w:date="2015-12-28T11:14:00Z">
        <w:r w:rsidR="0002592F" w:rsidDel="00CF4B75">
          <w:delText>sử dụ</w:delText>
        </w:r>
      </w:del>
      <w:ins w:id="5612" w:author="John Tran" w:date="2015-12-28T11:14:00Z">
        <w:r w:rsidR="00CF4B75">
          <w:t>dù</w:t>
        </w:r>
      </w:ins>
      <w:r w:rsidR="0002592F">
        <w:t>ng từ điển VietSentiWordNet)</w:t>
      </w:r>
      <w:r>
        <w:t xml:space="preserve"> sau đó kết hợp với phương pháp SVM để phân lớp từng cảm xúc cụ thể. </w:t>
      </w:r>
    </w:p>
    <w:p w14:paraId="21EBF427" w14:textId="48E4F313" w:rsidR="00EC513F" w:rsidDel="004A193A" w:rsidRDefault="00EC513F" w:rsidP="00DF40A4">
      <w:pPr>
        <w:pStyle w:val="ListParagraph"/>
        <w:numPr>
          <w:ilvl w:val="0"/>
          <w:numId w:val="21"/>
        </w:numPr>
        <w:spacing w:line="360" w:lineRule="auto"/>
        <w:ind w:left="720"/>
        <w:rPr>
          <w:del w:id="5613" w:author="Unknown"/>
        </w:rPr>
      </w:pPr>
      <w:r>
        <w:t>Kết quả cài đặt và thực nghiệm cho thấy, mô hình này có độ chính xác khá cao cũng như có độ phủ lớn, có khả năng ứng dụng vào thự</w:t>
      </w:r>
      <w:r w:rsidR="00C91BE9">
        <w:t>c tế.</w:t>
      </w:r>
    </w:p>
    <w:p w14:paraId="491B6FE5" w14:textId="77777777" w:rsidR="004A193A" w:rsidRDefault="004A193A">
      <w:pPr>
        <w:pStyle w:val="ListParagraph"/>
        <w:numPr>
          <w:ilvl w:val="0"/>
          <w:numId w:val="21"/>
        </w:numPr>
        <w:spacing w:line="360" w:lineRule="auto"/>
        <w:ind w:left="720"/>
        <w:rPr>
          <w:ins w:id="5614" w:author="John Tran" w:date="2015-12-30T23:28:00Z"/>
        </w:rPr>
        <w:pPrChange w:id="5615" w:author="Thanh Thai Nguyen" w:date="2015-12-28T00:42:00Z">
          <w:pPr>
            <w:ind w:left="720"/>
          </w:pPr>
        </w:pPrChange>
      </w:pPr>
    </w:p>
    <w:p w14:paraId="67EB4C8F" w14:textId="0332EB50" w:rsidR="00D93F55" w:rsidRDefault="004A193A">
      <w:pPr>
        <w:pStyle w:val="ListParagraph"/>
        <w:numPr>
          <w:ilvl w:val="0"/>
          <w:numId w:val="21"/>
        </w:numPr>
        <w:spacing w:line="360" w:lineRule="auto"/>
        <w:ind w:left="720"/>
        <w:rPr>
          <w:ins w:id="5616" w:author="Thanh Thai Nguyen" w:date="2015-12-28T00:42:00Z"/>
        </w:rPr>
        <w:pPrChange w:id="5617" w:author="John Tran" w:date="2015-12-30T23:28:00Z">
          <w:pPr>
            <w:pStyle w:val="ListParagraph"/>
            <w:numPr>
              <w:numId w:val="21"/>
            </w:numPr>
            <w:spacing w:line="360" w:lineRule="auto"/>
            <w:ind w:left="1440" w:hanging="360"/>
          </w:pPr>
        </w:pPrChange>
      </w:pPr>
      <w:ins w:id="5618" w:author="John Tran" w:date="2015-12-30T23:28:00Z">
        <w:r>
          <w:t>Nghiên cứu và ứng dụng các phương thức Machine Learning được cài đặt và hỗ trợ bởi Apache Spark (</w:t>
        </w:r>
        <w:r>
          <w:fldChar w:fldCharType="begin"/>
        </w:r>
        <w:r>
          <w:instrText xml:space="preserve"> HYPERLINK "http://spark.apache.org/" </w:instrText>
        </w:r>
        <w:r>
          <w:fldChar w:fldCharType="separate"/>
        </w:r>
        <w:r w:rsidRPr="006B5125">
          <w:rPr>
            <w:rStyle w:val="Hyperlink"/>
          </w:rPr>
          <w:t>http://spark.apache.org/</w:t>
        </w:r>
        <w:r>
          <w:rPr>
            <w:rStyle w:val="Hyperlink"/>
          </w:rPr>
          <w:fldChar w:fldCharType="end"/>
        </w:r>
        <w:r>
          <w:t>) giúp tăng tốc độ của hệ thống cũng như khả năng mở rộng để giải quyết bài toán trong trường hợp dữ liệu lớn.</w:t>
        </w:r>
      </w:ins>
    </w:p>
    <w:p w14:paraId="619F8EAB" w14:textId="71393858" w:rsidR="00C91BE9" w:rsidRPr="004A193A" w:rsidDel="00D93F55" w:rsidRDefault="00C91BE9">
      <w:pPr>
        <w:pStyle w:val="ListParagraph"/>
        <w:numPr>
          <w:ilvl w:val="0"/>
          <w:numId w:val="21"/>
        </w:numPr>
        <w:spacing w:line="360" w:lineRule="auto"/>
        <w:ind w:left="720"/>
        <w:rPr>
          <w:del w:id="5619" w:author="Thanh Thai Nguyen" w:date="2015-12-28T00:41:00Z"/>
          <w:lang w:val="vi-VN"/>
          <w:rPrChange w:id="5620" w:author="John Tran" w:date="2015-12-30T23:28:00Z">
            <w:rPr>
              <w:del w:id="5621" w:author="Thanh Thai Nguyen" w:date="2015-12-28T00:41:00Z"/>
            </w:rPr>
          </w:rPrChange>
        </w:rPr>
        <w:pPrChange w:id="5622" w:author="Thanh Thai Nguyen" w:date="2015-12-28T00:42:00Z">
          <w:pPr>
            <w:pStyle w:val="ListParagraph"/>
            <w:numPr>
              <w:numId w:val="22"/>
            </w:numPr>
            <w:spacing w:line="360" w:lineRule="auto"/>
            <w:ind w:left="1797" w:hanging="360"/>
          </w:pPr>
        </w:pPrChange>
      </w:pPr>
      <w:r w:rsidRPr="004A193A">
        <w:rPr>
          <w:lang w:val="vi-VN"/>
          <w:rPrChange w:id="5623" w:author="John Tran" w:date="2015-12-30T23:28:00Z">
            <w:rPr/>
          </w:rPrChange>
        </w:rPr>
        <w:t>Ngoài ra, việc xây dựng hệ thống thử nghiệm đã giúp cho nhóm:</w:t>
      </w:r>
    </w:p>
    <w:p w14:paraId="29CEC665" w14:textId="77777777" w:rsidR="00D93F55" w:rsidRPr="004A193A" w:rsidRDefault="00D93F55">
      <w:pPr>
        <w:pStyle w:val="ListParagraph"/>
        <w:numPr>
          <w:ilvl w:val="0"/>
          <w:numId w:val="21"/>
        </w:numPr>
        <w:spacing w:line="360" w:lineRule="auto"/>
        <w:ind w:left="720"/>
        <w:rPr>
          <w:ins w:id="5624" w:author="Thanh Thai Nguyen" w:date="2015-12-28T00:41:00Z"/>
          <w:rPrChange w:id="5625" w:author="John Tran" w:date="2015-12-30T23:28:00Z">
            <w:rPr>
              <w:ins w:id="5626" w:author="Thanh Thai Nguyen" w:date="2015-12-28T00:41:00Z"/>
            </w:rPr>
          </w:rPrChange>
        </w:rPr>
        <w:pPrChange w:id="5627" w:author="Thanh Thai Nguyen" w:date="2015-12-28T00:42:00Z">
          <w:pPr>
            <w:ind w:left="720"/>
          </w:pPr>
        </w:pPrChange>
      </w:pPr>
    </w:p>
    <w:p w14:paraId="36122599" w14:textId="77777777" w:rsidR="00C91BE9" w:rsidRPr="008629D5" w:rsidRDefault="00C91BE9">
      <w:pPr>
        <w:pStyle w:val="ListParagraph"/>
        <w:numPr>
          <w:ilvl w:val="0"/>
          <w:numId w:val="34"/>
        </w:numPr>
        <w:spacing w:line="360" w:lineRule="auto"/>
        <w:ind w:left="1080"/>
        <w:rPr>
          <w:lang w:val="vi-VN"/>
          <w:rPrChange w:id="5628" w:author="John Tran" w:date="2015-12-31T00:54:00Z">
            <w:rPr/>
          </w:rPrChange>
        </w:rPr>
        <w:pPrChange w:id="5629" w:author="Thanh Thai Nguyen" w:date="2015-12-28T00:41:00Z">
          <w:pPr>
            <w:pStyle w:val="ListParagraph"/>
            <w:numPr>
              <w:numId w:val="22"/>
            </w:numPr>
            <w:spacing w:line="360" w:lineRule="auto"/>
            <w:ind w:left="1797" w:hanging="360"/>
          </w:pPr>
        </w:pPrChange>
      </w:pPr>
      <w:r w:rsidRPr="008629D5">
        <w:rPr>
          <w:lang w:val="vi-VN"/>
          <w:rPrChange w:id="5630" w:author="John Tran" w:date="2015-12-31T00:54:00Z">
            <w:rPr/>
          </w:rPrChange>
        </w:rPr>
        <w:t>Kiểm nghiệ</w:t>
      </w:r>
      <w:r w:rsidR="00615CB9" w:rsidRPr="008629D5">
        <w:rPr>
          <w:lang w:val="vi-VN"/>
          <w:rPrChange w:id="5631" w:author="John Tran" w:date="2015-12-31T00:54:00Z">
            <w:rPr/>
          </w:rPrChange>
        </w:rPr>
        <w:t>m được những kiến thức lý thuyết và ý tưởng để giải quyết bài toán làm thế nào phân cụm được cảm xúc.</w:t>
      </w:r>
    </w:p>
    <w:p w14:paraId="099DED27" w14:textId="6133DD2A" w:rsidR="00615CB9" w:rsidRPr="008629D5" w:rsidRDefault="00615CB9">
      <w:pPr>
        <w:pStyle w:val="ListParagraph"/>
        <w:numPr>
          <w:ilvl w:val="0"/>
          <w:numId w:val="34"/>
        </w:numPr>
        <w:spacing w:line="360" w:lineRule="auto"/>
        <w:ind w:left="1080"/>
        <w:rPr>
          <w:lang w:val="vi-VN"/>
          <w:rPrChange w:id="5632" w:author="John Tran" w:date="2015-12-31T00:54:00Z">
            <w:rPr/>
          </w:rPrChange>
        </w:rPr>
        <w:pPrChange w:id="5633" w:author="Thanh Thai Nguyen" w:date="2015-12-28T00:41:00Z">
          <w:pPr>
            <w:pStyle w:val="ListParagraph"/>
            <w:numPr>
              <w:numId w:val="22"/>
            </w:numPr>
            <w:spacing w:line="360" w:lineRule="auto"/>
            <w:ind w:left="1797" w:hanging="360"/>
          </w:pPr>
        </w:pPrChange>
      </w:pPr>
      <w:r w:rsidRPr="008629D5">
        <w:rPr>
          <w:lang w:val="vi-VN"/>
          <w:rPrChange w:id="5634" w:author="John Tran" w:date="2015-12-31T00:54:00Z">
            <w:rPr/>
          </w:rPrChange>
        </w:rPr>
        <w:t>Có cái nhìn rõ ràng hơn về việc đặt ra vấn đề, tìm hiểu các kỹ thuật, phương pháp, và ứng dụng nó để giải quyết các vấn đề ban đầu.</w:t>
      </w:r>
    </w:p>
    <w:p w14:paraId="37924426" w14:textId="2CE23DB7" w:rsidR="00DB3145" w:rsidRDefault="00615CB9">
      <w:pPr>
        <w:pStyle w:val="ListParagraph"/>
        <w:numPr>
          <w:ilvl w:val="0"/>
          <w:numId w:val="34"/>
        </w:numPr>
        <w:spacing w:line="360" w:lineRule="auto"/>
        <w:ind w:left="1080"/>
        <w:pPrChange w:id="5635" w:author="Thanh Thai Nguyen" w:date="2015-12-28T00:41:00Z">
          <w:pPr>
            <w:pStyle w:val="ListParagraph"/>
            <w:numPr>
              <w:numId w:val="22"/>
            </w:numPr>
            <w:spacing w:line="360" w:lineRule="auto"/>
            <w:ind w:left="1797" w:hanging="360"/>
          </w:pPr>
        </w:pPrChange>
      </w:pPr>
      <w:r w:rsidRPr="008629D5">
        <w:rPr>
          <w:lang w:val="vi-VN"/>
          <w:rPrChange w:id="5636" w:author="John Tran" w:date="2015-12-31T00:54:00Z">
            <w:rPr/>
          </w:rPrChange>
        </w:rPr>
        <w:t xml:space="preserve">Bên cạnh đó, nâng cao khả năng tìm hiểu, phân tích, nghiên cứu các kỹ thuật, cũng như thiết kế hoàn thiện hệ thống. </w:t>
      </w:r>
      <w:r>
        <w:t>Nhằm giải quyết các bài toán, các vấn đề.</w:t>
      </w:r>
    </w:p>
    <w:p w14:paraId="6C892E97" w14:textId="2420442E" w:rsidR="00970AA4" w:rsidRPr="00DF40A4" w:rsidDel="006E3E8F" w:rsidRDefault="00970AA4" w:rsidP="00DF40A4">
      <w:pPr>
        <w:pStyle w:val="Heading2"/>
        <w:rPr>
          <w:del w:id="5637" w:author="Thanh Thai Nguyen" w:date="2015-12-28T00:34:00Z"/>
        </w:rPr>
      </w:pPr>
      <w:del w:id="5638" w:author="Thanh Thai Nguyen" w:date="2015-12-28T00:34:00Z">
        <w:r w:rsidRPr="00E7454D" w:rsidDel="006E3E8F">
          <w:delText xml:space="preserve">Một </w:delText>
        </w:r>
        <w:r w:rsidRPr="00DF40A4" w:rsidDel="006E3E8F">
          <w:delText>số vấn đề cần nghiên cứu và giải quyế</w:delText>
        </w:r>
        <w:r w:rsidR="00D41C1B" w:rsidRPr="00DF40A4" w:rsidDel="006E3E8F">
          <w:delText>t</w:delText>
        </w:r>
        <w:bookmarkStart w:id="5639" w:name="_Toc439137592"/>
        <w:bookmarkStart w:id="5640" w:name="_Toc439286684"/>
        <w:bookmarkStart w:id="5641" w:name="_Toc440482305"/>
        <w:bookmarkEnd w:id="5639"/>
        <w:bookmarkEnd w:id="5640"/>
        <w:bookmarkEnd w:id="5641"/>
      </w:del>
    </w:p>
    <w:p w14:paraId="677AF9E5" w14:textId="76A25284" w:rsidR="00DB3145" w:rsidRPr="00295F3C" w:rsidDel="006E3E8F" w:rsidRDefault="0002592F" w:rsidP="00087332">
      <w:pPr>
        <w:ind w:left="360" w:firstLine="709"/>
        <w:rPr>
          <w:moveFrom w:id="5642" w:author="Thanh Thai Nguyen" w:date="2015-12-28T00:34:00Z"/>
        </w:rPr>
      </w:pPr>
      <w:moveFromRangeStart w:id="5643" w:author="Thanh Thai Nguyen" w:date="2015-12-28T00:34:00Z" w:name="move439026183"/>
      <w:moveFrom w:id="5644" w:author="Thanh Thai Nguyen" w:date="2015-12-28T00:34:00Z">
        <w:r w:rsidRPr="00001DFF" w:rsidDel="006E3E8F">
          <w:t>Do mức độ phức tạp cũng như hạn chế về mặt thời gian và kiến thức</w:t>
        </w:r>
        <w:r w:rsidR="006B6674" w:rsidRPr="00001DFF" w:rsidDel="006E3E8F">
          <w:t xml:space="preserve"> nên khóa luận vẫn còn tồn tại một số hạn chế như: Chưa áp dụng thực nghiệm trên các dữ liệu khác,</w:t>
        </w:r>
        <w:r w:rsidR="0078075C" w:rsidRPr="00001DFF" w:rsidDel="006E3E8F">
          <w:t xml:space="preserve"> </w:t>
        </w:r>
        <w:r w:rsidR="0079750A" w:rsidRPr="00001DFF" w:rsidDel="006E3E8F">
          <w:t>đa dạn</w:t>
        </w:r>
        <w:r w:rsidR="00623DE0" w:rsidRPr="00001DFF" w:rsidDel="006E3E8F">
          <w:t>g</w:t>
        </w:r>
        <w:r w:rsidR="006B6674" w:rsidRPr="00001DFF" w:rsidDel="006E3E8F">
          <w:t xml:space="preserve"> như mạng xã hội Twitter…, các thuật toán phân lớp còn chưa phong phú, khả năng phân lớp chỉ dừng lại ở mức 3 lớp, bao gồm cảm xúc tích cực (vui vẻ), tiêu cực (buồn bã) và trung tính (không bộc lộ cảm xúc)</w:t>
        </w:r>
        <w:r w:rsidR="00D41C1B" w:rsidRPr="00001DFF" w:rsidDel="006E3E8F">
          <w:t>.</w:t>
        </w:r>
        <w:ins w:id="5645" w:author="John Tran" w:date="2015-12-28T00:29:00Z">
          <w:r w:rsidR="00295F3C" w:rsidRPr="00295F3C" w:rsidDel="006E3E8F">
            <w:rPr>
              <w:rPrChange w:id="5646" w:author="John Tran" w:date="2015-12-28T00:29:00Z">
                <w:rPr>
                  <w:lang w:val="en-US"/>
                </w:rPr>
              </w:rPrChange>
            </w:rPr>
            <w:t xml:space="preserve"> </w:t>
          </w:r>
        </w:ins>
        <w:bookmarkStart w:id="5647" w:name="_Toc439137593"/>
        <w:bookmarkStart w:id="5648" w:name="_Toc439286685"/>
        <w:bookmarkStart w:id="5649" w:name="_Toc440482306"/>
        <w:bookmarkEnd w:id="5647"/>
        <w:bookmarkEnd w:id="5648"/>
        <w:bookmarkEnd w:id="5649"/>
      </w:moveFrom>
    </w:p>
    <w:p w14:paraId="01DE9829" w14:textId="77777777" w:rsidR="00DE1AC7" w:rsidRDefault="00DE1AC7" w:rsidP="00DF40A4">
      <w:pPr>
        <w:pStyle w:val="Heading2"/>
        <w:rPr>
          <w:lang w:val="en-US"/>
        </w:rPr>
      </w:pPr>
      <w:bookmarkStart w:id="5650" w:name="_Toc377755004"/>
      <w:bookmarkStart w:id="5651" w:name="_Toc440482307"/>
      <w:moveFromRangeEnd w:id="5643"/>
      <w:r w:rsidRPr="00775F8A">
        <w:rPr>
          <w:lang w:val="en-US"/>
        </w:rPr>
        <w:t>Hướng phát triển</w:t>
      </w:r>
      <w:bookmarkEnd w:id="5650"/>
      <w:bookmarkEnd w:id="5651"/>
    </w:p>
    <w:p w14:paraId="65EA5FEE" w14:textId="77777777" w:rsidR="006E3E8F" w:rsidRPr="00295F3C" w:rsidDel="006E3E8F" w:rsidRDefault="006E3E8F" w:rsidP="006E3E8F">
      <w:pPr>
        <w:ind w:left="360" w:firstLine="709"/>
        <w:rPr>
          <w:del w:id="5652" w:author="Thanh Thai Nguyen" w:date="2015-12-28T00:34:00Z"/>
          <w:moveTo w:id="5653" w:author="Thanh Thai Nguyen" w:date="2015-12-28T00:34:00Z"/>
        </w:rPr>
      </w:pPr>
      <w:moveToRangeStart w:id="5654" w:author="Thanh Thai Nguyen" w:date="2015-12-28T00:34:00Z" w:name="move439026183"/>
      <w:moveTo w:id="5655" w:author="Thanh Thai Nguyen" w:date="2015-12-28T00:34:00Z">
        <w:r w:rsidRPr="00001DFF">
          <w:t>Do mức độ phức tạp cũng như hạn chế về mặt thời gian và kiến thức nên khóa luận vẫn còn tồn tại một số hạn chế như: Chưa áp dụng thực nghiệm trên các dữ liệu khác, đa dạng như mạng xã hội Twitter…, các thuật toán phân lớp còn chưa phong phú, khả năng phân lớp chỉ dừng lại ở mức 3 lớp, bao gồm cảm xúc tích cực (vui vẻ), tiêu cực (buồn bã) và trung tính (không bộc lộ cảm xúc).</w:t>
        </w:r>
        <w:r w:rsidRPr="00DE7968">
          <w:t xml:space="preserve"> </w:t>
        </w:r>
      </w:moveTo>
    </w:p>
    <w:moveToRangeEnd w:id="5654"/>
    <w:p w14:paraId="031A5F52" w14:textId="77777777" w:rsidR="006E3E8F" w:rsidRDefault="006E3E8F">
      <w:pPr>
        <w:ind w:left="360" w:firstLine="709"/>
        <w:rPr>
          <w:ins w:id="5656" w:author="Thanh Thai Nguyen" w:date="2015-12-28T00:34:00Z"/>
          <w:lang w:val="en-US"/>
        </w:rPr>
        <w:pPrChange w:id="5657" w:author="Thanh Thai Nguyen" w:date="2015-12-28T00:34:00Z">
          <w:pPr>
            <w:ind w:left="450" w:firstLine="709"/>
          </w:pPr>
        </w:pPrChange>
      </w:pPr>
    </w:p>
    <w:p w14:paraId="5F65F9C1" w14:textId="139BC57C" w:rsidR="00D41C1B" w:rsidRDefault="00D41C1B" w:rsidP="00087332">
      <w:pPr>
        <w:ind w:left="450" w:firstLine="709"/>
        <w:rPr>
          <w:lang w:val="en-US"/>
        </w:rPr>
      </w:pPr>
      <w:r>
        <w:rPr>
          <w:lang w:val="en-US"/>
        </w:rPr>
        <w:t xml:space="preserve">Trong thời gian tới, ngoài việc tiếp tục giải quyết các vấn đề còn tồn tại, </w:t>
      </w:r>
      <w:r w:rsidR="00141755">
        <w:rPr>
          <w:lang w:val="en-US"/>
        </w:rPr>
        <w:t>nhóm sẽ định hướng một số nghiên cứu tiếp theo:</w:t>
      </w:r>
    </w:p>
    <w:p w14:paraId="64BBCC5C" w14:textId="19FF44A6" w:rsidR="00141755" w:rsidRDefault="00141755" w:rsidP="00087332">
      <w:pPr>
        <w:pStyle w:val="ListParagraph"/>
        <w:numPr>
          <w:ilvl w:val="0"/>
          <w:numId w:val="25"/>
        </w:numPr>
        <w:spacing w:line="360" w:lineRule="auto"/>
        <w:ind w:left="810"/>
      </w:pPr>
      <w:r>
        <w:t>Thực hiện thực nghiệm trên các miền dữ liệu khác, bao gồm các mạng xã hội khác cũng như các trang báo điện tử</w:t>
      </w:r>
      <w:r w:rsidR="00F837DA">
        <w:t>, các trang chuyên về đánh giá các sản</w:t>
      </w:r>
      <w:r w:rsidR="007D2179">
        <w:t xml:space="preserve"> phẩm</w:t>
      </w:r>
      <w:r>
        <w:t>.</w:t>
      </w:r>
    </w:p>
    <w:p w14:paraId="3C0E9C64" w14:textId="760F93EA" w:rsidR="00141755" w:rsidRDefault="003B2AED" w:rsidP="00087332">
      <w:pPr>
        <w:pStyle w:val="ListParagraph"/>
        <w:numPr>
          <w:ilvl w:val="0"/>
          <w:numId w:val="25"/>
        </w:numPr>
        <w:spacing w:line="360" w:lineRule="auto"/>
        <w:ind w:left="810"/>
      </w:pPr>
      <w:r>
        <w:t>Thực hiện thực nghiệm với</w:t>
      </w:r>
      <w:r w:rsidR="00792C29">
        <w:t xml:space="preserve"> các phương pháp lựa chọn đặc trưng</w:t>
      </w:r>
      <w:r>
        <w:t xml:space="preserve"> khác</w:t>
      </w:r>
      <w:r w:rsidR="00792C29">
        <w:t>, mở rộng khả năng phân lớp dữ liệu cảm xúc bằng các phương pháp máy học.</w:t>
      </w:r>
    </w:p>
    <w:p w14:paraId="2F03DE86" w14:textId="117CF694" w:rsidR="00792C29" w:rsidRDefault="00792C29" w:rsidP="00087332">
      <w:pPr>
        <w:pStyle w:val="ListParagraph"/>
        <w:numPr>
          <w:ilvl w:val="0"/>
          <w:numId w:val="25"/>
        </w:numPr>
        <w:spacing w:line="360" w:lineRule="auto"/>
        <w:ind w:left="810"/>
      </w:pPr>
      <w:r>
        <w:t>Cập nhật lại các giá trị chưa chính xác</w:t>
      </w:r>
      <w:r w:rsidR="003B2AED">
        <w:t xml:space="preserve"> và thêm vào một số</w:t>
      </w:r>
      <w:r>
        <w:t xml:space="preserve"> từ</w:t>
      </w:r>
      <w:r w:rsidR="003B2AED">
        <w:t xml:space="preserve"> mới cho</w:t>
      </w:r>
      <w:r>
        <w:t xml:space="preserve"> bộ từ điển VietSentiWordNet đã có.</w:t>
      </w:r>
    </w:p>
    <w:p w14:paraId="19F30D13" w14:textId="417E1767" w:rsidR="00792C29" w:rsidRDefault="00792C29" w:rsidP="00087332">
      <w:pPr>
        <w:pStyle w:val="ListParagraph"/>
        <w:numPr>
          <w:ilvl w:val="0"/>
          <w:numId w:val="25"/>
        </w:numPr>
        <w:spacing w:line="360" w:lineRule="auto"/>
        <w:ind w:left="810"/>
      </w:pPr>
      <w:r>
        <w:t>Xây dựng hoàn thiện bộ từ điển chuyên dùng cho việc đánh giá cảm xúc cho các mạng xã hội.</w:t>
      </w:r>
    </w:p>
    <w:p w14:paraId="5E37F607" w14:textId="039D0ED6" w:rsidR="00C42402" w:rsidRDefault="00C42402" w:rsidP="00087332">
      <w:pPr>
        <w:pStyle w:val="ListParagraph"/>
        <w:numPr>
          <w:ilvl w:val="0"/>
          <w:numId w:val="25"/>
        </w:numPr>
        <w:spacing w:line="360" w:lineRule="auto"/>
        <w:ind w:left="810"/>
      </w:pPr>
      <w:r>
        <w:t>Thực hiện việc đánh giá ở mức quan điểm, tức là quan điểm của chủ thể, đối với từng vấn đề riêng biệt.</w:t>
      </w:r>
    </w:p>
    <w:p w14:paraId="03F15A92" w14:textId="0D0D083E" w:rsidR="00B520EA" w:rsidRPr="00DF40A4" w:rsidRDefault="001C5ADF" w:rsidP="00DF40A4">
      <w:pPr>
        <w:spacing w:after="200" w:line="276" w:lineRule="auto"/>
        <w:jc w:val="center"/>
        <w:rPr>
          <w:rFonts w:cs="Times New Roman"/>
          <w:b/>
          <w:noProof/>
        </w:rPr>
      </w:pPr>
      <w:r>
        <w:rPr>
          <w:lang w:val="en-US"/>
        </w:rPr>
        <w:br w:type="page"/>
      </w:r>
      <w:r w:rsidR="00B520EA" w:rsidRPr="00DF40A4">
        <w:rPr>
          <w:rFonts w:cs="Times New Roman"/>
          <w:b/>
          <w:noProof/>
        </w:rPr>
        <w:t>TÀI LIỆU THAM KHẢO</w:t>
      </w:r>
    </w:p>
    <w:p w14:paraId="5D2C3F3F" w14:textId="77777777" w:rsidR="00CB5EA1" w:rsidRPr="00CB7B88" w:rsidRDefault="00CB5EA1" w:rsidP="00C54582">
      <w:pPr>
        <w:shd w:val="clear" w:color="auto" w:fill="FFFFFF"/>
        <w:rPr>
          <w:rFonts w:cs="Times New Roman"/>
          <w:b/>
          <w:noProof/>
          <w:szCs w:val="26"/>
        </w:rPr>
      </w:pPr>
      <w:r w:rsidRPr="00CB7B88">
        <w:rPr>
          <w:rFonts w:cs="Times New Roman"/>
          <w:b/>
          <w:noProof/>
          <w:szCs w:val="26"/>
        </w:rPr>
        <w:t>TÀI LIỆU TIẾNG VIỆT</w:t>
      </w:r>
    </w:p>
    <w:p w14:paraId="0583342C" w14:textId="40F2E66B" w:rsidR="00CB5EA1" w:rsidRPr="00CB7B88" w:rsidRDefault="00594736">
      <w:pPr>
        <w:shd w:val="clear" w:color="auto" w:fill="FFFFFF"/>
        <w:ind w:left="720" w:hanging="720"/>
        <w:rPr>
          <w:rFonts w:cs="Times New Roman"/>
          <w:noProof/>
          <w:szCs w:val="26"/>
        </w:rPr>
        <w:pPrChange w:id="5658" w:author="Thanh Thai Nguyen" w:date="2015-12-24T14:44:00Z">
          <w:pPr>
            <w:shd w:val="clear" w:color="auto" w:fill="FFFFFF"/>
          </w:pPr>
        </w:pPrChange>
      </w:pPr>
      <w:r w:rsidRPr="00CB7B88">
        <w:rPr>
          <w:rFonts w:cs="Times New Roman"/>
          <w:noProof/>
          <w:szCs w:val="26"/>
        </w:rPr>
        <w:t>[</w:t>
      </w:r>
      <w:r w:rsidR="00803212" w:rsidRPr="00CB7B88">
        <w:rPr>
          <w:rFonts w:cs="Times New Roman"/>
          <w:noProof/>
          <w:szCs w:val="26"/>
        </w:rPr>
        <w:t>1</w:t>
      </w:r>
      <w:r w:rsidR="006B1561" w:rsidRPr="00CB7B88">
        <w:rPr>
          <w:rFonts w:cs="Times New Roman"/>
          <w:noProof/>
          <w:szCs w:val="26"/>
        </w:rPr>
        <w:t>]</w:t>
      </w:r>
      <w:r w:rsidR="006B1561" w:rsidRPr="00CB7B88">
        <w:rPr>
          <w:rFonts w:cs="Times New Roman"/>
          <w:noProof/>
          <w:szCs w:val="26"/>
        </w:rPr>
        <w:tab/>
      </w:r>
      <w:ins w:id="5659" w:author="Thanh Thai Nguyen" w:date="2015-12-24T14:19:00Z">
        <w:r w:rsidR="009E11A2">
          <w:t xml:space="preserve">Vũ Xuân Sơn, Trần Trung Hiếu, Lê Thu Hà, Đào Thủy Ngân. Xây dựng từ điển VietSentiWordNet ứng dụng khai phá quan điểm trên tin tức. </w:t>
        </w:r>
        <w:r w:rsidR="009E11A2" w:rsidRPr="00DE19FC">
          <w:rPr>
            <w:i/>
          </w:rPr>
          <w:t xml:space="preserve">CÔNG TRÌNH THAM GIA GIẢI THƯỞNG “SINH VIÊN NGHIÊN CỨU KHOA HỌC” </w:t>
        </w:r>
        <w:r w:rsidR="009E11A2" w:rsidRPr="00DE19FC">
          <w:rPr>
            <w:rFonts w:cs="Times New Roman"/>
            <w:i/>
            <w:noProof/>
            <w:szCs w:val="26"/>
          </w:rPr>
          <w:t>NĂM 2011, ĐẠI HỌC CÔNG NGHỆ.</w:t>
        </w:r>
      </w:ins>
      <w:del w:id="5660" w:author="Thanh Thai Nguyen" w:date="2015-12-24T14:19:00Z">
        <w:r w:rsidR="006B1561" w:rsidRPr="00CB7B88" w:rsidDel="009E11A2">
          <w:rPr>
            <w:rFonts w:cs="Times New Roman"/>
            <w:noProof/>
            <w:szCs w:val="26"/>
          </w:rPr>
          <w:delText>………………………………………………………………………………..</w:delText>
        </w:r>
      </w:del>
    </w:p>
    <w:p w14:paraId="15753F20" w14:textId="77777777" w:rsidR="004C0C8D" w:rsidRDefault="004C0C8D" w:rsidP="00C54582">
      <w:pPr>
        <w:shd w:val="clear" w:color="auto" w:fill="FFFFFF"/>
        <w:rPr>
          <w:ins w:id="5661" w:author="Thanh Thai Nguyen" w:date="2015-12-24T15:28:00Z"/>
          <w:rFonts w:cs="Times New Roman"/>
          <w:b/>
          <w:noProof/>
          <w:szCs w:val="26"/>
        </w:rPr>
      </w:pPr>
      <w:r w:rsidRPr="00CB7B88">
        <w:rPr>
          <w:rFonts w:cs="Times New Roman"/>
          <w:b/>
          <w:noProof/>
          <w:szCs w:val="26"/>
        </w:rPr>
        <w:t>TÀI LIỆU TIẾNG ANH</w:t>
      </w:r>
    </w:p>
    <w:p w14:paraId="31B149B3" w14:textId="095F4571" w:rsidR="00C67845" w:rsidRDefault="00C67845">
      <w:pPr>
        <w:shd w:val="clear" w:color="auto" w:fill="FFFFFF"/>
        <w:ind w:left="720" w:hanging="720"/>
        <w:rPr>
          <w:ins w:id="5662" w:author="John Tran" w:date="2015-12-30T23:31:00Z"/>
          <w:rFonts w:cs="Times New Roman"/>
          <w:noProof/>
          <w:szCs w:val="26"/>
          <w:lang w:val="en-US"/>
        </w:rPr>
        <w:pPrChange w:id="5663" w:author="Thanh Thai Nguyen" w:date="2015-12-24T15:28:00Z">
          <w:pPr>
            <w:shd w:val="clear" w:color="auto" w:fill="FFFFFF"/>
          </w:pPr>
        </w:pPrChange>
      </w:pPr>
      <w:ins w:id="5664" w:author="Thanh Thai Nguyen" w:date="2015-12-24T15:28:00Z">
        <w:r>
          <w:rPr>
            <w:rFonts w:cs="Times New Roman"/>
            <w:noProof/>
            <w:szCs w:val="26"/>
            <w:lang w:val="en-US"/>
          </w:rPr>
          <w:t>[</w:t>
        </w:r>
      </w:ins>
      <w:ins w:id="5665" w:author="John Tran" w:date="2015-12-27T21:11:00Z">
        <w:r w:rsidR="00F70D35">
          <w:rPr>
            <w:rFonts w:cs="Times New Roman"/>
            <w:noProof/>
            <w:szCs w:val="26"/>
            <w:lang w:val="en-US"/>
          </w:rPr>
          <w:t>2</w:t>
        </w:r>
      </w:ins>
      <w:ins w:id="5666" w:author="Thanh Thai Nguyen" w:date="2015-12-24T15:28:00Z">
        <w:r>
          <w:rPr>
            <w:rFonts w:cs="Times New Roman"/>
            <w:noProof/>
            <w:szCs w:val="26"/>
            <w:lang w:val="en-US"/>
          </w:rPr>
          <w:t>]</w:t>
        </w:r>
        <w:r>
          <w:rPr>
            <w:rFonts w:cs="Times New Roman"/>
            <w:noProof/>
            <w:szCs w:val="26"/>
            <w:lang w:val="en-US"/>
          </w:rPr>
          <w:tab/>
        </w:r>
        <w:r w:rsidRPr="00C67845">
          <w:rPr>
            <w:rFonts w:cs="Times New Roman"/>
            <w:noProof/>
            <w:szCs w:val="26"/>
            <w:lang w:val="en-US"/>
          </w:rPr>
          <w:t>Alessia D'Andrea and Fernando Ferri and Patrizia Grifoni and Tiziana Guzzo</w:t>
        </w:r>
        <w:r>
          <w:rPr>
            <w:rFonts w:cs="Times New Roman"/>
            <w:noProof/>
            <w:szCs w:val="26"/>
            <w:lang w:val="en-US"/>
          </w:rPr>
          <w:t xml:space="preserve">, </w:t>
        </w:r>
        <w:r w:rsidRPr="00C67845">
          <w:rPr>
            <w:rFonts w:cs="Times New Roman"/>
            <w:i/>
            <w:noProof/>
            <w:szCs w:val="26"/>
            <w:lang w:val="en-US"/>
            <w:rPrChange w:id="5667" w:author="Thanh Thai Nguyen" w:date="2015-12-24T15:29:00Z">
              <w:rPr>
                <w:rFonts w:cs="Times New Roman"/>
                <w:noProof/>
                <w:szCs w:val="26"/>
                <w:lang w:val="en-US"/>
              </w:rPr>
            </w:rPrChange>
          </w:rPr>
          <w:t>“</w:t>
        </w:r>
      </w:ins>
      <w:ins w:id="5668" w:author="Thanh Thai Nguyen" w:date="2015-12-24T15:29:00Z">
        <w:r w:rsidRPr="00C67845">
          <w:rPr>
            <w:rFonts w:cs="Times New Roman"/>
            <w:i/>
            <w:noProof/>
            <w:szCs w:val="26"/>
            <w:lang w:val="en-US"/>
            <w:rPrChange w:id="5669" w:author="Thanh Thai Nguyen" w:date="2015-12-24T15:29:00Z">
              <w:rPr>
                <w:rFonts w:cs="Times New Roman"/>
                <w:noProof/>
                <w:szCs w:val="26"/>
                <w:lang w:val="en-US"/>
              </w:rPr>
            </w:rPrChange>
          </w:rPr>
          <w:t>Approaches, Tools and Applications for Sentiment Analysis Implementation</w:t>
        </w:r>
        <w:r>
          <w:rPr>
            <w:rFonts w:cs="Times New Roman"/>
            <w:i/>
            <w:noProof/>
            <w:szCs w:val="26"/>
            <w:lang w:val="en-US"/>
          </w:rPr>
          <w:t>”,</w:t>
        </w:r>
        <w:r w:rsidRPr="00C67845">
          <w:t xml:space="preserve"> </w:t>
        </w:r>
        <w:r w:rsidRPr="00C67845">
          <w:rPr>
            <w:rFonts w:cs="Times New Roman"/>
            <w:noProof/>
            <w:szCs w:val="26"/>
            <w:lang w:val="en-US"/>
            <w:rPrChange w:id="5670" w:author="Thanh Thai Nguyen" w:date="2015-12-24T15:29:00Z">
              <w:rPr>
                <w:rFonts w:cs="Times New Roman"/>
                <w:i/>
                <w:noProof/>
                <w:szCs w:val="26"/>
                <w:lang w:val="en-US"/>
              </w:rPr>
            </w:rPrChange>
          </w:rPr>
          <w:t>September 2015. Published by Foundation of Computer Science (FCS), NY, USA. BibTeX</w:t>
        </w:r>
      </w:ins>
    </w:p>
    <w:p w14:paraId="59C5DC18" w14:textId="6833422B" w:rsidR="0095443A" w:rsidRDefault="0095443A" w:rsidP="0095443A">
      <w:pPr>
        <w:ind w:left="720" w:hanging="720"/>
        <w:rPr>
          <w:ins w:id="5671" w:author="John Tran" w:date="2015-12-30T23:31:00Z"/>
          <w:rFonts w:cs="Times New Roman"/>
          <w:i/>
          <w:szCs w:val="26"/>
        </w:rPr>
      </w:pPr>
      <w:ins w:id="5672" w:author="John Tran" w:date="2015-12-30T23:31:00Z">
        <w:r>
          <w:rPr>
            <w:rFonts w:asciiTheme="majorHAnsi" w:hAnsiTheme="majorHAnsi" w:cstheme="majorHAnsi"/>
            <w:szCs w:val="26"/>
            <w:lang w:val="en-US"/>
          </w:rPr>
          <w:t>[</w:t>
        </w:r>
      </w:ins>
      <w:ins w:id="5673" w:author="John Tran" w:date="2015-12-30T23:59:00Z">
        <w:r w:rsidR="00CE263F">
          <w:rPr>
            <w:rFonts w:cs="Times New Roman"/>
            <w:szCs w:val="26"/>
            <w:lang w:val="en-US"/>
          </w:rPr>
          <w:t>3</w:t>
        </w:r>
      </w:ins>
      <w:ins w:id="5674" w:author="John Tran" w:date="2015-12-30T23:31:00Z">
        <w:r w:rsidR="00CE263F">
          <w:rPr>
            <w:rFonts w:asciiTheme="majorHAnsi" w:hAnsiTheme="majorHAnsi" w:cstheme="majorHAnsi"/>
            <w:szCs w:val="26"/>
            <w:lang w:val="en-US"/>
          </w:rPr>
          <w:t>]</w:t>
        </w:r>
        <w:r>
          <w:rPr>
            <w:rFonts w:asciiTheme="majorHAnsi" w:hAnsiTheme="majorHAnsi" w:cstheme="majorHAnsi"/>
            <w:szCs w:val="26"/>
            <w:lang w:val="en-US"/>
          </w:rPr>
          <w:tab/>
        </w:r>
        <w:r w:rsidRPr="00DE13AF">
          <w:rPr>
            <w:rFonts w:cs="Times New Roman"/>
            <w:szCs w:val="26"/>
          </w:rPr>
          <w:t>Andrea Esuli,</w:t>
        </w:r>
        <w:r>
          <w:rPr>
            <w:rFonts w:cs="Times New Roman"/>
            <w:szCs w:val="26"/>
            <w:lang w:val="en-US"/>
          </w:rPr>
          <w:t xml:space="preserve"> </w:t>
        </w:r>
        <w:r w:rsidRPr="00DE13AF">
          <w:rPr>
            <w:rFonts w:cs="Times New Roman"/>
            <w:szCs w:val="26"/>
          </w:rPr>
          <w:t>Fabrizio Sebastiani (2006) SENTIWORDNET: A</w:t>
        </w:r>
        <w:r>
          <w:rPr>
            <w:rFonts w:cs="Times New Roman"/>
            <w:szCs w:val="26"/>
          </w:rPr>
          <w:t xml:space="preserve"> </w:t>
        </w:r>
        <w:r w:rsidRPr="00DE13AF">
          <w:rPr>
            <w:rFonts w:cs="Times New Roman"/>
            <w:szCs w:val="26"/>
          </w:rPr>
          <w:t xml:space="preserve">Publicly Available Lexical Resource for Opinion Mining, </w:t>
        </w:r>
        <w:r w:rsidRPr="006A0309">
          <w:rPr>
            <w:rFonts w:cs="Times New Roman"/>
            <w:i/>
            <w:szCs w:val="26"/>
          </w:rPr>
          <w:t>In Proceedings of the 5th Conference on Language Resources and Evaluation (LREC’ 6</w:t>
        </w:r>
        <w:r w:rsidRPr="00DB4B7D">
          <w:t xml:space="preserve"> </w:t>
        </w:r>
        <w:r w:rsidRPr="00DB4B7D">
          <w:rPr>
            <w:rFonts w:cs="Times New Roman"/>
            <w:i/>
            <w:szCs w:val="26"/>
          </w:rPr>
          <w:t>Bing Liu (2010).</w:t>
        </w:r>
        <w:r w:rsidRPr="006A0309">
          <w:rPr>
            <w:rFonts w:cs="Times New Roman"/>
            <w:i/>
            <w:szCs w:val="26"/>
          </w:rPr>
          <w:t>), enova, IT</w:t>
        </w:r>
      </w:ins>
    </w:p>
    <w:p w14:paraId="6783AF00" w14:textId="0A9D25E8" w:rsidR="0095443A" w:rsidRPr="00550505" w:rsidRDefault="00CE263F" w:rsidP="0095443A">
      <w:pPr>
        <w:ind w:left="720" w:hanging="720"/>
        <w:rPr>
          <w:ins w:id="5675" w:author="John Tran" w:date="2015-12-30T23:32:00Z"/>
          <w:rFonts w:cs="Times New Roman"/>
          <w:szCs w:val="26"/>
        </w:rPr>
      </w:pPr>
      <w:ins w:id="5676" w:author="John Tran" w:date="2015-12-30T23:32:00Z">
        <w:r>
          <w:rPr>
            <w:rFonts w:cs="Times New Roman"/>
            <w:szCs w:val="26"/>
          </w:rPr>
          <w:t>[</w:t>
        </w:r>
      </w:ins>
      <w:ins w:id="5677" w:author="John Tran" w:date="2015-12-30T23:59:00Z">
        <w:r>
          <w:rPr>
            <w:rFonts w:cs="Times New Roman"/>
            <w:szCs w:val="26"/>
            <w:lang w:val="en-US"/>
          </w:rPr>
          <w:t>4</w:t>
        </w:r>
      </w:ins>
      <w:ins w:id="5678" w:author="John Tran" w:date="2015-12-30T23:32:00Z">
        <w:r w:rsidR="0095443A" w:rsidRPr="00550505">
          <w:rPr>
            <w:rFonts w:cs="Times New Roman"/>
            <w:szCs w:val="26"/>
          </w:rPr>
          <w:t xml:space="preserve">] </w:t>
        </w:r>
      </w:ins>
      <w:ins w:id="5679" w:author="John Tran" w:date="2015-12-30T23:59:00Z">
        <w:r>
          <w:rPr>
            <w:rFonts w:cs="Times New Roman"/>
            <w:szCs w:val="26"/>
            <w:lang w:val="en-US"/>
          </w:rPr>
          <w:t xml:space="preserve">  </w:t>
        </w:r>
      </w:ins>
      <w:ins w:id="5680" w:author="John Tran" w:date="2015-12-30T23:32:00Z">
        <w:r w:rsidR="0095443A">
          <w:rPr>
            <w:rFonts w:cs="Times New Roman"/>
            <w:szCs w:val="26"/>
            <w:lang w:val="en-US"/>
          </w:rPr>
          <w:t xml:space="preserve">  </w:t>
        </w:r>
        <w:r w:rsidR="0095443A" w:rsidRPr="00550505">
          <w:rPr>
            <w:rFonts w:cs="Times New Roman"/>
            <w:szCs w:val="26"/>
          </w:rPr>
          <w:t>Andrea Esuli. 2008. Automatic Generation of Lexical Resources for Opinion Mining: Model, Algorithms, and Application. Ph.D. thesis Scu</w:t>
        </w:r>
        <w:r w:rsidR="005B5A06">
          <w:rPr>
            <w:rFonts w:cs="Times New Roman"/>
            <w:szCs w:val="26"/>
          </w:rPr>
          <w:t>ola di Dottorato in Ingegneria</w:t>
        </w:r>
      </w:ins>
      <w:ins w:id="5681" w:author="John Tran" w:date="2016-01-04T21:08:00Z">
        <w:r w:rsidR="005B5A06">
          <w:rPr>
            <w:rFonts w:cs="Times New Roman"/>
            <w:szCs w:val="26"/>
            <w:lang w:val="en-US"/>
          </w:rPr>
          <w:t xml:space="preserve"> </w:t>
        </w:r>
      </w:ins>
      <w:ins w:id="5682" w:author="John Tran" w:date="2015-12-30T23:32:00Z">
        <w:r w:rsidR="005B5A06">
          <w:rPr>
            <w:rFonts w:cs="Times New Roman"/>
            <w:szCs w:val="26"/>
          </w:rPr>
          <w:t>Leonardo da Vinci</w:t>
        </w:r>
        <w:r w:rsidR="0095443A" w:rsidRPr="00550505">
          <w:rPr>
            <w:rFonts w:cs="Times New Roman"/>
            <w:szCs w:val="26"/>
          </w:rPr>
          <w:t>, University of Pisa, Pisa, IT.</w:t>
        </w:r>
      </w:ins>
    </w:p>
    <w:p w14:paraId="40513C72" w14:textId="7E841F76" w:rsidR="00E16026" w:rsidRDefault="00E16026" w:rsidP="00E16026">
      <w:pPr>
        <w:ind w:left="720" w:hanging="720"/>
        <w:rPr>
          <w:ins w:id="5683" w:author="John Tran" w:date="2015-12-30T23:42:00Z"/>
        </w:rPr>
      </w:pPr>
      <w:ins w:id="5684" w:author="John Tran" w:date="2015-12-30T23:42:00Z">
        <w:r w:rsidRPr="00550505">
          <w:rPr>
            <w:rFonts w:cs="Times New Roman"/>
            <w:szCs w:val="26"/>
            <w:lang w:val="en-US"/>
          </w:rPr>
          <w:t>[</w:t>
        </w:r>
      </w:ins>
      <w:ins w:id="5685" w:author="John Tran" w:date="2015-12-30T23:59:00Z">
        <w:r w:rsidR="00CE263F">
          <w:rPr>
            <w:rFonts w:cs="Times New Roman"/>
            <w:szCs w:val="26"/>
            <w:lang w:val="en-US"/>
          </w:rPr>
          <w:t>5</w:t>
        </w:r>
      </w:ins>
      <w:ins w:id="5686" w:author="John Tran" w:date="2015-12-30T23:42:00Z">
        <w:r w:rsidRPr="00550505">
          <w:rPr>
            <w:rFonts w:cs="Times New Roman"/>
            <w:szCs w:val="26"/>
            <w:lang w:val="en-US"/>
          </w:rPr>
          <w:t>]</w:t>
        </w:r>
        <w:r>
          <w:rPr>
            <w:rFonts w:asciiTheme="majorHAnsi" w:hAnsiTheme="majorHAnsi" w:cstheme="majorHAnsi"/>
            <w:szCs w:val="26"/>
            <w:lang w:val="en-US"/>
          </w:rPr>
          <w:t xml:space="preserve"> </w:t>
        </w:r>
        <w:r>
          <w:rPr>
            <w:rFonts w:asciiTheme="majorHAnsi" w:hAnsiTheme="majorHAnsi" w:cstheme="majorHAnsi"/>
            <w:szCs w:val="26"/>
            <w:lang w:val="en-US"/>
          </w:rPr>
          <w:tab/>
        </w:r>
        <w:r>
          <w:t xml:space="preserve">Bing Liu, </w:t>
        </w:r>
        <w:r w:rsidRPr="00DF40A4">
          <w:rPr>
            <w:i/>
          </w:rPr>
          <w:t>Web data mining; Exploring hyperlinks, contents, and usage data, 2006, chapter 11: Opinion Mining</w:t>
        </w:r>
        <w:r>
          <w:t>. Springer.</w:t>
        </w:r>
      </w:ins>
    </w:p>
    <w:p w14:paraId="0BC84F87" w14:textId="27CFD981" w:rsidR="00E16026" w:rsidRDefault="00E16026" w:rsidP="00E16026">
      <w:pPr>
        <w:ind w:left="720" w:hanging="720"/>
        <w:rPr>
          <w:ins w:id="5687" w:author="John Tran" w:date="2015-12-30T23:42:00Z"/>
          <w:rFonts w:cs="Times New Roman"/>
          <w:i/>
          <w:szCs w:val="26"/>
        </w:rPr>
      </w:pPr>
      <w:ins w:id="5688" w:author="John Tran" w:date="2015-12-30T23:42:00Z">
        <w:r>
          <w:rPr>
            <w:lang w:val="en-US"/>
          </w:rPr>
          <w:t>[</w:t>
        </w:r>
      </w:ins>
      <w:ins w:id="5689" w:author="John Tran" w:date="2015-12-30T23:59:00Z">
        <w:r w:rsidR="00CE263F">
          <w:rPr>
            <w:lang w:val="en-US"/>
          </w:rPr>
          <w:t>6</w:t>
        </w:r>
      </w:ins>
      <w:ins w:id="5690" w:author="John Tran" w:date="2015-12-30T23:42:00Z">
        <w:r>
          <w:rPr>
            <w:lang w:val="en-US"/>
          </w:rPr>
          <w:t xml:space="preserve">] </w:t>
        </w:r>
        <w:r>
          <w:rPr>
            <w:lang w:val="en-US"/>
          </w:rPr>
          <w:tab/>
        </w:r>
        <w:r w:rsidRPr="00A110C5">
          <w:rPr>
            <w:rFonts w:cs="Times New Roman"/>
            <w:szCs w:val="26"/>
          </w:rPr>
          <w:t xml:space="preserve">Bing Liu (2010). Sentiment Analysis and Subjectivity. </w:t>
        </w:r>
        <w:r w:rsidRPr="0063763E">
          <w:rPr>
            <w:rFonts w:cs="Times New Roman"/>
            <w:i/>
            <w:szCs w:val="26"/>
          </w:rPr>
          <w:t>Invited Chapter for the  and book of Natural Language Processing, Second Edition. March, 2010</w:t>
        </w:r>
      </w:ins>
    </w:p>
    <w:p w14:paraId="162150D6" w14:textId="3A5720E2" w:rsidR="00E16026" w:rsidRDefault="00E16026" w:rsidP="00E16026">
      <w:pPr>
        <w:ind w:left="720" w:hanging="720"/>
        <w:rPr>
          <w:ins w:id="5691" w:author="John Tran" w:date="2015-12-30T23:42:00Z"/>
        </w:rPr>
      </w:pPr>
      <w:ins w:id="5692" w:author="John Tran" w:date="2015-12-30T23:42:00Z">
        <w:r>
          <w:rPr>
            <w:lang w:val="en-US"/>
          </w:rPr>
          <w:t>[</w:t>
        </w:r>
      </w:ins>
      <w:ins w:id="5693" w:author="John Tran" w:date="2015-12-31T00:00:00Z">
        <w:r w:rsidR="00CE263F">
          <w:rPr>
            <w:lang w:val="en-US"/>
          </w:rPr>
          <w:t>7</w:t>
        </w:r>
      </w:ins>
      <w:ins w:id="5694" w:author="John Tran" w:date="2015-12-30T23:42:00Z">
        <w:r>
          <w:rPr>
            <w:lang w:val="en-US"/>
          </w:rPr>
          <w:t xml:space="preserve">] </w:t>
        </w:r>
        <w:r>
          <w:rPr>
            <w:lang w:val="en-US"/>
          </w:rPr>
          <w:tab/>
        </w:r>
        <w:r>
          <w:t>Bo Pang and Lillian Lee, “</w:t>
        </w:r>
        <w:r w:rsidRPr="005B5A06">
          <w:rPr>
            <w:i/>
            <w:rPrChange w:id="5695" w:author="John Tran" w:date="2016-01-04T21:07:00Z">
              <w:rPr/>
            </w:rPrChange>
          </w:rPr>
          <w:t>Opinion Mining and Sentiment Analysis</w:t>
        </w:r>
        <w:r>
          <w:t>”, Foundations and Trends R in Information Retrieval, 2, 1–2,</w:t>
        </w:r>
        <w:r>
          <w:rPr>
            <w:lang w:val="en-US"/>
          </w:rPr>
          <w:t xml:space="preserve"> </w:t>
        </w:r>
        <w:r>
          <w:t>2008,</w:t>
        </w:r>
        <w:r>
          <w:rPr>
            <w:lang w:val="en-US"/>
          </w:rPr>
          <w:t xml:space="preserve"> </w:t>
        </w:r>
        <w:r>
          <w:t>pp. 1–135.</w:t>
        </w:r>
      </w:ins>
    </w:p>
    <w:p w14:paraId="0E3C4485" w14:textId="7D776FC7" w:rsidR="00E16026" w:rsidRDefault="00CE263F" w:rsidP="00E16026">
      <w:pPr>
        <w:ind w:left="720" w:hanging="720"/>
        <w:rPr>
          <w:ins w:id="5696" w:author="John Tran" w:date="2015-12-30T23:44:00Z"/>
        </w:rPr>
      </w:pPr>
      <w:ins w:id="5697" w:author="John Tran" w:date="2015-12-30T23:44:00Z">
        <w:r>
          <w:t>[</w:t>
        </w:r>
      </w:ins>
      <w:ins w:id="5698" w:author="John Tran" w:date="2015-12-31T00:00:00Z">
        <w:r>
          <w:rPr>
            <w:lang w:val="en-US"/>
          </w:rPr>
          <w:t>8</w:t>
        </w:r>
      </w:ins>
      <w:ins w:id="5699" w:author="John Tran" w:date="2015-12-30T23:44:00Z">
        <w:r>
          <w:t>]</w:t>
        </w:r>
        <w:r w:rsidR="00E16026">
          <w:tab/>
        </w:r>
        <w:r w:rsidR="00E16026" w:rsidRPr="00B544EE">
          <w:t>D. Blei, A., Ng, and M. Jordan. “</w:t>
        </w:r>
        <w:r w:rsidR="00E16026" w:rsidRPr="00DF40A4">
          <w:rPr>
            <w:i/>
          </w:rPr>
          <w:t>Latent Dirichlet Allocation</w:t>
        </w:r>
        <w:r w:rsidR="00E16026" w:rsidRPr="00B544EE">
          <w:t xml:space="preserve">”. In Journal of Machine Learning Research, 2003. </w:t>
        </w:r>
      </w:ins>
    </w:p>
    <w:p w14:paraId="7440775C" w14:textId="61683621" w:rsidR="00E16026" w:rsidRDefault="00E16026" w:rsidP="00E16026">
      <w:pPr>
        <w:rPr>
          <w:ins w:id="5700" w:author="John Tran" w:date="2015-12-30T23:45:00Z"/>
        </w:rPr>
      </w:pPr>
      <w:ins w:id="5701" w:author="John Tran" w:date="2015-12-30T23:45:00Z">
        <w:r>
          <w:t>[</w:t>
        </w:r>
      </w:ins>
      <w:ins w:id="5702" w:author="John Tran" w:date="2015-12-31T00:01:00Z">
        <w:r w:rsidR="00CE263F">
          <w:rPr>
            <w:lang w:val="en-US"/>
          </w:rPr>
          <w:t>9</w:t>
        </w:r>
      </w:ins>
      <w:ins w:id="5703" w:author="John Tran" w:date="2015-12-30T23:45:00Z">
        <w:r>
          <w:t xml:space="preserve">] </w:t>
        </w:r>
        <w:r>
          <w:tab/>
          <w:t>Fabrizio Sebastiani. “</w:t>
        </w:r>
        <w:r w:rsidRPr="00DF40A4">
          <w:rPr>
            <w:i/>
          </w:rPr>
          <w:t>Machine Learning in Automated Text Categorization</w:t>
        </w:r>
        <w:r>
          <w:t>”.</w:t>
        </w:r>
      </w:ins>
    </w:p>
    <w:p w14:paraId="1E9AEBC1" w14:textId="43DC3E75" w:rsidR="0095443A" w:rsidRDefault="00E16026">
      <w:pPr>
        <w:shd w:val="clear" w:color="auto" w:fill="FFFFFF"/>
        <w:ind w:left="720"/>
        <w:rPr>
          <w:ins w:id="5704" w:author="John Tran" w:date="2015-12-30T23:45:00Z"/>
        </w:rPr>
        <w:pPrChange w:id="5705" w:author="John Tran" w:date="2015-12-30T23:54:00Z">
          <w:pPr>
            <w:shd w:val="clear" w:color="auto" w:fill="FFFFFF"/>
          </w:pPr>
        </w:pPrChange>
      </w:pPr>
      <w:ins w:id="5706" w:author="John Tran" w:date="2015-12-30T23:45:00Z">
        <w:r>
          <w:t>ACM Computing Survey, 34(1) pages 1-47, 2002.</w:t>
        </w:r>
      </w:ins>
    </w:p>
    <w:p w14:paraId="3821C968" w14:textId="6154A277" w:rsidR="00E16026" w:rsidRDefault="00E16026" w:rsidP="00E16026">
      <w:pPr>
        <w:ind w:left="720" w:hanging="720"/>
        <w:rPr>
          <w:ins w:id="5707" w:author="John Tran" w:date="2015-12-30T23:54:00Z"/>
        </w:rPr>
      </w:pPr>
      <w:ins w:id="5708" w:author="John Tran" w:date="2015-12-30T23:45:00Z">
        <w:r>
          <w:rPr>
            <w:rFonts w:asciiTheme="majorHAnsi" w:hAnsiTheme="majorHAnsi" w:cstheme="majorHAnsi"/>
            <w:szCs w:val="26"/>
            <w:lang w:val="en-US"/>
          </w:rPr>
          <w:t>[10]</w:t>
        </w:r>
        <w:r>
          <w:rPr>
            <w:rFonts w:asciiTheme="majorHAnsi" w:hAnsiTheme="majorHAnsi" w:cstheme="majorHAnsi"/>
            <w:szCs w:val="26"/>
            <w:lang w:val="en-US"/>
          </w:rPr>
          <w:tab/>
        </w:r>
        <w:r>
          <w:t>Gregor Heinrich</w:t>
        </w:r>
        <w:r>
          <w:rPr>
            <w:lang w:val="en-US"/>
          </w:rPr>
          <w:t xml:space="preserve">, </w:t>
        </w:r>
        <w:r>
          <w:t>Technical Report Fraunhofer IGD Darmstadt, Germany</w:t>
        </w:r>
        <w:r>
          <w:rPr>
            <w:lang w:val="en-US"/>
          </w:rPr>
          <w:t xml:space="preserve">: </w:t>
        </w:r>
        <w:r w:rsidRPr="00550505">
          <w:rPr>
            <w:i/>
            <w:lang w:val="en-US"/>
          </w:rPr>
          <w:t>“</w:t>
        </w:r>
        <w:r w:rsidRPr="00550505">
          <w:rPr>
            <w:i/>
          </w:rPr>
          <w:t>Parameter estimation for text analysis</w:t>
        </w:r>
        <w:r w:rsidRPr="00550505">
          <w:rPr>
            <w:i/>
            <w:lang w:val="en-US"/>
          </w:rPr>
          <w:t>”</w:t>
        </w:r>
        <w:r>
          <w:rPr>
            <w:i/>
            <w:lang w:val="en-US"/>
          </w:rPr>
          <w:t xml:space="preserve">, </w:t>
        </w:r>
        <w:r>
          <w:t>15 September 2009.</w:t>
        </w:r>
      </w:ins>
    </w:p>
    <w:p w14:paraId="0C61980F" w14:textId="3C13AE8A" w:rsidR="00CE263F" w:rsidRPr="00CE263F" w:rsidRDefault="00CE263F" w:rsidP="00CE263F">
      <w:pPr>
        <w:ind w:left="720" w:hanging="720"/>
        <w:rPr>
          <w:ins w:id="5709" w:author="John Tran" w:date="2015-12-30T23:45:00Z"/>
          <w:lang w:val="en-US"/>
          <w:rPrChange w:id="5710" w:author="John Tran" w:date="2015-12-30T23:54:00Z">
            <w:rPr>
              <w:ins w:id="5711" w:author="John Tran" w:date="2015-12-30T23:45:00Z"/>
            </w:rPr>
          </w:rPrChange>
        </w:rPr>
      </w:pPr>
      <w:ins w:id="5712" w:author="John Tran" w:date="2015-12-30T23:54:00Z">
        <w:r>
          <w:rPr>
            <w:lang w:val="en-US"/>
          </w:rPr>
          <w:t>[</w:t>
        </w:r>
      </w:ins>
      <w:ins w:id="5713" w:author="John Tran" w:date="2015-12-31T00:01:00Z">
        <w:r>
          <w:rPr>
            <w:lang w:val="en-US"/>
          </w:rPr>
          <w:t>11</w:t>
        </w:r>
      </w:ins>
      <w:ins w:id="5714" w:author="John Tran" w:date="2015-12-30T23:54:00Z">
        <w:r>
          <w:rPr>
            <w:lang w:val="en-US"/>
          </w:rPr>
          <w:t>]</w:t>
        </w:r>
        <w:r>
          <w:rPr>
            <w:lang w:val="en-US"/>
          </w:rPr>
          <w:tab/>
        </w:r>
      </w:ins>
      <w:ins w:id="5715" w:author="John Tran" w:date="2015-12-30T23:55:00Z">
        <w:r>
          <w:rPr>
            <w:lang w:val="en-US"/>
          </w:rPr>
          <w:t>J</w:t>
        </w:r>
      </w:ins>
      <w:ins w:id="5716" w:author="John Tran" w:date="2015-12-30T23:54:00Z">
        <w:r>
          <w:rPr>
            <w:lang w:val="en-US"/>
          </w:rPr>
          <w:t xml:space="preserve">asmeet </w:t>
        </w:r>
      </w:ins>
      <w:ins w:id="5717" w:author="John Tran" w:date="2015-12-30T23:55:00Z">
        <w:r>
          <w:rPr>
            <w:lang w:val="en-US"/>
          </w:rPr>
          <w:t>K</w:t>
        </w:r>
      </w:ins>
      <w:ins w:id="5718" w:author="John Tran" w:date="2015-12-30T23:54:00Z">
        <w:r>
          <w:rPr>
            <w:lang w:val="en-US"/>
          </w:rPr>
          <w:t>aur</w:t>
        </w:r>
      </w:ins>
      <w:ins w:id="5719" w:author="John Tran" w:date="2015-12-30T23:55:00Z">
        <w:r>
          <w:rPr>
            <w:lang w:val="en-US"/>
          </w:rPr>
          <w:t xml:space="preserve"> and</w:t>
        </w:r>
      </w:ins>
      <w:ins w:id="5720" w:author="John Tran" w:date="2015-12-30T23:54:00Z">
        <w:r>
          <w:rPr>
            <w:lang w:val="en-US"/>
          </w:rPr>
          <w:t xml:space="preserve"> </w:t>
        </w:r>
      </w:ins>
      <w:ins w:id="5721" w:author="John Tran" w:date="2015-12-30T23:55:00Z">
        <w:r>
          <w:rPr>
            <w:lang w:val="en-US"/>
          </w:rPr>
          <w:t>N</w:t>
        </w:r>
      </w:ins>
      <w:ins w:id="5722" w:author="John Tran" w:date="2015-12-30T23:54:00Z">
        <w:r>
          <w:rPr>
            <w:lang w:val="en-US"/>
          </w:rPr>
          <w:t xml:space="preserve">eha </w:t>
        </w:r>
      </w:ins>
      <w:ins w:id="5723" w:author="John Tran" w:date="2015-12-30T23:55:00Z">
        <w:r>
          <w:rPr>
            <w:lang w:val="en-US"/>
          </w:rPr>
          <w:t>S</w:t>
        </w:r>
      </w:ins>
      <w:ins w:id="5724" w:author="John Tran" w:date="2015-12-30T23:54:00Z">
        <w:r w:rsidRPr="00CE263F">
          <w:rPr>
            <w:lang w:val="en-US"/>
          </w:rPr>
          <w:t xml:space="preserve">ingh, </w:t>
        </w:r>
      </w:ins>
      <w:ins w:id="5725" w:author="John Tran" w:date="2016-01-04T21:09:00Z">
        <w:r w:rsidR="005B5A06">
          <w:rPr>
            <w:lang w:val="en-US"/>
          </w:rPr>
          <w:t>“</w:t>
        </w:r>
      </w:ins>
      <w:ins w:id="5726" w:author="John Tran" w:date="2015-12-30T23:54:00Z">
        <w:r w:rsidRPr="005B5A06">
          <w:rPr>
            <w:i/>
            <w:lang w:val="en-US"/>
            <w:rPrChange w:id="5727" w:author="John Tran" w:date="2016-01-04T21:09:00Z">
              <w:rPr>
                <w:lang w:val="en-US"/>
              </w:rPr>
            </w:rPrChange>
          </w:rPr>
          <w:t>Facebook Integration with RESTFB API</w:t>
        </w:r>
      </w:ins>
      <w:ins w:id="5728" w:author="John Tran" w:date="2016-01-04T21:09:00Z">
        <w:r w:rsidR="005B5A06">
          <w:rPr>
            <w:lang w:val="en-US"/>
          </w:rPr>
          <w:t>”</w:t>
        </w:r>
      </w:ins>
      <w:ins w:id="5729" w:author="John Tran" w:date="2015-12-30T23:54:00Z">
        <w:r w:rsidRPr="00CE263F">
          <w:rPr>
            <w:lang w:val="en-US"/>
          </w:rPr>
          <w:t>, International Journal of Advanced Research in Computer Engineering &amp; Technology (IJARCET)</w:t>
        </w:r>
        <w:r>
          <w:rPr>
            <w:lang w:val="en-US"/>
          </w:rPr>
          <w:t xml:space="preserve"> </w:t>
        </w:r>
        <w:r w:rsidRPr="00CE263F">
          <w:rPr>
            <w:lang w:val="en-US"/>
          </w:rPr>
          <w:t>Volume 3 Issue 11, November 2014</w:t>
        </w:r>
      </w:ins>
      <w:ins w:id="5730" w:author="John Tran" w:date="2015-12-30T23:55:00Z">
        <w:r>
          <w:rPr>
            <w:lang w:val="en-US"/>
          </w:rPr>
          <w:t>.</w:t>
        </w:r>
      </w:ins>
    </w:p>
    <w:p w14:paraId="2EC19AC8" w14:textId="004A3738" w:rsidR="00CE263F" w:rsidRDefault="00CE263F" w:rsidP="00CE263F">
      <w:pPr>
        <w:ind w:left="720" w:hanging="720"/>
        <w:rPr>
          <w:ins w:id="5731" w:author="John Tran" w:date="2015-12-30T23:52:00Z"/>
        </w:rPr>
      </w:pPr>
      <w:ins w:id="5732" w:author="John Tran" w:date="2015-12-30T23:52:00Z">
        <w:r>
          <w:rPr>
            <w:lang w:val="en-US"/>
          </w:rPr>
          <w:t>[1</w:t>
        </w:r>
      </w:ins>
      <w:ins w:id="5733" w:author="John Tran" w:date="2015-12-31T00:02:00Z">
        <w:r w:rsidR="008807C6">
          <w:rPr>
            <w:lang w:val="en-US"/>
          </w:rPr>
          <w:t>2</w:t>
        </w:r>
      </w:ins>
      <w:ins w:id="5734" w:author="John Tran" w:date="2015-12-30T23:52:00Z">
        <w:r>
          <w:rPr>
            <w:lang w:val="en-US"/>
          </w:rPr>
          <w:t xml:space="preserve">] </w:t>
        </w:r>
        <w:r>
          <w:rPr>
            <w:lang w:val="en-US"/>
          </w:rPr>
          <w:tab/>
        </w:r>
        <w:r>
          <w:t>Kushal Dave, Steve Lawrence, and DavidM. Pennock, “</w:t>
        </w:r>
        <w:r w:rsidRPr="00DF40A4">
          <w:rPr>
            <w:i/>
          </w:rPr>
          <w:t>Mining the peanut gallery: Opinion extraction and semantic classification of product reviews</w:t>
        </w:r>
        <w:r>
          <w:t>”, In Proceedings of WWW, 2003, pp. 519–528.</w:t>
        </w:r>
      </w:ins>
    </w:p>
    <w:p w14:paraId="414D0C43" w14:textId="273FC118" w:rsidR="00E16026" w:rsidRPr="008807C6" w:rsidRDefault="00CE263F">
      <w:pPr>
        <w:ind w:left="720" w:hanging="720"/>
        <w:rPr>
          <w:rFonts w:cs="Times New Roman"/>
          <w:i/>
          <w:szCs w:val="26"/>
          <w:rPrChange w:id="5735" w:author="John Tran" w:date="2015-12-31T00:02:00Z">
            <w:rPr>
              <w:rFonts w:cs="Times New Roman"/>
              <w:b/>
              <w:noProof/>
              <w:szCs w:val="26"/>
            </w:rPr>
          </w:rPrChange>
        </w:rPr>
        <w:pPrChange w:id="5736" w:author="John Tran" w:date="2015-12-31T00:02:00Z">
          <w:pPr>
            <w:shd w:val="clear" w:color="auto" w:fill="FFFFFF"/>
          </w:pPr>
        </w:pPrChange>
      </w:pPr>
      <w:ins w:id="5737" w:author="John Tran" w:date="2015-12-30T23:52:00Z">
        <w:r>
          <w:rPr>
            <w:lang w:val="en-US"/>
          </w:rPr>
          <w:t>[</w:t>
        </w:r>
      </w:ins>
      <w:ins w:id="5738" w:author="John Tran" w:date="2015-12-31T00:02:00Z">
        <w:r w:rsidR="008807C6">
          <w:rPr>
            <w:lang w:val="en-US"/>
          </w:rPr>
          <w:t>13</w:t>
        </w:r>
      </w:ins>
      <w:ins w:id="5739" w:author="John Tran" w:date="2015-12-30T23:52:00Z">
        <w:r>
          <w:rPr>
            <w:lang w:val="en-US"/>
          </w:rPr>
          <w:t xml:space="preserve">] </w:t>
        </w:r>
        <w:r>
          <w:rPr>
            <w:lang w:val="en-US"/>
          </w:rPr>
          <w:tab/>
        </w:r>
      </w:ins>
      <w:ins w:id="5740" w:author="John Tran" w:date="2016-01-04T21:28:00Z">
        <w:r w:rsidR="00DC685A" w:rsidRPr="00DE13AF">
          <w:rPr>
            <w:rFonts w:cs="Times New Roman"/>
            <w:szCs w:val="26"/>
          </w:rPr>
          <w:t>Stefano</w:t>
        </w:r>
      </w:ins>
      <w:ins w:id="5741" w:author="John Tran" w:date="2015-12-30T23:52:00Z">
        <w:r w:rsidRPr="00DE13AF">
          <w:rPr>
            <w:rFonts w:cs="Times New Roman"/>
            <w:szCs w:val="26"/>
          </w:rPr>
          <w:t xml:space="preserve"> Baccianella, Andrea Esuli, Fabrizio Sebastiani (2010).</w:t>
        </w:r>
        <w:r>
          <w:rPr>
            <w:rFonts w:cs="Times New Roman"/>
            <w:szCs w:val="26"/>
          </w:rPr>
          <w:t xml:space="preserve"> </w:t>
        </w:r>
        <w:r w:rsidRPr="00DF40A4">
          <w:rPr>
            <w:rFonts w:cs="Times New Roman"/>
            <w:i/>
            <w:szCs w:val="26"/>
          </w:rPr>
          <w:t>SENTIWORDNET 3.0: An Enhanced Lexical Resource for Sentiment Analysis and Opinion Mining</w:t>
        </w:r>
        <w:r w:rsidRPr="00DE13AF">
          <w:rPr>
            <w:rFonts w:cs="Times New Roman"/>
            <w:szCs w:val="26"/>
          </w:rPr>
          <w:t xml:space="preserve">, </w:t>
        </w:r>
        <w:r w:rsidRPr="00DE13AF">
          <w:rPr>
            <w:rFonts w:cs="Times New Roman"/>
            <w:i/>
            <w:szCs w:val="26"/>
          </w:rPr>
          <w:t>LREC 7th Conference on Language Resources and Evaluation, Valletta, MT, 2010</w:t>
        </w:r>
      </w:ins>
    </w:p>
    <w:p w14:paraId="1B11B027" w14:textId="69F5307C" w:rsidR="00AF0F5C" w:rsidDel="00CE263F" w:rsidRDefault="00AF0F5C">
      <w:pPr>
        <w:ind w:left="720" w:hanging="720"/>
        <w:rPr>
          <w:del w:id="5742" w:author="John Tran" w:date="2015-12-30T23:52:00Z"/>
        </w:rPr>
        <w:pPrChange w:id="5743" w:author="Thanh Thai Nguyen" w:date="2015-12-24T14:44:00Z">
          <w:pPr/>
        </w:pPrChange>
      </w:pPr>
      <w:del w:id="5744" w:author="John Tran" w:date="2015-12-30T23:52:00Z">
        <w:r w:rsidDel="00CE263F">
          <w:rPr>
            <w:rFonts w:asciiTheme="majorHAnsi" w:hAnsiTheme="majorHAnsi" w:cstheme="majorHAnsi"/>
            <w:szCs w:val="26"/>
          </w:rPr>
          <w:delText xml:space="preserve">[] </w:delText>
        </w:r>
      </w:del>
      <w:ins w:id="5745" w:author="Thanh Thai Nguyen" w:date="2015-12-24T14:19:00Z">
        <w:del w:id="5746" w:author="John Tran" w:date="2015-12-30T23:52:00Z">
          <w:r w:rsidR="009E11A2" w:rsidDel="00CE263F">
            <w:rPr>
              <w:rFonts w:asciiTheme="majorHAnsi" w:hAnsiTheme="majorHAnsi" w:cstheme="majorHAnsi"/>
              <w:szCs w:val="26"/>
            </w:rPr>
            <w:tab/>
          </w:r>
        </w:del>
      </w:ins>
      <w:del w:id="5747" w:author="John Tran" w:date="2015-12-30T23:52:00Z">
        <w:r w:rsidDel="00CE263F">
          <w:delText>William M. Darling, “</w:delText>
        </w:r>
        <w:r w:rsidRPr="00DF40A4" w:rsidDel="00CE263F">
          <w:rPr>
            <w:i/>
          </w:rPr>
          <w:delText>A Theoretical and Practical Implementation Tutorial on Topic Modeling and Gibbs Sampling</w:delText>
        </w:r>
        <w:r w:rsidDel="00CE263F">
          <w:delText>”, December 1, 2011.</w:delText>
        </w:r>
      </w:del>
    </w:p>
    <w:p w14:paraId="17527B09" w14:textId="7E5205B2" w:rsidR="00A84FED" w:rsidDel="00E16026" w:rsidRDefault="00A84FED">
      <w:pPr>
        <w:ind w:left="720" w:hanging="720"/>
        <w:rPr>
          <w:del w:id="5748" w:author="John Tran" w:date="2015-12-30T23:42:00Z"/>
          <w:rFonts w:cs="Times New Roman"/>
          <w:i/>
          <w:szCs w:val="26"/>
        </w:rPr>
        <w:pPrChange w:id="5749" w:author="Thanh Thai Nguyen" w:date="2015-12-24T14:44:00Z">
          <w:pPr/>
        </w:pPrChange>
      </w:pPr>
      <w:del w:id="5750" w:author="John Tran" w:date="2015-12-30T23:42:00Z">
        <w:r w:rsidDel="00E16026">
          <w:rPr>
            <w:lang w:val="en-US"/>
          </w:rPr>
          <w:delText xml:space="preserve">[] </w:delText>
        </w:r>
      </w:del>
      <w:ins w:id="5751" w:author="Thanh Thai Nguyen" w:date="2015-12-24T14:19:00Z">
        <w:del w:id="5752" w:author="John Tran" w:date="2015-12-30T23:42:00Z">
          <w:r w:rsidR="009E11A2" w:rsidDel="00E16026">
            <w:rPr>
              <w:lang w:val="en-US"/>
            </w:rPr>
            <w:tab/>
          </w:r>
        </w:del>
      </w:ins>
      <w:del w:id="5753" w:author="John Tran" w:date="2015-12-30T23:42:00Z">
        <w:r w:rsidRPr="00A110C5" w:rsidDel="00E16026">
          <w:rPr>
            <w:rFonts w:cs="Times New Roman"/>
            <w:szCs w:val="26"/>
          </w:rPr>
          <w:delText xml:space="preserve">Bing Liu (2010). Sentiment Analysis and Subjectivity. </w:delText>
        </w:r>
        <w:r w:rsidRPr="0063763E" w:rsidDel="00E16026">
          <w:rPr>
            <w:rFonts w:cs="Times New Roman"/>
            <w:i/>
            <w:szCs w:val="26"/>
          </w:rPr>
          <w:delText>Invited Chapter for the  and book of Natural Language Processing, Second Edition. March, 2010</w:delText>
        </w:r>
      </w:del>
    </w:p>
    <w:p w14:paraId="001CCB43" w14:textId="606C5274" w:rsidR="00A84FED" w:rsidDel="00CE263F" w:rsidRDefault="00A84FED">
      <w:pPr>
        <w:ind w:left="720" w:hanging="720"/>
        <w:rPr>
          <w:ins w:id="5754" w:author="Thanh Thai Nguyen" w:date="2015-12-24T16:59:00Z"/>
          <w:del w:id="5755" w:author="John Tran" w:date="2015-12-30T23:52:00Z"/>
          <w:rFonts w:cs="Times New Roman"/>
          <w:i/>
          <w:szCs w:val="26"/>
        </w:rPr>
        <w:pPrChange w:id="5756" w:author="Thanh Thai Nguyen" w:date="2015-12-24T14:44:00Z">
          <w:pPr/>
        </w:pPrChange>
      </w:pPr>
      <w:del w:id="5757" w:author="John Tran" w:date="2015-12-30T23:52:00Z">
        <w:r w:rsidDel="00CE263F">
          <w:rPr>
            <w:lang w:val="en-US"/>
          </w:rPr>
          <w:delText xml:space="preserve">[] </w:delText>
        </w:r>
      </w:del>
      <w:ins w:id="5758" w:author="Thanh Thai Nguyen" w:date="2015-12-24T14:19:00Z">
        <w:del w:id="5759" w:author="John Tran" w:date="2015-12-30T23:52:00Z">
          <w:r w:rsidR="009E11A2" w:rsidDel="00CE263F">
            <w:rPr>
              <w:lang w:val="en-US"/>
            </w:rPr>
            <w:tab/>
          </w:r>
        </w:del>
      </w:ins>
      <w:del w:id="5760" w:author="John Tran" w:date="2015-12-30T23:52:00Z">
        <w:r w:rsidRPr="00DE13AF" w:rsidDel="00CE263F">
          <w:rPr>
            <w:rFonts w:cs="Times New Roman"/>
            <w:szCs w:val="26"/>
          </w:rPr>
          <w:delText>Stefano Baccianella, Andrea Esuli, Fabrizio Sebastiani (2010).</w:delText>
        </w:r>
        <w:r w:rsidDel="00CE263F">
          <w:rPr>
            <w:rFonts w:cs="Times New Roman"/>
            <w:szCs w:val="26"/>
          </w:rPr>
          <w:delText xml:space="preserve"> </w:delText>
        </w:r>
        <w:r w:rsidRPr="00DF40A4" w:rsidDel="00CE263F">
          <w:rPr>
            <w:rFonts w:cs="Times New Roman"/>
            <w:i/>
            <w:szCs w:val="26"/>
          </w:rPr>
          <w:delText>SENTIWORDNET 3.0: An Enhanced Lexical Resource for Sentiment Analysis and Opinion Mining</w:delText>
        </w:r>
        <w:r w:rsidRPr="00DE13AF" w:rsidDel="00CE263F">
          <w:rPr>
            <w:rFonts w:cs="Times New Roman"/>
            <w:szCs w:val="26"/>
          </w:rPr>
          <w:delText xml:space="preserve">, </w:delText>
        </w:r>
        <w:r w:rsidRPr="00DE13AF" w:rsidDel="00CE263F">
          <w:rPr>
            <w:rFonts w:cs="Times New Roman"/>
            <w:i/>
            <w:szCs w:val="26"/>
          </w:rPr>
          <w:delText>LREC 7th Conference on Language Resources and Evaluation, Valletta, MT, 2010</w:delText>
        </w:r>
      </w:del>
    </w:p>
    <w:p w14:paraId="3BABDC89" w14:textId="263C29A6" w:rsidR="00CE7F65" w:rsidRDefault="00CE7F65">
      <w:pPr>
        <w:ind w:left="720" w:hanging="720"/>
        <w:rPr>
          <w:ins w:id="5761" w:author="John Tran" w:date="2015-12-30T23:52:00Z"/>
          <w:rFonts w:cs="Times New Roman"/>
          <w:szCs w:val="26"/>
        </w:rPr>
        <w:pPrChange w:id="5762" w:author="Thanh Thai Nguyen" w:date="2015-12-24T14:44:00Z">
          <w:pPr/>
        </w:pPrChange>
      </w:pPr>
      <w:ins w:id="5763" w:author="Thanh Thai Nguyen" w:date="2015-12-24T16:59:00Z">
        <w:r>
          <w:rPr>
            <w:rFonts w:cs="Times New Roman"/>
            <w:szCs w:val="26"/>
            <w:lang w:val="en-US"/>
          </w:rPr>
          <w:t>[</w:t>
        </w:r>
      </w:ins>
      <w:ins w:id="5764" w:author="John Tran" w:date="2015-12-31T00:03:00Z">
        <w:r w:rsidR="008807C6">
          <w:rPr>
            <w:rFonts w:cs="Times New Roman"/>
            <w:szCs w:val="26"/>
            <w:lang w:val="en-US"/>
          </w:rPr>
          <w:t>14</w:t>
        </w:r>
      </w:ins>
      <w:ins w:id="5765" w:author="Thanh Thai Nguyen" w:date="2015-12-24T16:59:00Z">
        <w:r>
          <w:rPr>
            <w:rFonts w:cs="Times New Roman"/>
            <w:szCs w:val="26"/>
            <w:lang w:val="en-US"/>
          </w:rPr>
          <w:t>]</w:t>
        </w:r>
        <w:r>
          <w:rPr>
            <w:rFonts w:cs="Times New Roman"/>
            <w:szCs w:val="26"/>
            <w:lang w:val="en-US"/>
          </w:rPr>
          <w:tab/>
        </w:r>
        <w:bookmarkStart w:id="5766" w:name="OLE_LINK1"/>
        <w:bookmarkStart w:id="5767" w:name="OLE_LINK2"/>
        <w:r w:rsidRPr="00716D85">
          <w:rPr>
            <w:rFonts w:cs="Times New Roman"/>
            <w:szCs w:val="26"/>
          </w:rPr>
          <w:t>Tausczik, Y.R. &amp; Pennebaker</w:t>
        </w:r>
        <w:bookmarkEnd w:id="5766"/>
        <w:bookmarkEnd w:id="5767"/>
        <w:r w:rsidRPr="00716D85">
          <w:rPr>
            <w:rFonts w:cs="Times New Roman"/>
            <w:szCs w:val="26"/>
          </w:rPr>
          <w:t xml:space="preserve">, J.W. 2010. </w:t>
        </w:r>
        <w:r w:rsidRPr="00CE7F65">
          <w:rPr>
            <w:rFonts w:cs="Times New Roman"/>
            <w:i/>
            <w:szCs w:val="26"/>
            <w:rPrChange w:id="5768" w:author="Thanh Thai Nguyen" w:date="2015-12-24T16:59:00Z">
              <w:rPr>
                <w:rFonts w:cs="Times New Roman"/>
                <w:szCs w:val="26"/>
              </w:rPr>
            </w:rPrChange>
          </w:rPr>
          <w:t>The psychological meaning of words: Liwc and computerized text analysis methods</w:t>
        </w:r>
        <w:r w:rsidRPr="00716D85">
          <w:rPr>
            <w:rFonts w:cs="Times New Roman"/>
            <w:szCs w:val="26"/>
          </w:rPr>
          <w:t>. Journal of Language and Social</w:t>
        </w:r>
        <w:r>
          <w:rPr>
            <w:rFonts w:cs="Times New Roman"/>
            <w:szCs w:val="26"/>
          </w:rPr>
          <w:t xml:space="preserve"> Psychology.</w:t>
        </w:r>
      </w:ins>
    </w:p>
    <w:p w14:paraId="28577E72" w14:textId="645964EF" w:rsidR="00CE263F" w:rsidRPr="00CE263F" w:rsidRDefault="00CE263F">
      <w:pPr>
        <w:ind w:left="720" w:hanging="720"/>
        <w:rPr>
          <w:rPrChange w:id="5769" w:author="John Tran" w:date="2015-12-30T23:52:00Z">
            <w:rPr>
              <w:rFonts w:cs="Times New Roman"/>
              <w:i/>
              <w:szCs w:val="26"/>
            </w:rPr>
          </w:rPrChange>
        </w:rPr>
        <w:pPrChange w:id="5770" w:author="John Tran" w:date="2015-12-30T23:52:00Z">
          <w:pPr/>
        </w:pPrChange>
      </w:pPr>
      <w:ins w:id="5771" w:author="John Tran" w:date="2015-12-30T23:52:00Z">
        <w:r w:rsidRPr="00B544EE">
          <w:t>[</w:t>
        </w:r>
        <w:r>
          <w:rPr>
            <w:lang w:val="en-US"/>
          </w:rPr>
          <w:t>1</w:t>
        </w:r>
      </w:ins>
      <w:ins w:id="5772" w:author="John Tran" w:date="2015-12-31T00:03:00Z">
        <w:r w:rsidR="008807C6">
          <w:rPr>
            <w:lang w:val="en-US"/>
          </w:rPr>
          <w:t>5</w:t>
        </w:r>
      </w:ins>
      <w:ins w:id="5773" w:author="John Tran" w:date="2015-12-30T23:52:00Z">
        <w:r w:rsidRPr="00B544EE">
          <w:t xml:space="preserve">] </w:t>
        </w:r>
        <w:r>
          <w:tab/>
        </w:r>
        <w:r w:rsidRPr="00B544EE">
          <w:t>Thomas Hofmann, “</w:t>
        </w:r>
        <w:r w:rsidRPr="00DF40A4">
          <w:rPr>
            <w:i/>
          </w:rPr>
          <w:t>Probabilistic latent semantic indexing</w:t>
        </w:r>
        <w:r w:rsidRPr="00B544EE">
          <w:t>”, Proceedings of the 22nd annual international ACM SIGIR conference on Research and development in information retrieval, 1999</w:t>
        </w:r>
      </w:ins>
    </w:p>
    <w:p w14:paraId="2D8D1FB5" w14:textId="4A10E0D6" w:rsidR="00636F46" w:rsidRDefault="00636F46">
      <w:pPr>
        <w:ind w:left="720" w:hanging="720"/>
        <w:jc w:val="left"/>
        <w:pPrChange w:id="5774" w:author="Thanh Thai Nguyen" w:date="2015-12-24T14:44:00Z">
          <w:pPr>
            <w:jc w:val="left"/>
          </w:pPr>
        </w:pPrChange>
      </w:pPr>
      <w:r>
        <w:rPr>
          <w:lang w:val="en-US"/>
        </w:rPr>
        <w:t>[</w:t>
      </w:r>
      <w:ins w:id="5775" w:author="John Tran" w:date="2015-12-31T00:04:00Z">
        <w:r w:rsidR="008807C6">
          <w:rPr>
            <w:lang w:val="en-US"/>
          </w:rPr>
          <w:t>16</w:t>
        </w:r>
      </w:ins>
      <w:r>
        <w:rPr>
          <w:lang w:val="en-US"/>
        </w:rPr>
        <w:t>]</w:t>
      </w:r>
      <w:del w:id="5776" w:author="John Tran" w:date="2015-12-31T00:04:00Z">
        <w:r w:rsidDel="008807C6">
          <w:rPr>
            <w:lang w:val="en-US"/>
          </w:rPr>
          <w:delText xml:space="preserve"> </w:delText>
        </w:r>
      </w:del>
      <w:ins w:id="5777" w:author="Thanh Thai Nguyen" w:date="2015-12-24T14:19:00Z">
        <w:r w:rsidR="009E11A2">
          <w:rPr>
            <w:lang w:val="en-US"/>
          </w:rPr>
          <w:tab/>
        </w:r>
      </w:ins>
      <w:r w:rsidRPr="001451BA">
        <w:rPr>
          <w:rFonts w:cs="Times New Roman"/>
          <w:szCs w:val="26"/>
        </w:rPr>
        <w:t xml:space="preserve">Virach Sornlertlamvanich (2010). </w:t>
      </w:r>
      <w:r>
        <w:rPr>
          <w:rFonts w:cs="Times New Roman"/>
          <w:i/>
          <w:szCs w:val="26"/>
        </w:rPr>
        <w:t>AsianWordNet: What’s next</w:t>
      </w:r>
      <w:r>
        <w:rPr>
          <w:rFonts w:cs="Times New Roman"/>
          <w:i/>
          <w:szCs w:val="26"/>
          <w:lang w:val="en-US"/>
        </w:rPr>
        <w:t xml:space="preserve">? </w:t>
      </w:r>
      <w:r w:rsidRPr="0063763E">
        <w:rPr>
          <w:rFonts w:cs="Times New Roman"/>
          <w:i/>
          <w:szCs w:val="26"/>
        </w:rPr>
        <w:t>DD6&amp;AWN2010, December 7-9, 2010 , Phuket, Thailand</w:t>
      </w:r>
    </w:p>
    <w:p w14:paraId="3E1E1AF4" w14:textId="6C7ABC38" w:rsidR="00CE263F" w:rsidRDefault="00CE263F" w:rsidP="00CE263F">
      <w:pPr>
        <w:ind w:left="720" w:hanging="720"/>
        <w:rPr>
          <w:ins w:id="5778" w:author="John Tran" w:date="2016-01-04T20:53:00Z"/>
        </w:rPr>
      </w:pPr>
      <w:ins w:id="5779" w:author="John Tran" w:date="2015-12-30T23:52:00Z">
        <w:r>
          <w:rPr>
            <w:rFonts w:asciiTheme="majorHAnsi" w:hAnsiTheme="majorHAnsi" w:cstheme="majorHAnsi"/>
            <w:szCs w:val="26"/>
          </w:rPr>
          <w:t>[</w:t>
        </w:r>
      </w:ins>
      <w:ins w:id="5780" w:author="John Tran" w:date="2015-12-31T00:04:00Z">
        <w:r w:rsidR="008807C6">
          <w:rPr>
            <w:rFonts w:cs="Times New Roman"/>
            <w:szCs w:val="26"/>
            <w:lang w:val="en-US"/>
          </w:rPr>
          <w:t>17</w:t>
        </w:r>
      </w:ins>
      <w:ins w:id="5781" w:author="John Tran" w:date="2015-12-30T23:52:00Z">
        <w:r w:rsidR="008807C6">
          <w:rPr>
            <w:rFonts w:asciiTheme="majorHAnsi" w:hAnsiTheme="majorHAnsi" w:cstheme="majorHAnsi"/>
            <w:szCs w:val="26"/>
          </w:rPr>
          <w:t>]</w:t>
        </w:r>
        <w:r>
          <w:rPr>
            <w:rFonts w:asciiTheme="majorHAnsi" w:hAnsiTheme="majorHAnsi" w:cstheme="majorHAnsi"/>
            <w:szCs w:val="26"/>
          </w:rPr>
          <w:tab/>
        </w:r>
        <w:r>
          <w:t>William M. Darling, “</w:t>
        </w:r>
        <w:r w:rsidRPr="00DF40A4">
          <w:rPr>
            <w:i/>
          </w:rPr>
          <w:t>A Theoretical and Practical Implementation Tutorial on Topic Modeling and Gibbs Sampling</w:t>
        </w:r>
        <w:r>
          <w:t>”, December 1, 2011.</w:t>
        </w:r>
      </w:ins>
    </w:p>
    <w:p w14:paraId="73E5F5BD" w14:textId="4C60F328" w:rsidR="002C27C2" w:rsidRDefault="002C27C2" w:rsidP="00CE263F">
      <w:pPr>
        <w:ind w:left="720" w:hanging="720"/>
        <w:rPr>
          <w:ins w:id="5782" w:author="John Tran" w:date="2015-12-30T23:52:00Z"/>
        </w:rPr>
      </w:pPr>
      <w:ins w:id="5783" w:author="John Tran" w:date="2016-01-04T20:53:00Z">
        <w:r>
          <w:rPr>
            <w:lang w:val="en-US"/>
          </w:rPr>
          <w:t>[18]</w:t>
        </w:r>
        <w:r>
          <w:rPr>
            <w:lang w:val="en-US"/>
          </w:rPr>
          <w:tab/>
        </w:r>
      </w:ins>
      <w:ins w:id="5784" w:author="John Tran" w:date="2016-01-04T20:54:00Z">
        <w:r>
          <w:t>Thelwall, M., Buckley, K., Paltoglou, G., Cai, D., &amp; Kappas, A. (2010). Sentiment strength detection in short informal text. Journal of the American Society for Information Science and Technology, 61(12), 2544–2558. Copyright © 2010 (American Society for Information Science and Technology)</w:t>
        </w:r>
      </w:ins>
    </w:p>
    <w:p w14:paraId="50F00A6D" w14:textId="00BFBA22" w:rsidR="00624B31" w:rsidDel="00E16026" w:rsidRDefault="00624B31">
      <w:pPr>
        <w:ind w:left="720" w:hanging="720"/>
        <w:rPr>
          <w:del w:id="5785" w:author="John Tran" w:date="2015-12-30T23:42:00Z"/>
        </w:rPr>
        <w:pPrChange w:id="5786" w:author="Thanh Thai Nguyen" w:date="2015-12-24T14:44:00Z">
          <w:pPr/>
        </w:pPrChange>
      </w:pPr>
      <w:del w:id="5787" w:author="John Tran" w:date="2015-12-30T23:42:00Z">
        <w:r w:rsidDel="00E16026">
          <w:rPr>
            <w:lang w:val="en-US"/>
          </w:rPr>
          <w:delText xml:space="preserve">[] </w:delText>
        </w:r>
      </w:del>
      <w:ins w:id="5788" w:author="Thanh Thai Nguyen" w:date="2015-12-24T14:19:00Z">
        <w:del w:id="5789" w:author="John Tran" w:date="2015-12-30T23:42:00Z">
          <w:r w:rsidR="009E11A2" w:rsidDel="00E16026">
            <w:rPr>
              <w:lang w:val="en-US"/>
            </w:rPr>
            <w:tab/>
          </w:r>
        </w:del>
      </w:ins>
      <w:del w:id="5790" w:author="John Tran" w:date="2015-12-30T23:42:00Z">
        <w:r w:rsidDel="00E16026">
          <w:delText>Bo Pang and Lillian Lee, “Opinion Mining and Sentiment Analysis”, Foundations and Trends R in Information Retrieval, 2, 1–2</w:delText>
        </w:r>
      </w:del>
      <w:del w:id="5791" w:author="John Tran" w:date="2015-12-29T09:39:00Z">
        <w:r w:rsidDel="005200EA">
          <w:delText xml:space="preserve"> </w:delText>
        </w:r>
      </w:del>
      <w:del w:id="5792" w:author="John Tran" w:date="2015-12-30T23:42:00Z">
        <w:r w:rsidDel="00E16026">
          <w:delText>,2008,pp. 1–135.</w:delText>
        </w:r>
      </w:del>
    </w:p>
    <w:p w14:paraId="032C0BA3" w14:textId="2C0D99AE" w:rsidR="0036055F" w:rsidDel="0095443A" w:rsidRDefault="0036055F">
      <w:pPr>
        <w:ind w:left="720" w:hanging="720"/>
        <w:rPr>
          <w:ins w:id="5793" w:author="Thanh Thai Nguyen" w:date="2015-12-26T22:31:00Z"/>
          <w:del w:id="5794" w:author="John Tran" w:date="2015-12-30T23:31:00Z"/>
          <w:rFonts w:cs="Times New Roman"/>
          <w:i/>
          <w:szCs w:val="26"/>
        </w:rPr>
        <w:pPrChange w:id="5795" w:author="Thanh Thai Nguyen" w:date="2015-12-24T14:44:00Z">
          <w:pPr/>
        </w:pPrChange>
      </w:pPr>
      <w:del w:id="5796" w:author="John Tran" w:date="2015-12-30T23:31:00Z">
        <w:r w:rsidDel="0095443A">
          <w:rPr>
            <w:rFonts w:asciiTheme="majorHAnsi" w:hAnsiTheme="majorHAnsi" w:cstheme="majorHAnsi"/>
            <w:szCs w:val="26"/>
            <w:lang w:val="en-US"/>
          </w:rPr>
          <w:delText xml:space="preserve">[] </w:delText>
        </w:r>
      </w:del>
      <w:ins w:id="5797" w:author="Thanh Thai Nguyen" w:date="2015-12-24T14:19:00Z">
        <w:del w:id="5798" w:author="John Tran" w:date="2015-12-30T23:31:00Z">
          <w:r w:rsidR="009E11A2" w:rsidDel="0095443A">
            <w:rPr>
              <w:rFonts w:asciiTheme="majorHAnsi" w:hAnsiTheme="majorHAnsi" w:cstheme="majorHAnsi"/>
              <w:szCs w:val="26"/>
              <w:lang w:val="en-US"/>
            </w:rPr>
            <w:tab/>
          </w:r>
        </w:del>
      </w:ins>
      <w:del w:id="5799" w:author="John Tran" w:date="2015-12-30T23:31:00Z">
        <w:r w:rsidRPr="00DE13AF" w:rsidDel="0095443A">
          <w:rPr>
            <w:rFonts w:cs="Times New Roman"/>
            <w:szCs w:val="26"/>
          </w:rPr>
          <w:delText>Andrea Esuli</w:delText>
        </w:r>
      </w:del>
      <w:del w:id="5800" w:author="John Tran" w:date="2015-12-29T09:39:00Z">
        <w:r w:rsidRPr="00DE13AF" w:rsidDel="005200EA">
          <w:rPr>
            <w:rFonts w:cs="Times New Roman"/>
            <w:szCs w:val="26"/>
          </w:rPr>
          <w:delText xml:space="preserve"> </w:delText>
        </w:r>
      </w:del>
      <w:del w:id="5801" w:author="John Tran" w:date="2015-12-30T23:31:00Z">
        <w:r w:rsidRPr="00DE13AF" w:rsidDel="0095443A">
          <w:rPr>
            <w:rFonts w:cs="Times New Roman"/>
            <w:szCs w:val="26"/>
          </w:rPr>
          <w:delText>,Fabrizio Sebastiani (2006) SENTIWORDNET: A</w:delText>
        </w:r>
        <w:r w:rsidDel="0095443A">
          <w:rPr>
            <w:rFonts w:cs="Times New Roman"/>
            <w:szCs w:val="26"/>
          </w:rPr>
          <w:delText xml:space="preserve"> </w:delText>
        </w:r>
        <w:r w:rsidRPr="00DE13AF" w:rsidDel="0095443A">
          <w:rPr>
            <w:rFonts w:cs="Times New Roman"/>
            <w:szCs w:val="26"/>
          </w:rPr>
          <w:delText xml:space="preserve">Publicly Available Lexical Resource for Opinion Mining, </w:delText>
        </w:r>
        <w:r w:rsidRPr="006A0309" w:rsidDel="0095443A">
          <w:rPr>
            <w:rFonts w:cs="Times New Roman"/>
            <w:i/>
            <w:szCs w:val="26"/>
          </w:rPr>
          <w:delText>In Proceedings of the 5th Conference on Language Resources and Evaluation (LREC’ 6</w:delText>
        </w:r>
        <w:r w:rsidRPr="00DB4B7D" w:rsidDel="0095443A">
          <w:delText xml:space="preserve"> </w:delText>
        </w:r>
        <w:r w:rsidRPr="00DB4B7D" w:rsidDel="0095443A">
          <w:rPr>
            <w:rFonts w:cs="Times New Roman"/>
            <w:i/>
            <w:szCs w:val="26"/>
          </w:rPr>
          <w:delText>Bing Liu (2010).</w:delText>
        </w:r>
        <w:r w:rsidRPr="006A0309" w:rsidDel="0095443A">
          <w:rPr>
            <w:rFonts w:cs="Times New Roman"/>
            <w:i/>
            <w:szCs w:val="26"/>
          </w:rPr>
          <w:delText>)</w:delText>
        </w:r>
      </w:del>
      <w:del w:id="5802" w:author="John Tran" w:date="2015-12-29T09:39:00Z">
        <w:r w:rsidRPr="006A0309" w:rsidDel="00D77B9D">
          <w:rPr>
            <w:rFonts w:cs="Times New Roman"/>
            <w:i/>
            <w:szCs w:val="26"/>
          </w:rPr>
          <w:delText xml:space="preserve"> </w:delText>
        </w:r>
      </w:del>
      <w:del w:id="5803" w:author="John Tran" w:date="2015-12-30T23:31:00Z">
        <w:r w:rsidRPr="006A0309" w:rsidDel="0095443A">
          <w:rPr>
            <w:rFonts w:cs="Times New Roman"/>
            <w:i/>
            <w:szCs w:val="26"/>
          </w:rPr>
          <w:delText>, enova, IT</w:delText>
        </w:r>
      </w:del>
    </w:p>
    <w:p w14:paraId="07CE1F55" w14:textId="2BFA6DA5" w:rsidR="00CD15E7" w:rsidRPr="00CD15E7" w:rsidDel="0095443A" w:rsidRDefault="003151BA">
      <w:pPr>
        <w:ind w:left="720" w:hanging="720"/>
        <w:rPr>
          <w:del w:id="5804" w:author="John Tran" w:date="2015-12-30T23:32:00Z"/>
          <w:rFonts w:cs="Times New Roman"/>
          <w:szCs w:val="26"/>
          <w:rPrChange w:id="5805" w:author="John Tran" w:date="2015-12-29T09:48:00Z">
            <w:rPr>
              <w:del w:id="5806" w:author="John Tran" w:date="2015-12-30T23:32:00Z"/>
              <w:rFonts w:asciiTheme="majorHAnsi" w:hAnsiTheme="majorHAnsi" w:cstheme="majorHAnsi"/>
              <w:szCs w:val="26"/>
            </w:rPr>
          </w:rPrChange>
        </w:rPr>
        <w:pPrChange w:id="5807" w:author="Thanh Thai Nguyen" w:date="2015-12-24T14:44:00Z">
          <w:pPr/>
        </w:pPrChange>
      </w:pPr>
      <w:ins w:id="5808" w:author="Thanh Thai Nguyen" w:date="2015-12-26T22:31:00Z">
        <w:del w:id="5809" w:author="John Tran" w:date="2015-12-30T23:45:00Z">
          <w:r w:rsidDel="00E16026">
            <w:rPr>
              <w:rFonts w:asciiTheme="majorHAnsi" w:hAnsiTheme="majorHAnsi" w:cstheme="majorHAnsi"/>
              <w:szCs w:val="26"/>
              <w:lang w:val="en-US"/>
            </w:rPr>
            <w:delText>[]</w:delText>
          </w:r>
          <w:r w:rsidDel="00E16026">
            <w:rPr>
              <w:rFonts w:asciiTheme="majorHAnsi" w:hAnsiTheme="majorHAnsi" w:cstheme="majorHAnsi"/>
              <w:szCs w:val="26"/>
              <w:lang w:val="en-US"/>
            </w:rPr>
            <w:tab/>
          </w:r>
          <w:r w:rsidDel="00E16026">
            <w:delText>Gregor Heinrich</w:delText>
          </w:r>
          <w:r w:rsidDel="00E16026">
            <w:rPr>
              <w:lang w:val="en-US"/>
            </w:rPr>
            <w:delText xml:space="preserve">, </w:delText>
          </w:r>
        </w:del>
      </w:ins>
      <w:ins w:id="5810" w:author="Thanh Thai Nguyen" w:date="2015-12-26T22:32:00Z">
        <w:del w:id="5811" w:author="John Tran" w:date="2015-12-30T23:45:00Z">
          <w:r w:rsidDel="00E16026">
            <w:delText>Technical Report Fraunhofer IGD Darmstadt, Germany</w:delText>
          </w:r>
          <w:r w:rsidDel="00E16026">
            <w:rPr>
              <w:lang w:val="en-US"/>
            </w:rPr>
            <w:delText xml:space="preserve">: </w:delText>
          </w:r>
          <w:r w:rsidRPr="003151BA" w:rsidDel="00E16026">
            <w:rPr>
              <w:i/>
              <w:lang w:val="en-US"/>
              <w:rPrChange w:id="5812" w:author="Thanh Thai Nguyen" w:date="2015-12-26T22:32:00Z">
                <w:rPr>
                  <w:lang w:val="en-US"/>
                </w:rPr>
              </w:rPrChange>
            </w:rPr>
            <w:delText>“</w:delText>
          </w:r>
          <w:r w:rsidRPr="003151BA" w:rsidDel="00E16026">
            <w:rPr>
              <w:i/>
              <w:rPrChange w:id="5813" w:author="Thanh Thai Nguyen" w:date="2015-12-26T22:32:00Z">
                <w:rPr/>
              </w:rPrChange>
            </w:rPr>
            <w:delText>Parameter estimation for text analysis</w:delText>
          </w:r>
          <w:r w:rsidRPr="003151BA" w:rsidDel="00E16026">
            <w:rPr>
              <w:i/>
              <w:lang w:val="en-US"/>
              <w:rPrChange w:id="5814" w:author="Thanh Thai Nguyen" w:date="2015-12-26T22:32:00Z">
                <w:rPr>
                  <w:lang w:val="en-US"/>
                </w:rPr>
              </w:rPrChange>
            </w:rPr>
            <w:delText>”</w:delText>
          </w:r>
          <w:r w:rsidDel="00E16026">
            <w:rPr>
              <w:i/>
              <w:lang w:val="en-US"/>
            </w:rPr>
            <w:delText xml:space="preserve">, </w:delText>
          </w:r>
          <w:r w:rsidR="001C258F" w:rsidDel="00E16026">
            <w:delText>15 September 2009.</w:delText>
          </w:r>
        </w:del>
      </w:ins>
    </w:p>
    <w:p w14:paraId="793D8880" w14:textId="53AA9DA2" w:rsidR="002032E9" w:rsidDel="00E16026" w:rsidRDefault="002032E9">
      <w:pPr>
        <w:ind w:left="720" w:hanging="720"/>
        <w:rPr>
          <w:del w:id="5815" w:author="John Tran" w:date="2015-12-30T23:42:00Z"/>
        </w:rPr>
        <w:pPrChange w:id="5816" w:author="John Tran" w:date="2015-12-30T23:42:00Z">
          <w:pPr/>
        </w:pPrChange>
      </w:pPr>
      <w:del w:id="5817" w:author="John Tran" w:date="2015-12-30T23:42:00Z">
        <w:r w:rsidRPr="00CD15E7" w:rsidDel="00E16026">
          <w:rPr>
            <w:rFonts w:cs="Times New Roman"/>
            <w:szCs w:val="26"/>
            <w:lang w:val="en-US"/>
            <w:rPrChange w:id="5818" w:author="John Tran" w:date="2015-12-29T09:48:00Z">
              <w:rPr>
                <w:rFonts w:asciiTheme="majorHAnsi" w:hAnsiTheme="majorHAnsi" w:cstheme="majorHAnsi"/>
                <w:szCs w:val="26"/>
                <w:lang w:val="en-US"/>
              </w:rPr>
            </w:rPrChange>
          </w:rPr>
          <w:delText>[]</w:delText>
        </w:r>
        <w:r w:rsidDel="00E16026">
          <w:rPr>
            <w:rFonts w:asciiTheme="majorHAnsi" w:hAnsiTheme="majorHAnsi" w:cstheme="majorHAnsi"/>
            <w:szCs w:val="26"/>
            <w:lang w:val="en-US"/>
          </w:rPr>
          <w:delText xml:space="preserve"> </w:delText>
        </w:r>
      </w:del>
      <w:ins w:id="5819" w:author="Thanh Thai Nguyen" w:date="2015-12-24T14:20:00Z">
        <w:del w:id="5820" w:author="John Tran" w:date="2015-12-30T23:42:00Z">
          <w:r w:rsidR="009E11A2" w:rsidDel="00E16026">
            <w:rPr>
              <w:rFonts w:asciiTheme="majorHAnsi" w:hAnsiTheme="majorHAnsi" w:cstheme="majorHAnsi"/>
              <w:szCs w:val="26"/>
              <w:lang w:val="en-US"/>
            </w:rPr>
            <w:tab/>
          </w:r>
        </w:del>
      </w:ins>
      <w:del w:id="5821" w:author="John Tran" w:date="2015-12-30T23:42:00Z">
        <w:r w:rsidDel="00E16026">
          <w:delText xml:space="preserve">Bing Liu, </w:delText>
        </w:r>
        <w:r w:rsidRPr="00DF40A4" w:rsidDel="00E16026">
          <w:rPr>
            <w:i/>
          </w:rPr>
          <w:delText>Web data mining; Exploring hyperlinks, contents, and usage data, 2006, chapter 11: Opinion Mining</w:delText>
        </w:r>
        <w:r w:rsidDel="00E16026">
          <w:delText>. Springer.</w:delText>
        </w:r>
      </w:del>
    </w:p>
    <w:p w14:paraId="0AB1D0EE" w14:textId="609213FB" w:rsidR="001D2797" w:rsidDel="00E16026" w:rsidRDefault="001D2797">
      <w:pPr>
        <w:ind w:left="720" w:hanging="720"/>
        <w:rPr>
          <w:del w:id="5822" w:author="John Tran" w:date="2015-12-30T23:44:00Z"/>
        </w:rPr>
        <w:pPrChange w:id="5823" w:author="John Tran" w:date="2015-12-30T23:42:00Z">
          <w:pPr/>
        </w:pPrChange>
      </w:pPr>
      <w:del w:id="5824" w:author="John Tran" w:date="2015-12-30T23:44:00Z">
        <w:r w:rsidRPr="00B544EE" w:rsidDel="00E16026">
          <w:delText xml:space="preserve">[1] </w:delText>
        </w:r>
      </w:del>
      <w:ins w:id="5825" w:author="Thanh Thai Nguyen" w:date="2015-12-24T14:20:00Z">
        <w:del w:id="5826" w:author="John Tran" w:date="2015-12-30T23:44:00Z">
          <w:r w:rsidR="009E11A2" w:rsidDel="00E16026">
            <w:tab/>
          </w:r>
        </w:del>
      </w:ins>
      <w:del w:id="5827" w:author="John Tran" w:date="2015-12-30T23:44:00Z">
        <w:r w:rsidRPr="00B544EE" w:rsidDel="00E16026">
          <w:delText>D. Blei, A., Ng, and M. Jordan. “</w:delText>
        </w:r>
        <w:r w:rsidRPr="00DF40A4" w:rsidDel="00E16026">
          <w:rPr>
            <w:i/>
          </w:rPr>
          <w:delText>Latent Dirichlet Allocation</w:delText>
        </w:r>
        <w:r w:rsidRPr="00B544EE" w:rsidDel="00E16026">
          <w:delText xml:space="preserve">”. In Journal of Machine Learning Research, 2003. </w:delText>
        </w:r>
      </w:del>
    </w:p>
    <w:p w14:paraId="612ED728" w14:textId="0F5242A3" w:rsidR="002032E9" w:rsidDel="00CE263F" w:rsidRDefault="002032E9">
      <w:pPr>
        <w:ind w:left="720" w:hanging="720"/>
        <w:rPr>
          <w:del w:id="5828" w:author="John Tran" w:date="2015-12-30T23:52:00Z"/>
        </w:rPr>
        <w:pPrChange w:id="5829" w:author="Thanh Thai Nguyen" w:date="2015-12-24T14:44:00Z">
          <w:pPr/>
        </w:pPrChange>
      </w:pPr>
      <w:del w:id="5830" w:author="John Tran" w:date="2015-12-30T23:52:00Z">
        <w:r w:rsidDel="00CE263F">
          <w:rPr>
            <w:lang w:val="en-US"/>
          </w:rPr>
          <w:delText xml:space="preserve">[] </w:delText>
        </w:r>
      </w:del>
      <w:ins w:id="5831" w:author="Thanh Thai Nguyen" w:date="2015-12-24T14:20:00Z">
        <w:del w:id="5832" w:author="John Tran" w:date="2015-12-30T23:52:00Z">
          <w:r w:rsidR="009E11A2" w:rsidDel="00CE263F">
            <w:rPr>
              <w:lang w:val="en-US"/>
            </w:rPr>
            <w:tab/>
          </w:r>
        </w:del>
      </w:ins>
      <w:del w:id="5833" w:author="John Tran" w:date="2015-12-30T23:52:00Z">
        <w:r w:rsidDel="00CE263F">
          <w:delText>Kushal Dave, Steve Lawrence, and DavidM. Pennock, “</w:delText>
        </w:r>
        <w:r w:rsidRPr="00DF40A4" w:rsidDel="00CE263F">
          <w:rPr>
            <w:i/>
          </w:rPr>
          <w:delText>Mining the peanut gallery: Opinion extraction and semantic classification of product reviews</w:delText>
        </w:r>
        <w:r w:rsidDel="00CE263F">
          <w:delText>”, In Proceedings of WWW, 2003, pp. 519–528.</w:delText>
        </w:r>
      </w:del>
    </w:p>
    <w:p w14:paraId="3D594283" w14:textId="281EBFBC" w:rsidR="00374C27" w:rsidDel="00E16026" w:rsidRDefault="00374C27">
      <w:pPr>
        <w:rPr>
          <w:del w:id="5834" w:author="John Tran" w:date="2015-12-30T23:45:00Z"/>
        </w:rPr>
      </w:pPr>
      <w:del w:id="5835" w:author="John Tran" w:date="2015-12-30T23:45:00Z">
        <w:r w:rsidDel="00E16026">
          <w:delText xml:space="preserve">[] </w:delText>
        </w:r>
      </w:del>
      <w:ins w:id="5836" w:author="Thanh Thai Nguyen" w:date="2015-12-24T14:20:00Z">
        <w:del w:id="5837" w:author="John Tran" w:date="2015-12-30T23:45:00Z">
          <w:r w:rsidR="009E11A2" w:rsidDel="00E16026">
            <w:tab/>
          </w:r>
        </w:del>
      </w:ins>
      <w:del w:id="5838" w:author="John Tran" w:date="2015-12-30T23:45:00Z">
        <w:r w:rsidDel="00E16026">
          <w:delText>Fabrizio Sebastiani. “</w:delText>
        </w:r>
        <w:r w:rsidRPr="00DF40A4" w:rsidDel="00E16026">
          <w:delText>Machine Learning in Automated Text Categorization</w:delText>
        </w:r>
        <w:r w:rsidDel="00E16026">
          <w:delText>”.</w:delText>
        </w:r>
      </w:del>
    </w:p>
    <w:p w14:paraId="44DD2003" w14:textId="604A573C" w:rsidR="00374C27" w:rsidRPr="00B544EE" w:rsidDel="00E16026" w:rsidRDefault="00374C27">
      <w:pPr>
        <w:rPr>
          <w:del w:id="5839" w:author="John Tran" w:date="2015-12-30T23:45:00Z"/>
        </w:rPr>
      </w:pPr>
      <w:del w:id="5840" w:author="John Tran" w:date="2015-12-30T23:45:00Z">
        <w:r w:rsidDel="00E16026">
          <w:delText>ACM Computing Survey, 34(1) pages 1-47, 2002.</w:delText>
        </w:r>
      </w:del>
    </w:p>
    <w:p w14:paraId="62A8F3EE" w14:textId="2C2615E3" w:rsidR="001D2797" w:rsidRPr="00B544EE" w:rsidDel="00DC685A" w:rsidRDefault="001D2797">
      <w:pPr>
        <w:rPr>
          <w:del w:id="5841" w:author="John Tran" w:date="2016-01-04T21:21:00Z"/>
        </w:rPr>
      </w:pPr>
      <w:del w:id="5842" w:author="Thanh Thai Nguyen" w:date="2015-12-27T23:43:00Z">
        <w:r w:rsidRPr="00B544EE">
          <w:delText>[</w:delText>
        </w:r>
      </w:del>
      <w:ins w:id="5843" w:author="John Tran" w:date="2015-12-27T21:12:00Z">
        <w:del w:id="5844" w:author="Thanh Thai Nguyen" w:date="2015-12-27T23:43:00Z">
          <w:r w:rsidR="00F70D35">
            <w:rPr>
              <w:lang w:val="en-US"/>
            </w:rPr>
            <w:delText>15</w:delText>
          </w:r>
        </w:del>
      </w:ins>
      <w:del w:id="5845" w:author="Thanh Thai Nguyen" w:date="2015-12-27T23:43:00Z">
        <w:r w:rsidRPr="00B544EE" w:rsidDel="00F70D35">
          <w:delText>2</w:delText>
        </w:r>
        <w:r w:rsidRPr="00B544EE">
          <w:delText>] Heinrich, G., “Parameter Estimation for Text Analysis”, In Proc. UAI.</w:delText>
        </w:r>
      </w:del>
    </w:p>
    <w:p w14:paraId="06A2D784" w14:textId="0A5ECB8A" w:rsidR="001D2797" w:rsidRPr="00B544EE" w:rsidDel="00CD15E7" w:rsidRDefault="001D2797">
      <w:pPr>
        <w:ind w:left="720" w:hanging="720"/>
        <w:rPr>
          <w:del w:id="5846" w:author="John Tran" w:date="2015-12-29T09:46:00Z"/>
        </w:rPr>
        <w:pPrChange w:id="5847" w:author="John Tran" w:date="2016-01-04T21:21:00Z">
          <w:pPr/>
        </w:pPrChange>
      </w:pPr>
      <w:del w:id="5848" w:author="John Tran" w:date="2015-12-29T09:46:00Z">
        <w:r w:rsidRPr="00B544EE" w:rsidDel="00CD15E7">
          <w:delText>[</w:delText>
        </w:r>
      </w:del>
      <w:ins w:id="5849" w:author="Thanh Thai Nguyen" w:date="2015-12-27T23:43:00Z">
        <w:del w:id="5850" w:author="John Tran" w:date="2015-12-29T09:46:00Z">
          <w:r w:rsidR="00C32801" w:rsidDel="00CD15E7">
            <w:rPr>
              <w:lang w:val="en-US"/>
            </w:rPr>
            <w:delText>5</w:delText>
          </w:r>
        </w:del>
      </w:ins>
      <w:del w:id="5851" w:author="John Tran" w:date="2015-12-27T21:12:00Z">
        <w:r w:rsidRPr="00B544EE" w:rsidDel="00F70D35">
          <w:delText>3</w:delText>
        </w:r>
      </w:del>
      <w:del w:id="5852" w:author="John Tran" w:date="2015-12-29T09:46:00Z">
        <w:r w:rsidRPr="00B544EE" w:rsidDel="00CD15E7">
          <w:delText xml:space="preserve">] </w:delText>
        </w:r>
      </w:del>
      <w:ins w:id="5853" w:author="Thanh Thai Nguyen" w:date="2015-12-24T14:20:00Z">
        <w:del w:id="5854" w:author="John Tran" w:date="2015-12-29T09:46:00Z">
          <w:r w:rsidR="009E11A2" w:rsidDel="00CD15E7">
            <w:tab/>
          </w:r>
        </w:del>
      </w:ins>
      <w:del w:id="5855" w:author="John Tran" w:date="2015-12-29T09:46:00Z">
        <w:r w:rsidRPr="00B544EE" w:rsidDel="00CD15E7">
          <w:delText>K. Nigam, A. McCallum, S. Thrun, and T. Mitchell. Text classification from labeled and unlabeled documents using EM. Machine Learning, 39(2/3):103–134, 2000.</w:delText>
        </w:r>
      </w:del>
    </w:p>
    <w:p w14:paraId="7A373BA8" w14:textId="367FA6E6" w:rsidR="00AF0F5C" w:rsidRPr="00B544EE" w:rsidDel="00CE263F" w:rsidRDefault="001D2797">
      <w:pPr>
        <w:ind w:left="720" w:hanging="720"/>
        <w:rPr>
          <w:del w:id="5856" w:author="John Tran" w:date="2015-12-30T23:52:00Z"/>
        </w:rPr>
        <w:pPrChange w:id="5857" w:author="Thanh Thai Nguyen" w:date="2015-12-24T14:44:00Z">
          <w:pPr/>
        </w:pPrChange>
      </w:pPr>
      <w:del w:id="5858" w:author="John Tran" w:date="2015-12-30T23:52:00Z">
        <w:r w:rsidRPr="00B544EE" w:rsidDel="00CE263F">
          <w:delText>[</w:delText>
        </w:r>
      </w:del>
      <w:ins w:id="5859" w:author="Thanh Thai Nguyen" w:date="2015-12-27T23:43:00Z">
        <w:del w:id="5860" w:author="John Tran" w:date="2015-12-29T09:46:00Z">
          <w:r w:rsidR="00C32801" w:rsidDel="00CD15E7">
            <w:rPr>
              <w:lang w:val="en-US"/>
            </w:rPr>
            <w:delText>6</w:delText>
          </w:r>
        </w:del>
      </w:ins>
      <w:del w:id="5861" w:author="John Tran" w:date="2015-12-27T21:12:00Z">
        <w:r w:rsidRPr="00B544EE" w:rsidDel="00F70D35">
          <w:delText>4</w:delText>
        </w:r>
      </w:del>
      <w:del w:id="5862" w:author="John Tran" w:date="2015-12-30T23:52:00Z">
        <w:r w:rsidRPr="00B544EE" w:rsidDel="00CE263F">
          <w:delText xml:space="preserve">] </w:delText>
        </w:r>
      </w:del>
      <w:ins w:id="5863" w:author="Thanh Thai Nguyen" w:date="2015-12-24T14:20:00Z">
        <w:del w:id="5864" w:author="John Tran" w:date="2015-12-30T23:52:00Z">
          <w:r w:rsidR="009E11A2" w:rsidDel="00CE263F">
            <w:tab/>
          </w:r>
        </w:del>
      </w:ins>
      <w:del w:id="5865" w:author="John Tran" w:date="2015-12-30T23:52:00Z">
        <w:r w:rsidRPr="00B544EE" w:rsidDel="00CE263F">
          <w:delText>Thomas Hofmann, “</w:delText>
        </w:r>
        <w:r w:rsidRPr="00DF40A4" w:rsidDel="00CE263F">
          <w:rPr>
            <w:i/>
          </w:rPr>
          <w:delText>Probabilistic latent semantic indexing</w:delText>
        </w:r>
        <w:r w:rsidRPr="00B544EE" w:rsidDel="00CE263F">
          <w:delText>”, Proceedings of the 22nd annual international ACM SIGIR conference on Research and development in information retrieval, 1999</w:delText>
        </w:r>
      </w:del>
    </w:p>
    <w:p w14:paraId="6E285C3A" w14:textId="77777777" w:rsidR="004C0C8D" w:rsidRPr="00CB7B88" w:rsidRDefault="004C0C8D" w:rsidP="00C54582">
      <w:pPr>
        <w:shd w:val="clear" w:color="auto" w:fill="FFFFFF"/>
        <w:rPr>
          <w:rFonts w:cs="Times New Roman"/>
          <w:b/>
          <w:noProof/>
          <w:szCs w:val="26"/>
        </w:rPr>
      </w:pPr>
      <w:r w:rsidRPr="00CB7B88">
        <w:rPr>
          <w:rFonts w:cs="Times New Roman"/>
          <w:b/>
          <w:noProof/>
          <w:szCs w:val="26"/>
        </w:rPr>
        <w:t>WEBSITE</w:t>
      </w:r>
      <w:r w:rsidR="007A2366" w:rsidRPr="00CB7B88">
        <w:rPr>
          <w:rFonts w:cs="Times New Roman"/>
          <w:b/>
          <w:noProof/>
          <w:szCs w:val="26"/>
        </w:rPr>
        <w:t xml:space="preserve"> TIẾNG VIỆT</w:t>
      </w:r>
    </w:p>
    <w:p w14:paraId="1D670C91" w14:textId="7907DDE9" w:rsidR="006B1561" w:rsidRPr="00CB7B88" w:rsidRDefault="00AA3FC5" w:rsidP="00C54582">
      <w:pPr>
        <w:shd w:val="clear" w:color="auto" w:fill="FFFFFF"/>
        <w:rPr>
          <w:rFonts w:cs="Times New Roman"/>
          <w:noProof/>
          <w:szCs w:val="26"/>
        </w:rPr>
      </w:pPr>
      <w:r w:rsidRPr="00CB7B88">
        <w:rPr>
          <w:rFonts w:cs="Times New Roman"/>
          <w:noProof/>
          <w:szCs w:val="26"/>
        </w:rPr>
        <w:t>[</w:t>
      </w:r>
      <w:ins w:id="5866" w:author="John Tran" w:date="2015-12-28T10:11:00Z">
        <w:r w:rsidR="00FD7F17" w:rsidRPr="00FD7F17">
          <w:rPr>
            <w:rFonts w:cs="Times New Roman"/>
            <w:noProof/>
            <w:szCs w:val="26"/>
            <w:rPrChange w:id="5867" w:author="John Tran" w:date="2015-12-28T10:11:00Z">
              <w:rPr>
                <w:rFonts w:cs="Times New Roman"/>
                <w:noProof/>
                <w:szCs w:val="26"/>
                <w:lang w:val="en-US"/>
              </w:rPr>
            </w:rPrChange>
          </w:rPr>
          <w:t>1</w:t>
        </w:r>
      </w:ins>
      <w:ins w:id="5868" w:author="John Tran" w:date="2016-01-04T20:56:00Z">
        <w:r w:rsidR="002C27C2" w:rsidRPr="002C27C2">
          <w:rPr>
            <w:rFonts w:cs="Times New Roman"/>
            <w:szCs w:val="26"/>
            <w:rPrChange w:id="5869" w:author="John Tran" w:date="2016-01-04T20:56:00Z">
              <w:rPr>
                <w:rFonts w:cs="Times New Roman"/>
                <w:szCs w:val="26"/>
                <w:lang w:val="en-US"/>
              </w:rPr>
            </w:rPrChange>
          </w:rPr>
          <w:t>9</w:t>
        </w:r>
      </w:ins>
      <w:del w:id="5870" w:author="John Tran" w:date="2015-12-27T21:12:00Z">
        <w:r w:rsidRPr="00CB7B88" w:rsidDel="00F70D35">
          <w:rPr>
            <w:rFonts w:cs="Times New Roman"/>
            <w:noProof/>
            <w:szCs w:val="26"/>
          </w:rPr>
          <w:delText>5</w:delText>
        </w:r>
      </w:del>
      <w:r w:rsidR="009F59DC" w:rsidRPr="00FD7F17">
        <w:rPr>
          <w:rFonts w:cs="Times New Roman"/>
          <w:noProof/>
          <w:szCs w:val="26"/>
          <w:rPrChange w:id="5871" w:author="John Tran" w:date="2015-12-28T10:11:00Z">
            <w:rPr>
              <w:rFonts w:cs="Times New Roman"/>
              <w:noProof/>
              <w:szCs w:val="26"/>
              <w:lang w:val="en-US"/>
            </w:rPr>
          </w:rPrChange>
        </w:rPr>
        <w:t>]</w:t>
      </w:r>
      <w:ins w:id="5872" w:author="John Tran" w:date="2016-01-04T21:12:00Z">
        <w:r w:rsidR="000B5EC8" w:rsidRPr="000B5EC8">
          <w:rPr>
            <w:rFonts w:cs="Times New Roman"/>
            <w:noProof/>
            <w:szCs w:val="26"/>
            <w:rPrChange w:id="5873" w:author="John Tran" w:date="2016-01-04T21:12:00Z">
              <w:rPr>
                <w:rFonts w:cs="Times New Roman"/>
                <w:noProof/>
                <w:szCs w:val="26"/>
                <w:lang w:val="en-US"/>
              </w:rPr>
            </w:rPrChange>
          </w:rPr>
          <w:tab/>
        </w:r>
      </w:ins>
      <w:ins w:id="5874" w:author="John Tran" w:date="2016-01-04T21:17:00Z">
        <w:r w:rsidR="00415381" w:rsidRPr="00415381">
          <w:rPr>
            <w:rFonts w:cs="Times New Roman"/>
            <w:noProof/>
            <w:szCs w:val="26"/>
            <w:rPrChange w:id="5875" w:author="John Tran" w:date="2016-01-04T21:18:00Z">
              <w:rPr>
                <w:rFonts w:cs="Times New Roman"/>
                <w:noProof/>
                <w:szCs w:val="26"/>
                <w:lang w:val="en-US"/>
              </w:rPr>
            </w:rPrChange>
          </w:rPr>
          <w:t>Thuật toán tách từ</w:t>
        </w:r>
      </w:ins>
      <w:ins w:id="5876" w:author="John Tran" w:date="2016-01-04T21:12:00Z">
        <w:r w:rsidR="000B5EC8" w:rsidRPr="000B5EC8">
          <w:rPr>
            <w:rFonts w:cs="Times New Roman"/>
            <w:noProof/>
            <w:szCs w:val="26"/>
            <w:rPrChange w:id="5877" w:author="John Tran" w:date="2016-01-04T21:12:00Z">
              <w:rPr>
                <w:rFonts w:cs="Times New Roman"/>
                <w:noProof/>
                <w:szCs w:val="26"/>
                <w:lang w:val="en-US"/>
              </w:rPr>
            </w:rPrChange>
          </w:rPr>
          <w:t xml:space="preserve"> Tiếng Việt</w:t>
        </w:r>
      </w:ins>
      <w:ins w:id="5878" w:author="John Tran" w:date="2016-01-04T21:20:00Z">
        <w:r w:rsidR="00415381" w:rsidRPr="00415381">
          <w:rPr>
            <w:rFonts w:cs="Times New Roman"/>
            <w:noProof/>
            <w:szCs w:val="26"/>
            <w:rPrChange w:id="5879" w:author="John Tran" w:date="2016-01-04T21:20:00Z">
              <w:rPr>
                <w:rFonts w:cs="Times New Roman"/>
                <w:noProof/>
                <w:szCs w:val="26"/>
                <w:lang w:val="en-US"/>
              </w:rPr>
            </w:rPrChange>
          </w:rPr>
          <w:t>:</w:t>
        </w:r>
      </w:ins>
      <w:del w:id="5880" w:author="John Tran" w:date="2016-01-04T21:12:00Z">
        <w:r w:rsidR="006B1561" w:rsidRPr="00CB7B88" w:rsidDel="000B5EC8">
          <w:rPr>
            <w:rFonts w:cs="Times New Roman"/>
            <w:noProof/>
            <w:szCs w:val="26"/>
          </w:rPr>
          <w:tab/>
        </w:r>
      </w:del>
      <w:ins w:id="5881" w:author="John Tran" w:date="2016-01-04T21:12:00Z">
        <w:r w:rsidR="000B5EC8" w:rsidRPr="000B5EC8">
          <w:rPr>
            <w:rFonts w:cs="Times New Roman"/>
            <w:noProof/>
            <w:szCs w:val="26"/>
            <w:rPrChange w:id="5882" w:author="John Tran" w:date="2016-01-04T21:12:00Z">
              <w:rPr>
                <w:rFonts w:cs="Times New Roman"/>
                <w:noProof/>
                <w:szCs w:val="26"/>
                <w:lang w:val="en-US"/>
              </w:rPr>
            </w:rPrChange>
          </w:rPr>
          <w:t xml:space="preserve"> </w:t>
        </w:r>
      </w:ins>
      <w:ins w:id="5883" w:author="John Tran" w:date="2016-01-04T21:17:00Z">
        <w:r w:rsidR="000B5EC8">
          <w:rPr>
            <w:rFonts w:cs="Times New Roman"/>
            <w:noProof/>
            <w:szCs w:val="26"/>
          </w:rPr>
          <w:fldChar w:fldCharType="begin"/>
        </w:r>
        <w:r w:rsidR="000B5EC8">
          <w:rPr>
            <w:rFonts w:cs="Times New Roman"/>
            <w:noProof/>
            <w:szCs w:val="26"/>
          </w:rPr>
          <w:instrText xml:space="preserve"> HYPERLINK "</w:instrText>
        </w:r>
        <w:r w:rsidR="000B5EC8" w:rsidRPr="000B5EC8">
          <w:rPr>
            <w:rFonts w:cs="Times New Roman"/>
            <w:noProof/>
            <w:szCs w:val="26"/>
          </w:rPr>
          <w:instrText>http://viet.jnlp.org/kien-thuc-co-ban-ve-xu-ly-ngon-ngu-tu-nhien/thuat-toan-tach-tu-tokenizer/thuat-toan-tach-tu</w:instrText>
        </w:r>
        <w:r w:rsidR="000B5EC8">
          <w:rPr>
            <w:rFonts w:cs="Times New Roman"/>
            <w:noProof/>
            <w:szCs w:val="26"/>
          </w:rPr>
          <w:instrText xml:space="preserve">" </w:instrText>
        </w:r>
        <w:r w:rsidR="000B5EC8">
          <w:rPr>
            <w:rFonts w:cs="Times New Roman"/>
            <w:noProof/>
            <w:szCs w:val="26"/>
          </w:rPr>
          <w:fldChar w:fldCharType="separate"/>
        </w:r>
        <w:r w:rsidR="000B5EC8" w:rsidRPr="00DE7B5E">
          <w:rPr>
            <w:rStyle w:val="Hyperlink"/>
            <w:rFonts w:cs="Times New Roman"/>
            <w:noProof/>
            <w:szCs w:val="26"/>
          </w:rPr>
          <w:t>http://viet.jnlp.org/kien-thuc-co-ban-ve-xu-ly-ngon-ngu-tu-nhien/thuat-toan-tach-tu-tokenizer/thuat-toan-tach-tu</w:t>
        </w:r>
        <w:r w:rsidR="000B5EC8">
          <w:rPr>
            <w:rFonts w:cs="Times New Roman"/>
            <w:noProof/>
            <w:szCs w:val="26"/>
          </w:rPr>
          <w:fldChar w:fldCharType="end"/>
        </w:r>
        <w:r w:rsidR="000B5EC8" w:rsidRPr="000B5EC8">
          <w:rPr>
            <w:rFonts w:cs="Times New Roman"/>
            <w:noProof/>
            <w:szCs w:val="26"/>
            <w:rPrChange w:id="5884" w:author="John Tran" w:date="2016-01-04T21:17:00Z">
              <w:rPr>
                <w:rFonts w:cs="Times New Roman"/>
                <w:noProof/>
                <w:szCs w:val="26"/>
                <w:lang w:val="en-US"/>
              </w:rPr>
            </w:rPrChange>
          </w:rPr>
          <w:t xml:space="preserve"> </w:t>
        </w:r>
      </w:ins>
      <w:del w:id="5885" w:author="John Tran" w:date="2015-12-28T10:11:00Z">
        <w:r w:rsidR="006B1561" w:rsidRPr="00CB7B88" w:rsidDel="00FD7F17">
          <w:rPr>
            <w:rFonts w:cs="Times New Roman"/>
            <w:noProof/>
            <w:szCs w:val="26"/>
          </w:rPr>
          <w:delText>………………………………………………………………………………</w:delText>
        </w:r>
      </w:del>
    </w:p>
    <w:p w14:paraId="1559D4F2" w14:textId="77777777" w:rsidR="007A2366" w:rsidRPr="00CB7B88" w:rsidRDefault="007A2366" w:rsidP="00C54582">
      <w:pPr>
        <w:shd w:val="clear" w:color="auto" w:fill="FFFFFF"/>
        <w:rPr>
          <w:rFonts w:cs="Times New Roman"/>
          <w:b/>
          <w:noProof/>
          <w:szCs w:val="26"/>
        </w:rPr>
      </w:pPr>
      <w:r w:rsidRPr="00CB7B88">
        <w:rPr>
          <w:rFonts w:cs="Times New Roman"/>
          <w:b/>
          <w:noProof/>
          <w:szCs w:val="26"/>
        </w:rPr>
        <w:t>WEBSITE TIẾNG ANH</w:t>
      </w:r>
    </w:p>
    <w:p w14:paraId="0147A0C1" w14:textId="77681965" w:rsidR="00121987" w:rsidRPr="00CB7B88" w:rsidRDefault="00935958" w:rsidP="00DF40A4">
      <w:pPr>
        <w:shd w:val="clear" w:color="auto" w:fill="FFFFFF"/>
        <w:jc w:val="left"/>
        <w:rPr>
          <w:rFonts w:cs="Times New Roman"/>
          <w:noProof/>
          <w:szCs w:val="26"/>
        </w:rPr>
      </w:pPr>
      <w:r w:rsidRPr="00CB7B88">
        <w:rPr>
          <w:rFonts w:cs="Times New Roman"/>
          <w:noProof/>
          <w:szCs w:val="26"/>
        </w:rPr>
        <w:t>[</w:t>
      </w:r>
      <w:ins w:id="5886" w:author="John Tran" w:date="2016-01-04T20:56:00Z">
        <w:r w:rsidR="002C27C2">
          <w:rPr>
            <w:rFonts w:cs="Times New Roman"/>
            <w:noProof/>
            <w:szCs w:val="26"/>
            <w:lang w:val="en-US"/>
          </w:rPr>
          <w:t>20</w:t>
        </w:r>
      </w:ins>
      <w:ins w:id="5887" w:author="John Tran" w:date="2015-12-27T21:12:00Z">
        <w:del w:id="5888" w:author="Thanh Thai Nguyen" w:date="2015-12-27T23:43:00Z">
          <w:r w:rsidR="00F70D35" w:rsidDel="00C32801">
            <w:rPr>
              <w:rFonts w:cs="Times New Roman"/>
              <w:noProof/>
              <w:szCs w:val="26"/>
              <w:lang w:val="en-US"/>
            </w:rPr>
            <w:delText>8</w:delText>
          </w:r>
        </w:del>
      </w:ins>
      <w:ins w:id="5889" w:author="Thanh Thai Nguyen" w:date="2015-12-27T23:43:00Z">
        <w:del w:id="5890" w:author="John Tran" w:date="2015-12-28T10:11:00Z">
          <w:r w:rsidR="00C32801" w:rsidDel="00FD7F17">
            <w:rPr>
              <w:rFonts w:cs="Times New Roman"/>
              <w:noProof/>
              <w:szCs w:val="26"/>
              <w:lang w:val="en-US"/>
            </w:rPr>
            <w:delText>7</w:delText>
          </w:r>
        </w:del>
      </w:ins>
      <w:del w:id="5891" w:author="John Tran" w:date="2015-12-27T21:12:00Z">
        <w:r w:rsidRPr="00CB7B88" w:rsidDel="00F70D35">
          <w:rPr>
            <w:rFonts w:cs="Times New Roman"/>
            <w:noProof/>
            <w:szCs w:val="26"/>
          </w:rPr>
          <w:delText>7</w:delText>
        </w:r>
      </w:del>
      <w:r w:rsidR="00121987" w:rsidRPr="00CB7B88">
        <w:rPr>
          <w:rFonts w:cs="Times New Roman"/>
          <w:noProof/>
          <w:szCs w:val="26"/>
        </w:rPr>
        <w:t>]</w:t>
      </w:r>
      <w:r w:rsidR="006B1561" w:rsidRPr="00CB7B88">
        <w:rPr>
          <w:rFonts w:cs="Times New Roman"/>
          <w:noProof/>
          <w:szCs w:val="26"/>
        </w:rPr>
        <w:t xml:space="preserve"> </w:t>
      </w:r>
      <w:r w:rsidR="006B1561" w:rsidRPr="00CB7B88">
        <w:rPr>
          <w:rFonts w:cs="Times New Roman"/>
          <w:noProof/>
          <w:szCs w:val="26"/>
        </w:rPr>
        <w:tab/>
      </w:r>
      <w:r w:rsidR="00DE6997">
        <w:rPr>
          <w:rFonts w:cs="Times New Roman"/>
          <w:szCs w:val="26"/>
        </w:rPr>
        <w:t>WordNet 3.0</w:t>
      </w:r>
      <w:r w:rsidR="00DE6997">
        <w:rPr>
          <w:rFonts w:cs="Times New Roman"/>
          <w:szCs w:val="26"/>
          <w:lang w:val="en-US"/>
        </w:rPr>
        <w:t xml:space="preserve">: </w:t>
      </w:r>
      <w:hyperlink r:id="rId50" w:history="1">
        <w:r w:rsidR="00DE6997" w:rsidRPr="00324D45">
          <w:rPr>
            <w:rStyle w:val="Hyperlink"/>
            <w:rFonts w:cs="Times New Roman"/>
            <w:szCs w:val="26"/>
          </w:rPr>
          <w:t>https://wordnet.princeton.edu/wordnet/man/wnstats.7WN.html</w:t>
        </w:r>
      </w:hyperlink>
    </w:p>
    <w:p w14:paraId="33EEC390" w14:textId="5716A063" w:rsidR="00F44B8D" w:rsidDel="00415381" w:rsidRDefault="0089076C" w:rsidP="00C54582">
      <w:pPr>
        <w:shd w:val="clear" w:color="auto" w:fill="FFFFFF"/>
        <w:rPr>
          <w:del w:id="5892" w:author="John Tran" w:date="2015-12-28T23:34:00Z"/>
          <w:rStyle w:val="Hyperlink"/>
          <w:rFonts w:cs="Times New Roman"/>
          <w:szCs w:val="26"/>
        </w:rPr>
      </w:pPr>
      <w:r w:rsidRPr="00CB7B88">
        <w:rPr>
          <w:rFonts w:cs="Times New Roman"/>
          <w:noProof/>
          <w:szCs w:val="26"/>
        </w:rPr>
        <w:t>[</w:t>
      </w:r>
      <w:del w:id="5893" w:author="John Tran" w:date="2015-12-27T21:12:00Z">
        <w:r w:rsidRPr="00CB7B88" w:rsidDel="00F70D35">
          <w:rPr>
            <w:rFonts w:cs="Times New Roman"/>
            <w:noProof/>
            <w:szCs w:val="26"/>
          </w:rPr>
          <w:delText>8</w:delText>
        </w:r>
      </w:del>
      <w:ins w:id="5894" w:author="John Tran" w:date="2015-12-29T09:51:00Z">
        <w:r w:rsidR="004161ED">
          <w:rPr>
            <w:rFonts w:cs="Times New Roman"/>
            <w:noProof/>
            <w:szCs w:val="26"/>
            <w:lang w:val="en-US"/>
          </w:rPr>
          <w:t>2</w:t>
        </w:r>
      </w:ins>
      <w:ins w:id="5895" w:author="John Tran" w:date="2016-01-04T20:56:00Z">
        <w:r w:rsidR="002C27C2">
          <w:rPr>
            <w:rFonts w:cs="Times New Roman"/>
            <w:noProof/>
            <w:szCs w:val="26"/>
            <w:lang w:val="en-US"/>
          </w:rPr>
          <w:t>1</w:t>
        </w:r>
      </w:ins>
      <w:ins w:id="5896" w:author="John Tran" w:date="2015-12-27T21:12:00Z">
        <w:del w:id="5897" w:author="Thanh Thai Nguyen" w:date="2015-12-27T23:43:00Z">
          <w:r w:rsidR="00F70D35">
            <w:rPr>
              <w:rFonts w:cs="Times New Roman"/>
              <w:noProof/>
              <w:szCs w:val="26"/>
              <w:lang w:val="en-US"/>
            </w:rPr>
            <w:delText>9</w:delText>
          </w:r>
        </w:del>
      </w:ins>
      <w:ins w:id="5898" w:author="Thanh Thai Nguyen" w:date="2015-12-27T23:43:00Z">
        <w:del w:id="5899" w:author="John Tran" w:date="2015-12-28T10:11:00Z">
          <w:r w:rsidR="00C32801" w:rsidDel="00FD7F17">
            <w:rPr>
              <w:rFonts w:cs="Times New Roman"/>
              <w:noProof/>
              <w:szCs w:val="26"/>
              <w:lang w:val="en-US"/>
            </w:rPr>
            <w:delText>8</w:delText>
          </w:r>
        </w:del>
      </w:ins>
      <w:r w:rsidR="00121987" w:rsidRPr="00CB7B88">
        <w:rPr>
          <w:rFonts w:cs="Times New Roman"/>
          <w:noProof/>
          <w:szCs w:val="26"/>
        </w:rPr>
        <w:t>]</w:t>
      </w:r>
      <w:r w:rsidR="006B1561" w:rsidRPr="00CB7B88">
        <w:rPr>
          <w:rFonts w:cs="Times New Roman"/>
          <w:noProof/>
          <w:szCs w:val="26"/>
        </w:rPr>
        <w:t xml:space="preserve"> </w:t>
      </w:r>
      <w:r w:rsidR="006B1561" w:rsidRPr="00CB7B88">
        <w:rPr>
          <w:rFonts w:cs="Times New Roman"/>
          <w:noProof/>
          <w:szCs w:val="26"/>
        </w:rPr>
        <w:tab/>
      </w:r>
      <w:r w:rsidR="00DE6997" w:rsidRPr="00207021">
        <w:rPr>
          <w:rFonts w:cs="Times New Roman"/>
          <w:szCs w:val="26"/>
        </w:rPr>
        <w:t xml:space="preserve">WordNet tiếng Anh: </w:t>
      </w:r>
      <w:ins w:id="5900" w:author="John Tran" w:date="2016-01-04T21:19:00Z">
        <w:r w:rsidR="00415381">
          <w:rPr>
            <w:rStyle w:val="Hyperlink"/>
            <w:rFonts w:cs="Times New Roman"/>
            <w:szCs w:val="26"/>
          </w:rPr>
          <w:fldChar w:fldCharType="begin"/>
        </w:r>
        <w:r w:rsidR="00415381">
          <w:rPr>
            <w:rStyle w:val="Hyperlink"/>
            <w:rFonts w:cs="Times New Roman"/>
            <w:szCs w:val="26"/>
          </w:rPr>
          <w:instrText xml:space="preserve"> HYPERLINK "</w:instrText>
        </w:r>
      </w:ins>
      <w:r w:rsidR="00415381" w:rsidRPr="00207021">
        <w:rPr>
          <w:rStyle w:val="Hyperlink"/>
          <w:rFonts w:cs="Times New Roman"/>
          <w:szCs w:val="26"/>
        </w:rPr>
        <w:instrText>http://wordnet.princeton.edu/</w:instrText>
      </w:r>
      <w:ins w:id="5901" w:author="John Tran" w:date="2016-01-04T21:19:00Z">
        <w:r w:rsidR="00415381">
          <w:rPr>
            <w:rStyle w:val="Hyperlink"/>
            <w:rFonts w:cs="Times New Roman"/>
            <w:szCs w:val="26"/>
          </w:rPr>
          <w:instrText xml:space="preserve">" </w:instrText>
        </w:r>
        <w:r w:rsidR="00415381">
          <w:rPr>
            <w:rStyle w:val="Hyperlink"/>
            <w:rFonts w:cs="Times New Roman"/>
            <w:szCs w:val="26"/>
          </w:rPr>
          <w:fldChar w:fldCharType="separate"/>
        </w:r>
      </w:ins>
      <w:r w:rsidR="00415381" w:rsidRPr="00DE7B5E">
        <w:rPr>
          <w:rStyle w:val="Hyperlink"/>
          <w:rFonts w:cs="Times New Roman"/>
          <w:szCs w:val="26"/>
        </w:rPr>
        <w:t>http://wordnet.princeton.edu/</w:t>
      </w:r>
      <w:ins w:id="5902" w:author="John Tran" w:date="2016-01-04T21:19:00Z">
        <w:r w:rsidR="00415381">
          <w:rPr>
            <w:rStyle w:val="Hyperlink"/>
            <w:rFonts w:cs="Times New Roman"/>
            <w:szCs w:val="26"/>
          </w:rPr>
          <w:fldChar w:fldCharType="end"/>
        </w:r>
      </w:ins>
    </w:p>
    <w:p w14:paraId="71D6194A" w14:textId="77777777" w:rsidR="00415381" w:rsidRDefault="00415381" w:rsidP="00C54582">
      <w:pPr>
        <w:shd w:val="clear" w:color="auto" w:fill="FFFFFF"/>
        <w:rPr>
          <w:ins w:id="5903" w:author="John Tran" w:date="2016-01-04T21:19:00Z"/>
          <w:rStyle w:val="Hyperlink"/>
          <w:rFonts w:cs="Times New Roman"/>
          <w:szCs w:val="26"/>
        </w:rPr>
      </w:pPr>
    </w:p>
    <w:p w14:paraId="5719B8FE" w14:textId="1CA82107" w:rsidR="00415381" w:rsidRPr="00CB7B88" w:rsidRDefault="00415381">
      <w:pPr>
        <w:shd w:val="clear" w:color="auto" w:fill="FFFFFF"/>
        <w:ind w:left="720" w:hanging="720"/>
        <w:jc w:val="left"/>
        <w:rPr>
          <w:ins w:id="5904" w:author="John Tran" w:date="2016-01-04T21:19:00Z"/>
          <w:rFonts w:cs="Times New Roman"/>
          <w:noProof/>
          <w:szCs w:val="26"/>
        </w:rPr>
        <w:pPrChange w:id="5905" w:author="John Tran" w:date="2016-01-04T21:20:00Z">
          <w:pPr>
            <w:shd w:val="clear" w:color="auto" w:fill="FFFFFF"/>
          </w:pPr>
        </w:pPrChange>
      </w:pPr>
      <w:ins w:id="5906" w:author="John Tran" w:date="2016-01-04T21:19:00Z">
        <w:r w:rsidRPr="00415381">
          <w:rPr>
            <w:noProof/>
            <w:rPrChange w:id="5907" w:author="John Tran" w:date="2016-01-04T21:20:00Z">
              <w:rPr>
                <w:rStyle w:val="Hyperlink"/>
                <w:rFonts w:cs="Times New Roman"/>
                <w:szCs w:val="26"/>
                <w:lang w:val="en-US"/>
              </w:rPr>
            </w:rPrChange>
          </w:rPr>
          <w:t>[22]</w:t>
        </w:r>
        <w:r w:rsidRPr="00415381">
          <w:rPr>
            <w:noProof/>
            <w:rPrChange w:id="5908" w:author="John Tran" w:date="2016-01-04T21:20:00Z">
              <w:rPr>
                <w:rStyle w:val="Hyperlink"/>
                <w:rFonts w:cs="Times New Roman"/>
                <w:szCs w:val="26"/>
                <w:lang w:val="en-US"/>
              </w:rPr>
            </w:rPrChange>
          </w:rPr>
          <w:tab/>
          <w:t>A hybrid approach to word segmentation of Vietnamese texts</w:t>
        </w:r>
      </w:ins>
      <w:ins w:id="5909" w:author="John Tran" w:date="2016-01-04T21:20:00Z">
        <w:r w:rsidRPr="00415381">
          <w:rPr>
            <w:noProof/>
            <w:rPrChange w:id="5910" w:author="John Tran" w:date="2016-01-04T21:20:00Z">
              <w:rPr>
                <w:rStyle w:val="Hyperlink"/>
                <w:rFonts w:cs="Times New Roman"/>
                <w:szCs w:val="26"/>
                <w:lang w:val="en-US"/>
              </w:rPr>
            </w:rPrChange>
          </w:rPr>
          <w:t>:</w:t>
        </w:r>
        <w:r>
          <w:rPr>
            <w:rStyle w:val="Hyperlink"/>
            <w:rFonts w:cs="Times New Roman"/>
            <w:szCs w:val="26"/>
            <w:lang w:val="en-US"/>
          </w:rPr>
          <w:t xml:space="preserve"> </w:t>
        </w:r>
        <w:r w:rsidRPr="00415381">
          <w:rPr>
            <w:rStyle w:val="Hyperlink"/>
            <w:rFonts w:cs="Times New Roman"/>
            <w:szCs w:val="26"/>
            <w:lang w:val="en-US"/>
          </w:rPr>
          <w:t>http://mim.hus.vnu.edu.vn/phuonglh/node/33</w:t>
        </w:r>
      </w:ins>
      <w:ins w:id="5911" w:author="John Tran" w:date="2016-01-04T21:19:00Z">
        <w:r>
          <w:rPr>
            <w:rStyle w:val="Hyperlink"/>
            <w:rFonts w:cs="Times New Roman"/>
            <w:szCs w:val="26"/>
            <w:lang w:val="en-US"/>
          </w:rPr>
          <w:t xml:space="preserve"> </w:t>
        </w:r>
      </w:ins>
    </w:p>
    <w:p w14:paraId="69D12EAC" w14:textId="77777777" w:rsidR="00460893" w:rsidRPr="00CB7B88" w:rsidRDefault="00460893" w:rsidP="00C54582">
      <w:pPr>
        <w:shd w:val="clear" w:color="auto" w:fill="FFFFFF"/>
        <w:rPr>
          <w:rFonts w:cs="Times New Roman"/>
          <w:noProof/>
          <w:szCs w:val="26"/>
        </w:rPr>
      </w:pPr>
    </w:p>
    <w:sectPr w:rsidR="00460893" w:rsidRPr="00CB7B88" w:rsidSect="005F2D76">
      <w:pgSz w:w="11906" w:h="16838"/>
      <w:pgMar w:top="1701" w:right="1134" w:bottom="1985" w:left="1985"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77" w:author="John Tran" w:date="2015-12-27T23:53:00Z" w:initials="JT">
    <w:p w14:paraId="255D7A60" w14:textId="6465805C" w:rsidR="00832440" w:rsidRPr="002B0E2E" w:rsidRDefault="00832440">
      <w:pPr>
        <w:pStyle w:val="CommentText"/>
        <w:rPr>
          <w:lang w:val="en-US"/>
        </w:rPr>
      </w:pPr>
      <w:r>
        <w:rPr>
          <w:rStyle w:val="CommentReference"/>
        </w:rPr>
        <w:annotationRef/>
      </w:r>
      <w:r>
        <w:rPr>
          <w:lang w:val="en-US"/>
        </w:rPr>
        <w:t>Chỗ này vẫn lỗi font, hay lồi gì gì đó</w:t>
      </w:r>
    </w:p>
  </w:comment>
  <w:comment w:id="5074" w:author="Thanh Thai Nguyen" w:date="2015-12-26T22:37:00Z" w:initials="TTN">
    <w:p w14:paraId="67D3ADA4" w14:textId="1BF4EA52" w:rsidR="00832440" w:rsidRPr="00536CEA" w:rsidRDefault="00832440">
      <w:pPr>
        <w:pStyle w:val="CommentText"/>
        <w:rPr>
          <w:lang w:val="en-US"/>
        </w:rPr>
      </w:pPr>
      <w:r>
        <w:rPr>
          <w:rStyle w:val="CommentReference"/>
        </w:rPr>
        <w:annotationRef/>
      </w:r>
      <w:r>
        <w:rPr>
          <w:lang w:val="en-US"/>
        </w:rPr>
        <w:t>Check chính tả</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5D7A60" w15:done="0"/>
  <w15:commentEx w15:paraId="67D3ADA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918B41" w14:textId="77777777" w:rsidR="00832440" w:rsidRDefault="00832440" w:rsidP="00C05CE5">
      <w:pPr>
        <w:spacing w:after="0" w:line="240" w:lineRule="auto"/>
      </w:pPr>
      <w:r>
        <w:separator/>
      </w:r>
    </w:p>
  </w:endnote>
  <w:endnote w:type="continuationSeparator" w:id="0">
    <w:p w14:paraId="48EF4BDE" w14:textId="77777777" w:rsidR="00832440" w:rsidRDefault="00832440" w:rsidP="00C05CE5">
      <w:pPr>
        <w:spacing w:after="0" w:line="240" w:lineRule="auto"/>
      </w:pPr>
      <w:r>
        <w:continuationSeparator/>
      </w:r>
    </w:p>
  </w:endnote>
  <w:endnote w:type="continuationNotice" w:id="1">
    <w:p w14:paraId="3436D15F" w14:textId="77777777" w:rsidR="00832440" w:rsidRDefault="008324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6391013"/>
      <w:docPartObj>
        <w:docPartGallery w:val="Page Numbers (Bottom of Page)"/>
        <w:docPartUnique/>
      </w:docPartObj>
    </w:sdtPr>
    <w:sdtEndPr>
      <w:rPr>
        <w:noProof/>
      </w:rPr>
    </w:sdtEndPr>
    <w:sdtContent>
      <w:p w14:paraId="4BA09E40" w14:textId="77777777" w:rsidR="00832440" w:rsidRDefault="00832440" w:rsidP="00C05CE5">
        <w:pPr>
          <w:pStyle w:val="Footer"/>
          <w:pBdr>
            <w:top w:val="double" w:sz="4" w:space="1" w:color="auto"/>
          </w:pBdr>
          <w:jc w:val="center"/>
        </w:pPr>
        <w:r>
          <w:fldChar w:fldCharType="begin"/>
        </w:r>
        <w:r>
          <w:instrText xml:space="preserve"> PAGE   \* MERGEFORMAT </w:instrText>
        </w:r>
        <w:r>
          <w:fldChar w:fldCharType="separate"/>
        </w:r>
        <w:r w:rsidR="00D614E4">
          <w:rPr>
            <w:noProof/>
          </w:rPr>
          <w:t>5</w:t>
        </w:r>
        <w:r>
          <w:rPr>
            <w:noProof/>
          </w:rPr>
          <w:fldChar w:fldCharType="end"/>
        </w:r>
      </w:p>
    </w:sdtContent>
  </w:sdt>
  <w:p w14:paraId="6BE3CDCC" w14:textId="77777777" w:rsidR="00832440" w:rsidRPr="00C05CE5" w:rsidRDefault="00832440"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E54D32" w14:textId="77777777" w:rsidR="00832440" w:rsidRDefault="00832440" w:rsidP="00C05CE5">
      <w:pPr>
        <w:spacing w:after="0" w:line="240" w:lineRule="auto"/>
      </w:pPr>
      <w:r>
        <w:separator/>
      </w:r>
    </w:p>
  </w:footnote>
  <w:footnote w:type="continuationSeparator" w:id="0">
    <w:p w14:paraId="6F29BC1C" w14:textId="77777777" w:rsidR="00832440" w:rsidRDefault="00832440" w:rsidP="00C05CE5">
      <w:pPr>
        <w:spacing w:after="0" w:line="240" w:lineRule="auto"/>
      </w:pPr>
      <w:r>
        <w:continuationSeparator/>
      </w:r>
    </w:p>
  </w:footnote>
  <w:footnote w:type="continuationNotice" w:id="1">
    <w:p w14:paraId="56E736C2" w14:textId="77777777" w:rsidR="00832440" w:rsidRDefault="00832440">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77ED1"/>
    <w:multiLevelType w:val="hybridMultilevel"/>
    <w:tmpl w:val="CEE4A06C"/>
    <w:lvl w:ilvl="0" w:tplc="7550FA60">
      <w:start w:val="1"/>
      <w:numFmt w:val="decimal"/>
      <w:lvlText w:val="%1."/>
      <w:lvlJc w:val="left"/>
      <w:pPr>
        <w:tabs>
          <w:tab w:val="num" w:pos="360"/>
        </w:tabs>
        <w:ind w:left="36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31494"/>
    <w:multiLevelType w:val="hybridMultilevel"/>
    <w:tmpl w:val="602AA9F8"/>
    <w:lvl w:ilvl="0" w:tplc="0409000D">
      <w:start w:val="1"/>
      <w:numFmt w:val="bullet"/>
      <w:lvlText w:val=""/>
      <w:lvlJc w:val="left"/>
      <w:pPr>
        <w:ind w:left="1797" w:hanging="360"/>
      </w:pPr>
      <w:rPr>
        <w:rFonts w:ascii="Wingdings" w:hAnsi="Wingdings" w:hint="default"/>
      </w:rPr>
    </w:lvl>
    <w:lvl w:ilvl="1" w:tplc="042A0003" w:tentative="1">
      <w:start w:val="1"/>
      <w:numFmt w:val="bullet"/>
      <w:lvlText w:val="o"/>
      <w:lvlJc w:val="left"/>
      <w:pPr>
        <w:ind w:left="2517" w:hanging="360"/>
      </w:pPr>
      <w:rPr>
        <w:rFonts w:ascii="Courier New" w:hAnsi="Courier New" w:cs="Courier New" w:hint="default"/>
      </w:rPr>
    </w:lvl>
    <w:lvl w:ilvl="2" w:tplc="042A0005" w:tentative="1">
      <w:start w:val="1"/>
      <w:numFmt w:val="bullet"/>
      <w:lvlText w:val=""/>
      <w:lvlJc w:val="left"/>
      <w:pPr>
        <w:ind w:left="3237" w:hanging="360"/>
      </w:pPr>
      <w:rPr>
        <w:rFonts w:ascii="Wingdings" w:hAnsi="Wingdings" w:hint="default"/>
      </w:rPr>
    </w:lvl>
    <w:lvl w:ilvl="3" w:tplc="042A0001" w:tentative="1">
      <w:start w:val="1"/>
      <w:numFmt w:val="bullet"/>
      <w:lvlText w:val=""/>
      <w:lvlJc w:val="left"/>
      <w:pPr>
        <w:ind w:left="3957" w:hanging="360"/>
      </w:pPr>
      <w:rPr>
        <w:rFonts w:ascii="Symbol" w:hAnsi="Symbol" w:hint="default"/>
      </w:rPr>
    </w:lvl>
    <w:lvl w:ilvl="4" w:tplc="042A0003" w:tentative="1">
      <w:start w:val="1"/>
      <w:numFmt w:val="bullet"/>
      <w:lvlText w:val="o"/>
      <w:lvlJc w:val="left"/>
      <w:pPr>
        <w:ind w:left="4677" w:hanging="360"/>
      </w:pPr>
      <w:rPr>
        <w:rFonts w:ascii="Courier New" w:hAnsi="Courier New" w:cs="Courier New" w:hint="default"/>
      </w:rPr>
    </w:lvl>
    <w:lvl w:ilvl="5" w:tplc="042A0005" w:tentative="1">
      <w:start w:val="1"/>
      <w:numFmt w:val="bullet"/>
      <w:lvlText w:val=""/>
      <w:lvlJc w:val="left"/>
      <w:pPr>
        <w:ind w:left="5397" w:hanging="360"/>
      </w:pPr>
      <w:rPr>
        <w:rFonts w:ascii="Wingdings" w:hAnsi="Wingdings" w:hint="default"/>
      </w:rPr>
    </w:lvl>
    <w:lvl w:ilvl="6" w:tplc="042A0001" w:tentative="1">
      <w:start w:val="1"/>
      <w:numFmt w:val="bullet"/>
      <w:lvlText w:val=""/>
      <w:lvlJc w:val="left"/>
      <w:pPr>
        <w:ind w:left="6117" w:hanging="360"/>
      </w:pPr>
      <w:rPr>
        <w:rFonts w:ascii="Symbol" w:hAnsi="Symbol" w:hint="default"/>
      </w:rPr>
    </w:lvl>
    <w:lvl w:ilvl="7" w:tplc="042A0003" w:tentative="1">
      <w:start w:val="1"/>
      <w:numFmt w:val="bullet"/>
      <w:lvlText w:val="o"/>
      <w:lvlJc w:val="left"/>
      <w:pPr>
        <w:ind w:left="6837" w:hanging="360"/>
      </w:pPr>
      <w:rPr>
        <w:rFonts w:ascii="Courier New" w:hAnsi="Courier New" w:cs="Courier New" w:hint="default"/>
      </w:rPr>
    </w:lvl>
    <w:lvl w:ilvl="8" w:tplc="042A0005" w:tentative="1">
      <w:start w:val="1"/>
      <w:numFmt w:val="bullet"/>
      <w:lvlText w:val=""/>
      <w:lvlJc w:val="left"/>
      <w:pPr>
        <w:ind w:left="7557" w:hanging="360"/>
      </w:pPr>
      <w:rPr>
        <w:rFonts w:ascii="Wingdings" w:hAnsi="Wingdings" w:hint="default"/>
      </w:rPr>
    </w:lvl>
  </w:abstractNum>
  <w:abstractNum w:abstractNumId="2" w15:restartNumberingAfterBreak="0">
    <w:nsid w:val="05111D0A"/>
    <w:multiLevelType w:val="hybridMultilevel"/>
    <w:tmpl w:val="3E22060E"/>
    <w:lvl w:ilvl="0" w:tplc="BA26E516">
      <w:start w:val="1"/>
      <w:numFmt w:val="bullet"/>
      <w:pStyle w:val="Ph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F6BB3"/>
    <w:multiLevelType w:val="hybridMultilevel"/>
    <w:tmpl w:val="24985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 w15:restartNumberingAfterBreak="0">
    <w:nsid w:val="13F554BE"/>
    <w:multiLevelType w:val="hybridMultilevel"/>
    <w:tmpl w:val="7D1CFEB4"/>
    <w:lvl w:ilvl="0" w:tplc="04090001">
      <w:start w:val="1"/>
      <w:numFmt w:val="bullet"/>
      <w:lvlText w:val=""/>
      <w:lvlJc w:val="left"/>
      <w:pPr>
        <w:ind w:left="1440" w:hanging="360"/>
      </w:pPr>
      <w:rPr>
        <w:rFonts w:ascii="Symbol" w:hAnsi="Symbol"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21515AC6"/>
    <w:multiLevelType w:val="multilevel"/>
    <w:tmpl w:val="88522A7C"/>
    <w:lvl w:ilvl="0">
      <w:start w:val="1"/>
      <w:numFmt w:val="decimal"/>
      <w:lvlText w:val="%1."/>
      <w:lvlJc w:val="left"/>
      <w:pPr>
        <w:ind w:left="432" w:hanging="432"/>
      </w:pPr>
      <w:rPr>
        <w:rFonts w:hint="default"/>
        <w:color w:val="000000" w:themeColor="text1"/>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288" w:firstLine="0"/>
      </w:pPr>
      <w:rPr>
        <w:rFonts w:hint="default"/>
      </w:rPr>
    </w:lvl>
    <w:lvl w:ilvl="3">
      <w:start w:val="1"/>
      <w:numFmt w:val="decimal"/>
      <w:suff w:val="space"/>
      <w:lvlText w:val="%1.%2.%3.%4."/>
      <w:lvlJc w:val="left"/>
      <w:pPr>
        <w:ind w:left="576" w:firstLine="0"/>
      </w:pPr>
      <w:rPr>
        <w:rFonts w:hint="default"/>
      </w:rPr>
    </w:lvl>
    <w:lvl w:ilvl="4">
      <w:start w:val="1"/>
      <w:numFmt w:val="decimal"/>
      <w:suff w:val="space"/>
      <w:lvlText w:val="%1.%2.%3.%4.%5."/>
      <w:lvlJc w:val="left"/>
      <w:pPr>
        <w:ind w:left="864" w:firstLine="0"/>
      </w:pPr>
      <w:rPr>
        <w:rFonts w:hint="default"/>
      </w:rPr>
    </w:lvl>
    <w:lvl w:ilvl="5">
      <w:start w:val="1"/>
      <w:numFmt w:val="decimal"/>
      <w:suff w:val="space"/>
      <w:lvlText w:val="%1.%2.%3.%4.%5.%6."/>
      <w:lvlJc w:val="left"/>
      <w:pPr>
        <w:ind w:left="1152" w:firstLine="0"/>
      </w:pPr>
      <w:rPr>
        <w:rFonts w:hint="default"/>
      </w:rPr>
    </w:lvl>
    <w:lvl w:ilvl="6">
      <w:start w:val="1"/>
      <w:numFmt w:val="decimal"/>
      <w:suff w:val="space"/>
      <w:lvlText w:val="%1.%2.%3.%4.%5.%6.%7."/>
      <w:lvlJc w:val="left"/>
      <w:pPr>
        <w:ind w:left="1440" w:firstLine="0"/>
      </w:pPr>
      <w:rPr>
        <w:rFonts w:hint="default"/>
      </w:rPr>
    </w:lvl>
    <w:lvl w:ilvl="7">
      <w:start w:val="1"/>
      <w:numFmt w:val="decimal"/>
      <w:suff w:val="space"/>
      <w:lvlText w:val="%1.%2.%3.%4.%5.%6.%7.%8."/>
      <w:lvlJc w:val="left"/>
      <w:pPr>
        <w:ind w:left="1728" w:firstLine="0"/>
      </w:pPr>
      <w:rPr>
        <w:rFonts w:hint="default"/>
      </w:rPr>
    </w:lvl>
    <w:lvl w:ilvl="8">
      <w:start w:val="1"/>
      <w:numFmt w:val="decimal"/>
      <w:suff w:val="space"/>
      <w:lvlText w:val="%1.%2.%3.%4.%5.%6.%7.%8.%9."/>
      <w:lvlJc w:val="left"/>
      <w:pPr>
        <w:ind w:left="2016" w:firstLine="0"/>
      </w:pPr>
      <w:rPr>
        <w:rFonts w:hint="default"/>
      </w:rPr>
    </w:lvl>
  </w:abstractNum>
  <w:abstractNum w:abstractNumId="7" w15:restartNumberingAfterBreak="0">
    <w:nsid w:val="23E94B61"/>
    <w:multiLevelType w:val="hybridMultilevel"/>
    <w:tmpl w:val="E352540C"/>
    <w:lvl w:ilvl="0" w:tplc="0409000D">
      <w:start w:val="1"/>
      <w:numFmt w:val="bullet"/>
      <w:lvlText w:val=""/>
      <w:lvlJc w:val="left"/>
      <w:pPr>
        <w:ind w:left="1797" w:hanging="360"/>
      </w:pPr>
      <w:rPr>
        <w:rFonts w:ascii="Wingdings" w:hAnsi="Wingdings"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8" w15:restartNumberingAfterBreak="0">
    <w:nsid w:val="26900930"/>
    <w:multiLevelType w:val="hybridMultilevel"/>
    <w:tmpl w:val="95A453BC"/>
    <w:lvl w:ilvl="0" w:tplc="46E4F8BC">
      <w:start w:val="2"/>
      <w:numFmt w:val="bullet"/>
      <w:lvlText w:val="-"/>
      <w:lvlJc w:val="left"/>
      <w:pPr>
        <w:ind w:left="720" w:hanging="360"/>
      </w:pPr>
      <w:rPr>
        <w:rFonts w:ascii="Times New Roman" w:eastAsia="Times New Roman" w:hAnsi="Times New Roman" w:cs="Times New Roman" w:hint="default"/>
      </w:rPr>
    </w:lvl>
    <w:lvl w:ilvl="1" w:tplc="C7021BEA">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B76A6C"/>
    <w:multiLevelType w:val="hybridMultilevel"/>
    <w:tmpl w:val="E76804B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A44DDF"/>
    <w:multiLevelType w:val="hybridMultilevel"/>
    <w:tmpl w:val="716C9F8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1" w15:restartNumberingAfterBreak="0">
    <w:nsid w:val="326F13CA"/>
    <w:multiLevelType w:val="hybridMultilevel"/>
    <w:tmpl w:val="E43C8C80"/>
    <w:lvl w:ilvl="0" w:tplc="6D7CCD4E">
      <w:numFmt w:val="bullet"/>
      <w:lvlText w:val="-"/>
      <w:lvlJc w:val="left"/>
      <w:pPr>
        <w:ind w:left="1350" w:hanging="360"/>
      </w:pPr>
      <w:rPr>
        <w:rFonts w:ascii="Times New Roman" w:eastAsiaTheme="minorHAnsi"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343E60B5"/>
    <w:multiLevelType w:val="multilevel"/>
    <w:tmpl w:val="A4781EB4"/>
    <w:lvl w:ilvl="0">
      <w:start w:val="1"/>
      <w:numFmt w:val="decimal"/>
      <w:lvlText w:val="CHƯƠNG %1."/>
      <w:lvlJc w:val="left"/>
      <w:pPr>
        <w:ind w:left="432" w:hanging="432"/>
      </w:pPr>
      <w:rPr>
        <w:rFonts w:hint="default"/>
        <w:color w:val="000000" w:themeColor="text1"/>
      </w:rPr>
    </w:lvl>
    <w:lvl w:ilvl="1">
      <w:start w:val="1"/>
      <w:numFmt w:val="decimal"/>
      <w:suff w:val="space"/>
      <w:lvlText w:val="%1.%2."/>
      <w:lvlJc w:val="left"/>
      <w:pPr>
        <w:ind w:left="0" w:firstLine="0"/>
      </w:pPr>
      <w:rPr>
        <w:rFonts w:hint="default"/>
      </w:rPr>
    </w:lvl>
    <w:lvl w:ilvl="2">
      <w:start w:val="1"/>
      <w:numFmt w:val="decimal"/>
      <w:pStyle w:val="LVBang"/>
      <w:suff w:val="space"/>
      <w:lvlText w:val="%1.%2.%3."/>
      <w:lvlJc w:val="left"/>
      <w:pPr>
        <w:ind w:left="288" w:firstLine="0"/>
      </w:pPr>
      <w:rPr>
        <w:rFonts w:ascii="Times New Roman" w:hAnsi="Times New Roman"/>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1260" w:firstLine="0"/>
      </w:pPr>
      <w:rPr>
        <w:rFonts w:hint="default"/>
      </w:rPr>
    </w:lvl>
    <w:lvl w:ilvl="4">
      <w:start w:val="1"/>
      <w:numFmt w:val="decimal"/>
      <w:suff w:val="space"/>
      <w:lvlText w:val="%1.%2.%3.%4.%5."/>
      <w:lvlJc w:val="left"/>
      <w:pPr>
        <w:ind w:left="864" w:firstLine="0"/>
      </w:pPr>
      <w:rPr>
        <w:rFonts w:hint="default"/>
      </w:rPr>
    </w:lvl>
    <w:lvl w:ilvl="5">
      <w:start w:val="1"/>
      <w:numFmt w:val="decimal"/>
      <w:suff w:val="space"/>
      <w:lvlText w:val="%1.%2.%3.%4.%5.%6."/>
      <w:lvlJc w:val="left"/>
      <w:pPr>
        <w:ind w:left="1152" w:firstLine="0"/>
      </w:pPr>
      <w:rPr>
        <w:rFonts w:hint="default"/>
      </w:rPr>
    </w:lvl>
    <w:lvl w:ilvl="6">
      <w:start w:val="1"/>
      <w:numFmt w:val="decimal"/>
      <w:suff w:val="space"/>
      <w:lvlText w:val="%1.%2.%3.%4.%5.%6.%7."/>
      <w:lvlJc w:val="left"/>
      <w:pPr>
        <w:ind w:left="1440" w:firstLine="0"/>
      </w:pPr>
      <w:rPr>
        <w:rFonts w:hint="default"/>
      </w:rPr>
    </w:lvl>
    <w:lvl w:ilvl="7">
      <w:start w:val="1"/>
      <w:numFmt w:val="decimal"/>
      <w:suff w:val="space"/>
      <w:lvlText w:val="%1.%2.%3.%4.%5.%6.%7.%8."/>
      <w:lvlJc w:val="left"/>
      <w:pPr>
        <w:ind w:left="1728" w:firstLine="0"/>
      </w:pPr>
      <w:rPr>
        <w:rFonts w:hint="default"/>
      </w:rPr>
    </w:lvl>
    <w:lvl w:ilvl="8">
      <w:start w:val="1"/>
      <w:numFmt w:val="decimal"/>
      <w:suff w:val="space"/>
      <w:lvlText w:val="%1.%2.%3.%4.%5.%6.%7.%8.%9."/>
      <w:lvlJc w:val="left"/>
      <w:pPr>
        <w:ind w:left="2016" w:firstLine="0"/>
      </w:pPr>
      <w:rPr>
        <w:rFonts w:hint="default"/>
      </w:rPr>
    </w:lvl>
  </w:abstractNum>
  <w:abstractNum w:abstractNumId="13" w15:restartNumberingAfterBreak="0">
    <w:nsid w:val="3488021E"/>
    <w:multiLevelType w:val="hybridMultilevel"/>
    <w:tmpl w:val="9692D6D8"/>
    <w:lvl w:ilvl="0" w:tplc="E3DAB508">
      <w:start w:val="1"/>
      <w:numFmt w:val="lowerLetter"/>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4" w15:restartNumberingAfterBreak="0">
    <w:nsid w:val="37767449"/>
    <w:multiLevelType w:val="multilevel"/>
    <w:tmpl w:val="CD0E33C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8C5108A"/>
    <w:multiLevelType w:val="multilevel"/>
    <w:tmpl w:val="80C454D4"/>
    <w:lvl w:ilvl="0">
      <w:start w:val="1"/>
      <w:numFmt w:val="decimal"/>
      <w:pStyle w:val="Heading1"/>
      <w:lvlText w:val="CHƯƠNG %1."/>
      <w:lvlJc w:val="left"/>
      <w:pPr>
        <w:ind w:left="360" w:hanging="36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ascii="Times New Roman" w:hAnsi="Times New Roman"/>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8E7269E"/>
    <w:multiLevelType w:val="hybridMultilevel"/>
    <w:tmpl w:val="61A8D6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215383"/>
    <w:multiLevelType w:val="hybridMultilevel"/>
    <w:tmpl w:val="185A9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0311CC"/>
    <w:multiLevelType w:val="hybridMultilevel"/>
    <w:tmpl w:val="2CF878E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9" w15:restartNumberingAfterBreak="0">
    <w:nsid w:val="447460B5"/>
    <w:multiLevelType w:val="hybridMultilevel"/>
    <w:tmpl w:val="727C773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5DC4968"/>
    <w:multiLevelType w:val="hybridMultilevel"/>
    <w:tmpl w:val="42D2C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7F1BCD"/>
    <w:multiLevelType w:val="hybridMultilevel"/>
    <w:tmpl w:val="08889E4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BBA5B14"/>
    <w:multiLevelType w:val="hybridMultilevel"/>
    <w:tmpl w:val="AA726C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A63EDA"/>
    <w:multiLevelType w:val="hybridMultilevel"/>
    <w:tmpl w:val="F5380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9573B6"/>
    <w:multiLevelType w:val="hybridMultilevel"/>
    <w:tmpl w:val="A184D2A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4F292FF0"/>
    <w:multiLevelType w:val="hybridMultilevel"/>
    <w:tmpl w:val="9676A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4F1227"/>
    <w:multiLevelType w:val="hybridMultilevel"/>
    <w:tmpl w:val="109C8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297A2D"/>
    <w:multiLevelType w:val="hybridMultilevel"/>
    <w:tmpl w:val="42424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8B90CF3"/>
    <w:multiLevelType w:val="hybridMultilevel"/>
    <w:tmpl w:val="9506932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E30294D"/>
    <w:multiLevelType w:val="hybridMultilevel"/>
    <w:tmpl w:val="0E3C86D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E5B22FB"/>
    <w:multiLevelType w:val="hybridMultilevel"/>
    <w:tmpl w:val="6BA65E4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1" w15:restartNumberingAfterBreak="0">
    <w:nsid w:val="70814FF1"/>
    <w:multiLevelType w:val="hybridMultilevel"/>
    <w:tmpl w:val="4C246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4E395D"/>
    <w:multiLevelType w:val="hybridMultilevel"/>
    <w:tmpl w:val="BB4CC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4"/>
  </w:num>
  <w:num w:numId="3">
    <w:abstractNumId w:val="8"/>
  </w:num>
  <w:num w:numId="4">
    <w:abstractNumId w:val="12"/>
  </w:num>
  <w:num w:numId="5">
    <w:abstractNumId w:val="6"/>
  </w:num>
  <w:num w:numId="6">
    <w:abstractNumId w:val="14"/>
  </w:num>
  <w:num w:numId="7">
    <w:abstractNumId w:val="16"/>
  </w:num>
  <w:num w:numId="8">
    <w:abstractNumId w:val="0"/>
  </w:num>
  <w:num w:numId="9">
    <w:abstractNumId w:val="21"/>
  </w:num>
  <w:num w:numId="10">
    <w:abstractNumId w:val="10"/>
  </w:num>
  <w:num w:numId="11">
    <w:abstractNumId w:val="23"/>
  </w:num>
  <w:num w:numId="12">
    <w:abstractNumId w:val="28"/>
  </w:num>
  <w:num w:numId="13">
    <w:abstractNumId w:val="20"/>
  </w:num>
  <w:num w:numId="14">
    <w:abstractNumId w:val="29"/>
  </w:num>
  <w:num w:numId="15">
    <w:abstractNumId w:val="3"/>
  </w:num>
  <w:num w:numId="16">
    <w:abstractNumId w:val="2"/>
  </w:num>
  <w:num w:numId="17">
    <w:abstractNumId w:val="22"/>
  </w:num>
  <w:num w:numId="18">
    <w:abstractNumId w:val="15"/>
  </w:num>
  <w:num w:numId="19">
    <w:abstractNumId w:val="9"/>
  </w:num>
  <w:num w:numId="20">
    <w:abstractNumId w:val="15"/>
  </w:num>
  <w:num w:numId="21">
    <w:abstractNumId w:val="27"/>
  </w:num>
  <w:num w:numId="22">
    <w:abstractNumId w:val="7"/>
  </w:num>
  <w:num w:numId="23">
    <w:abstractNumId w:val="31"/>
  </w:num>
  <w:num w:numId="24">
    <w:abstractNumId w:val="15"/>
  </w:num>
  <w:num w:numId="25">
    <w:abstractNumId w:val="19"/>
  </w:num>
  <w:num w:numId="26">
    <w:abstractNumId w:val="33"/>
  </w:num>
  <w:num w:numId="27">
    <w:abstractNumId w:val="30"/>
  </w:num>
  <w:num w:numId="28">
    <w:abstractNumId w:val="13"/>
  </w:num>
  <w:num w:numId="29">
    <w:abstractNumId w:val="5"/>
  </w:num>
  <w:num w:numId="30">
    <w:abstractNumId w:val="24"/>
  </w:num>
  <w:num w:numId="31">
    <w:abstractNumId w:val="18"/>
  </w:num>
  <w:num w:numId="32">
    <w:abstractNumId w:val="17"/>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1"/>
  </w:num>
  <w:num w:numId="36">
    <w:abstractNumId w:val="25"/>
  </w:num>
  <w:num w:numId="37">
    <w:abstractNumId w:val="26"/>
  </w:num>
  <w:num w:numId="38">
    <w:abstractNumId w:val="15"/>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Tran">
    <w15:presenceInfo w15:providerId="Windows Live" w15:userId="979582368840db54"/>
  </w15:person>
  <w15:person w15:author="Thanh Thai Nguyen">
    <w15:presenceInfo w15:providerId="Windows Live" w15:userId="e63688e069fb15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trackRevisions/>
  <w:defaultTabStop w:val="720"/>
  <w:characterSpacingControl w:val="doNotCompress"/>
  <w:hdrShapeDefaults>
    <o:shapedefaults v:ext="edit" spidmax="399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081C"/>
    <w:rsid w:val="00000A31"/>
    <w:rsid w:val="00000AA5"/>
    <w:rsid w:val="00000E66"/>
    <w:rsid w:val="00001C84"/>
    <w:rsid w:val="00001DFF"/>
    <w:rsid w:val="00002095"/>
    <w:rsid w:val="00002976"/>
    <w:rsid w:val="00004862"/>
    <w:rsid w:val="00004A4F"/>
    <w:rsid w:val="00004CFE"/>
    <w:rsid w:val="00005DC3"/>
    <w:rsid w:val="000070B5"/>
    <w:rsid w:val="0000725D"/>
    <w:rsid w:val="00007BD5"/>
    <w:rsid w:val="00007EF5"/>
    <w:rsid w:val="00007F2D"/>
    <w:rsid w:val="00010EE8"/>
    <w:rsid w:val="00011599"/>
    <w:rsid w:val="000125C4"/>
    <w:rsid w:val="00012E6B"/>
    <w:rsid w:val="0001394E"/>
    <w:rsid w:val="00014EC1"/>
    <w:rsid w:val="00014F04"/>
    <w:rsid w:val="000172B2"/>
    <w:rsid w:val="0002085B"/>
    <w:rsid w:val="00020F2D"/>
    <w:rsid w:val="00021CC3"/>
    <w:rsid w:val="0002224E"/>
    <w:rsid w:val="000222A8"/>
    <w:rsid w:val="00022BE5"/>
    <w:rsid w:val="0002363B"/>
    <w:rsid w:val="00023E51"/>
    <w:rsid w:val="0002592F"/>
    <w:rsid w:val="00025930"/>
    <w:rsid w:val="00025C08"/>
    <w:rsid w:val="00026A3E"/>
    <w:rsid w:val="00027815"/>
    <w:rsid w:val="00027B85"/>
    <w:rsid w:val="00030212"/>
    <w:rsid w:val="000306E5"/>
    <w:rsid w:val="00030CE1"/>
    <w:rsid w:val="00035023"/>
    <w:rsid w:val="0003660A"/>
    <w:rsid w:val="00037CA0"/>
    <w:rsid w:val="00040238"/>
    <w:rsid w:val="000407B7"/>
    <w:rsid w:val="00040DD5"/>
    <w:rsid w:val="00041529"/>
    <w:rsid w:val="00041C78"/>
    <w:rsid w:val="000421AB"/>
    <w:rsid w:val="00042D2D"/>
    <w:rsid w:val="00044453"/>
    <w:rsid w:val="000446DB"/>
    <w:rsid w:val="0004613F"/>
    <w:rsid w:val="00047796"/>
    <w:rsid w:val="00050AEF"/>
    <w:rsid w:val="000531B1"/>
    <w:rsid w:val="000545B4"/>
    <w:rsid w:val="0005475D"/>
    <w:rsid w:val="00055B90"/>
    <w:rsid w:val="00056C29"/>
    <w:rsid w:val="00056EC4"/>
    <w:rsid w:val="00061ED8"/>
    <w:rsid w:val="000621A6"/>
    <w:rsid w:val="00062323"/>
    <w:rsid w:val="000642D5"/>
    <w:rsid w:val="00064A9C"/>
    <w:rsid w:val="0006591A"/>
    <w:rsid w:val="000665DC"/>
    <w:rsid w:val="00066F13"/>
    <w:rsid w:val="00067809"/>
    <w:rsid w:val="000703FB"/>
    <w:rsid w:val="00070595"/>
    <w:rsid w:val="00070790"/>
    <w:rsid w:val="00073951"/>
    <w:rsid w:val="000745BC"/>
    <w:rsid w:val="00074CAD"/>
    <w:rsid w:val="00075093"/>
    <w:rsid w:val="00080581"/>
    <w:rsid w:val="00080630"/>
    <w:rsid w:val="000810B1"/>
    <w:rsid w:val="00082B52"/>
    <w:rsid w:val="000833EB"/>
    <w:rsid w:val="00084EB1"/>
    <w:rsid w:val="000853E2"/>
    <w:rsid w:val="000863DF"/>
    <w:rsid w:val="00087062"/>
    <w:rsid w:val="000872A5"/>
    <w:rsid w:val="00087332"/>
    <w:rsid w:val="000873BB"/>
    <w:rsid w:val="00087B4C"/>
    <w:rsid w:val="00087F1B"/>
    <w:rsid w:val="0009110A"/>
    <w:rsid w:val="00092675"/>
    <w:rsid w:val="00092966"/>
    <w:rsid w:val="000933B9"/>
    <w:rsid w:val="000947A3"/>
    <w:rsid w:val="000969F2"/>
    <w:rsid w:val="00096A75"/>
    <w:rsid w:val="000A39AB"/>
    <w:rsid w:val="000A3D2C"/>
    <w:rsid w:val="000A552C"/>
    <w:rsid w:val="000A55AA"/>
    <w:rsid w:val="000A6652"/>
    <w:rsid w:val="000A6729"/>
    <w:rsid w:val="000A7C29"/>
    <w:rsid w:val="000B0C38"/>
    <w:rsid w:val="000B133E"/>
    <w:rsid w:val="000B1BF0"/>
    <w:rsid w:val="000B21D6"/>
    <w:rsid w:val="000B2DBB"/>
    <w:rsid w:val="000B3D6E"/>
    <w:rsid w:val="000B5EC8"/>
    <w:rsid w:val="000B713E"/>
    <w:rsid w:val="000B7415"/>
    <w:rsid w:val="000B759F"/>
    <w:rsid w:val="000B7EED"/>
    <w:rsid w:val="000C018A"/>
    <w:rsid w:val="000C0556"/>
    <w:rsid w:val="000C22D9"/>
    <w:rsid w:val="000C3026"/>
    <w:rsid w:val="000C3EB4"/>
    <w:rsid w:val="000C4B43"/>
    <w:rsid w:val="000C5C68"/>
    <w:rsid w:val="000C6BFA"/>
    <w:rsid w:val="000C760F"/>
    <w:rsid w:val="000C7FAA"/>
    <w:rsid w:val="000D0CC3"/>
    <w:rsid w:val="000D1BA3"/>
    <w:rsid w:val="000D2B95"/>
    <w:rsid w:val="000D2BD3"/>
    <w:rsid w:val="000D355B"/>
    <w:rsid w:val="000D549D"/>
    <w:rsid w:val="000D654E"/>
    <w:rsid w:val="000D704A"/>
    <w:rsid w:val="000D709C"/>
    <w:rsid w:val="000E092E"/>
    <w:rsid w:val="000E1AE6"/>
    <w:rsid w:val="000E1EF9"/>
    <w:rsid w:val="000E31BD"/>
    <w:rsid w:val="000E3BBA"/>
    <w:rsid w:val="000E4078"/>
    <w:rsid w:val="000E4B86"/>
    <w:rsid w:val="000E541C"/>
    <w:rsid w:val="000E58A5"/>
    <w:rsid w:val="000E5C0F"/>
    <w:rsid w:val="000E6BD2"/>
    <w:rsid w:val="000E6D14"/>
    <w:rsid w:val="000E72CA"/>
    <w:rsid w:val="000F0C3C"/>
    <w:rsid w:val="000F1074"/>
    <w:rsid w:val="000F191A"/>
    <w:rsid w:val="000F60CB"/>
    <w:rsid w:val="000F61EA"/>
    <w:rsid w:val="00100306"/>
    <w:rsid w:val="00100F15"/>
    <w:rsid w:val="00101466"/>
    <w:rsid w:val="001028EB"/>
    <w:rsid w:val="00102C32"/>
    <w:rsid w:val="001032A1"/>
    <w:rsid w:val="00105D5A"/>
    <w:rsid w:val="001069C0"/>
    <w:rsid w:val="00107396"/>
    <w:rsid w:val="00107585"/>
    <w:rsid w:val="00107989"/>
    <w:rsid w:val="001102CF"/>
    <w:rsid w:val="00112313"/>
    <w:rsid w:val="00114312"/>
    <w:rsid w:val="00114D87"/>
    <w:rsid w:val="00115F22"/>
    <w:rsid w:val="0011641A"/>
    <w:rsid w:val="001164D0"/>
    <w:rsid w:val="0011684F"/>
    <w:rsid w:val="00120096"/>
    <w:rsid w:val="001208BA"/>
    <w:rsid w:val="00120EB8"/>
    <w:rsid w:val="001216AD"/>
    <w:rsid w:val="00121869"/>
    <w:rsid w:val="00121987"/>
    <w:rsid w:val="001219A8"/>
    <w:rsid w:val="001226F5"/>
    <w:rsid w:val="001231C4"/>
    <w:rsid w:val="00123B64"/>
    <w:rsid w:val="00124BE2"/>
    <w:rsid w:val="00124BF3"/>
    <w:rsid w:val="001259BE"/>
    <w:rsid w:val="00125DF9"/>
    <w:rsid w:val="001269F2"/>
    <w:rsid w:val="00126A4E"/>
    <w:rsid w:val="00126F3D"/>
    <w:rsid w:val="00127017"/>
    <w:rsid w:val="00127751"/>
    <w:rsid w:val="00127BF2"/>
    <w:rsid w:val="00130E54"/>
    <w:rsid w:val="00131D5E"/>
    <w:rsid w:val="00133330"/>
    <w:rsid w:val="00135888"/>
    <w:rsid w:val="0013707E"/>
    <w:rsid w:val="0014037B"/>
    <w:rsid w:val="001414B2"/>
    <w:rsid w:val="00141755"/>
    <w:rsid w:val="00142625"/>
    <w:rsid w:val="001428F1"/>
    <w:rsid w:val="001429C4"/>
    <w:rsid w:val="00142C5F"/>
    <w:rsid w:val="00142EE0"/>
    <w:rsid w:val="00143776"/>
    <w:rsid w:val="0014471B"/>
    <w:rsid w:val="00146076"/>
    <w:rsid w:val="0014643D"/>
    <w:rsid w:val="00150C97"/>
    <w:rsid w:val="0015156C"/>
    <w:rsid w:val="00152106"/>
    <w:rsid w:val="00152203"/>
    <w:rsid w:val="00153A20"/>
    <w:rsid w:val="00153CFD"/>
    <w:rsid w:val="00154979"/>
    <w:rsid w:val="00154FE3"/>
    <w:rsid w:val="0015527C"/>
    <w:rsid w:val="00156CBC"/>
    <w:rsid w:val="0015705D"/>
    <w:rsid w:val="00157316"/>
    <w:rsid w:val="00157444"/>
    <w:rsid w:val="00157F50"/>
    <w:rsid w:val="00157F8D"/>
    <w:rsid w:val="00157FF4"/>
    <w:rsid w:val="00161616"/>
    <w:rsid w:val="00161C39"/>
    <w:rsid w:val="00162F71"/>
    <w:rsid w:val="001630AA"/>
    <w:rsid w:val="001636A6"/>
    <w:rsid w:val="00163960"/>
    <w:rsid w:val="00163B4C"/>
    <w:rsid w:val="00164B58"/>
    <w:rsid w:val="00165120"/>
    <w:rsid w:val="00166236"/>
    <w:rsid w:val="001672C0"/>
    <w:rsid w:val="001679FF"/>
    <w:rsid w:val="0017087B"/>
    <w:rsid w:val="001722DD"/>
    <w:rsid w:val="00172EB4"/>
    <w:rsid w:val="00173843"/>
    <w:rsid w:val="0017395D"/>
    <w:rsid w:val="00174BFB"/>
    <w:rsid w:val="00176033"/>
    <w:rsid w:val="0017655F"/>
    <w:rsid w:val="0017713A"/>
    <w:rsid w:val="00177508"/>
    <w:rsid w:val="00177AC1"/>
    <w:rsid w:val="001806C2"/>
    <w:rsid w:val="00180842"/>
    <w:rsid w:val="00180ADE"/>
    <w:rsid w:val="00180F19"/>
    <w:rsid w:val="00182992"/>
    <w:rsid w:val="00182B69"/>
    <w:rsid w:val="001840A5"/>
    <w:rsid w:val="00187629"/>
    <w:rsid w:val="00187D99"/>
    <w:rsid w:val="00190899"/>
    <w:rsid w:val="001916CD"/>
    <w:rsid w:val="0019183A"/>
    <w:rsid w:val="00191941"/>
    <w:rsid w:val="00191FE2"/>
    <w:rsid w:val="00192907"/>
    <w:rsid w:val="0019310B"/>
    <w:rsid w:val="001934A9"/>
    <w:rsid w:val="00194304"/>
    <w:rsid w:val="00195386"/>
    <w:rsid w:val="00197811"/>
    <w:rsid w:val="00197B2D"/>
    <w:rsid w:val="001A022F"/>
    <w:rsid w:val="001A1B3A"/>
    <w:rsid w:val="001A1EE4"/>
    <w:rsid w:val="001A1FB7"/>
    <w:rsid w:val="001A2BDE"/>
    <w:rsid w:val="001A34A4"/>
    <w:rsid w:val="001A35A3"/>
    <w:rsid w:val="001A509A"/>
    <w:rsid w:val="001A7036"/>
    <w:rsid w:val="001B0199"/>
    <w:rsid w:val="001B0244"/>
    <w:rsid w:val="001B0593"/>
    <w:rsid w:val="001B2F02"/>
    <w:rsid w:val="001B32C4"/>
    <w:rsid w:val="001B3E32"/>
    <w:rsid w:val="001B4373"/>
    <w:rsid w:val="001B4592"/>
    <w:rsid w:val="001B51D0"/>
    <w:rsid w:val="001B5470"/>
    <w:rsid w:val="001B55FF"/>
    <w:rsid w:val="001B6F16"/>
    <w:rsid w:val="001B7553"/>
    <w:rsid w:val="001B7A7A"/>
    <w:rsid w:val="001C0C09"/>
    <w:rsid w:val="001C2453"/>
    <w:rsid w:val="001C258F"/>
    <w:rsid w:val="001C2BD5"/>
    <w:rsid w:val="001C40BA"/>
    <w:rsid w:val="001C40F0"/>
    <w:rsid w:val="001C5ADF"/>
    <w:rsid w:val="001C60FB"/>
    <w:rsid w:val="001C6AB0"/>
    <w:rsid w:val="001C6B74"/>
    <w:rsid w:val="001C7141"/>
    <w:rsid w:val="001C7A1D"/>
    <w:rsid w:val="001D0949"/>
    <w:rsid w:val="001D12D4"/>
    <w:rsid w:val="001D1799"/>
    <w:rsid w:val="001D2797"/>
    <w:rsid w:val="001D49F4"/>
    <w:rsid w:val="001D6B67"/>
    <w:rsid w:val="001E206F"/>
    <w:rsid w:val="001E24A6"/>
    <w:rsid w:val="001E253F"/>
    <w:rsid w:val="001E46F8"/>
    <w:rsid w:val="001E5146"/>
    <w:rsid w:val="001E5401"/>
    <w:rsid w:val="001E5A27"/>
    <w:rsid w:val="001E6225"/>
    <w:rsid w:val="001E7214"/>
    <w:rsid w:val="001E782E"/>
    <w:rsid w:val="001F073A"/>
    <w:rsid w:val="001F1507"/>
    <w:rsid w:val="001F1A1D"/>
    <w:rsid w:val="001F1B49"/>
    <w:rsid w:val="001F1FB7"/>
    <w:rsid w:val="001F20D6"/>
    <w:rsid w:val="001F232F"/>
    <w:rsid w:val="001F247C"/>
    <w:rsid w:val="001F325B"/>
    <w:rsid w:val="001F3DF4"/>
    <w:rsid w:val="001F5170"/>
    <w:rsid w:val="001F6703"/>
    <w:rsid w:val="001F6773"/>
    <w:rsid w:val="001F688D"/>
    <w:rsid w:val="001F7810"/>
    <w:rsid w:val="0020277C"/>
    <w:rsid w:val="00202CE5"/>
    <w:rsid w:val="002032E9"/>
    <w:rsid w:val="00204F4A"/>
    <w:rsid w:val="00205745"/>
    <w:rsid w:val="002076D3"/>
    <w:rsid w:val="00210EDB"/>
    <w:rsid w:val="0021125A"/>
    <w:rsid w:val="002129C1"/>
    <w:rsid w:val="00213609"/>
    <w:rsid w:val="00213E3B"/>
    <w:rsid w:val="00217527"/>
    <w:rsid w:val="00217C66"/>
    <w:rsid w:val="00220C16"/>
    <w:rsid w:val="002219BF"/>
    <w:rsid w:val="00221A8D"/>
    <w:rsid w:val="0022237A"/>
    <w:rsid w:val="00224400"/>
    <w:rsid w:val="00224A7D"/>
    <w:rsid w:val="0022511E"/>
    <w:rsid w:val="0022708A"/>
    <w:rsid w:val="00230139"/>
    <w:rsid w:val="00230452"/>
    <w:rsid w:val="0023140E"/>
    <w:rsid w:val="00231B0E"/>
    <w:rsid w:val="00231FDC"/>
    <w:rsid w:val="002322C4"/>
    <w:rsid w:val="00232FB0"/>
    <w:rsid w:val="002335E3"/>
    <w:rsid w:val="00233C9E"/>
    <w:rsid w:val="00233F32"/>
    <w:rsid w:val="00234034"/>
    <w:rsid w:val="00234210"/>
    <w:rsid w:val="00234FE1"/>
    <w:rsid w:val="00236946"/>
    <w:rsid w:val="0023712E"/>
    <w:rsid w:val="00237340"/>
    <w:rsid w:val="00241B1A"/>
    <w:rsid w:val="00242C68"/>
    <w:rsid w:val="0024449D"/>
    <w:rsid w:val="00245001"/>
    <w:rsid w:val="00247CD6"/>
    <w:rsid w:val="00247FAF"/>
    <w:rsid w:val="002541B4"/>
    <w:rsid w:val="00255128"/>
    <w:rsid w:val="00256BE1"/>
    <w:rsid w:val="00257CC5"/>
    <w:rsid w:val="00261680"/>
    <w:rsid w:val="00261CED"/>
    <w:rsid w:val="0026203E"/>
    <w:rsid w:val="002623F4"/>
    <w:rsid w:val="00262453"/>
    <w:rsid w:val="00262AFB"/>
    <w:rsid w:val="002639D0"/>
    <w:rsid w:val="00264CF6"/>
    <w:rsid w:val="00265B8F"/>
    <w:rsid w:val="00265BBE"/>
    <w:rsid w:val="00265CD3"/>
    <w:rsid w:val="00265D16"/>
    <w:rsid w:val="00266659"/>
    <w:rsid w:val="00270727"/>
    <w:rsid w:val="002713FF"/>
    <w:rsid w:val="00271FA1"/>
    <w:rsid w:val="002723B5"/>
    <w:rsid w:val="00273F40"/>
    <w:rsid w:val="00274616"/>
    <w:rsid w:val="00276E10"/>
    <w:rsid w:val="00277329"/>
    <w:rsid w:val="002776B1"/>
    <w:rsid w:val="002823AF"/>
    <w:rsid w:val="002824A2"/>
    <w:rsid w:val="00282F63"/>
    <w:rsid w:val="002832E4"/>
    <w:rsid w:val="002833B6"/>
    <w:rsid w:val="002833FE"/>
    <w:rsid w:val="002834EF"/>
    <w:rsid w:val="002845C1"/>
    <w:rsid w:val="00284C60"/>
    <w:rsid w:val="00287488"/>
    <w:rsid w:val="002906FC"/>
    <w:rsid w:val="00290A83"/>
    <w:rsid w:val="00290F8A"/>
    <w:rsid w:val="00293396"/>
    <w:rsid w:val="002934F4"/>
    <w:rsid w:val="00294C59"/>
    <w:rsid w:val="00295F3C"/>
    <w:rsid w:val="002A002A"/>
    <w:rsid w:val="002A09B7"/>
    <w:rsid w:val="002A1E7D"/>
    <w:rsid w:val="002A6961"/>
    <w:rsid w:val="002A78A4"/>
    <w:rsid w:val="002B0D1E"/>
    <w:rsid w:val="002B0E2E"/>
    <w:rsid w:val="002B1646"/>
    <w:rsid w:val="002B220C"/>
    <w:rsid w:val="002B30CA"/>
    <w:rsid w:val="002B33B0"/>
    <w:rsid w:val="002B4594"/>
    <w:rsid w:val="002B4CEF"/>
    <w:rsid w:val="002B5F5C"/>
    <w:rsid w:val="002B606F"/>
    <w:rsid w:val="002B622C"/>
    <w:rsid w:val="002B6901"/>
    <w:rsid w:val="002B6D31"/>
    <w:rsid w:val="002C01DA"/>
    <w:rsid w:val="002C0582"/>
    <w:rsid w:val="002C0B6A"/>
    <w:rsid w:val="002C103F"/>
    <w:rsid w:val="002C213D"/>
    <w:rsid w:val="002C24A0"/>
    <w:rsid w:val="002C27C2"/>
    <w:rsid w:val="002C4303"/>
    <w:rsid w:val="002C4C76"/>
    <w:rsid w:val="002C55B1"/>
    <w:rsid w:val="002C652C"/>
    <w:rsid w:val="002D011C"/>
    <w:rsid w:val="002D0465"/>
    <w:rsid w:val="002D21BB"/>
    <w:rsid w:val="002D245E"/>
    <w:rsid w:val="002D37D0"/>
    <w:rsid w:val="002D76A6"/>
    <w:rsid w:val="002D7E92"/>
    <w:rsid w:val="002E0243"/>
    <w:rsid w:val="002E177E"/>
    <w:rsid w:val="002E2090"/>
    <w:rsid w:val="002E2921"/>
    <w:rsid w:val="002E3735"/>
    <w:rsid w:val="002E37EA"/>
    <w:rsid w:val="002E3F03"/>
    <w:rsid w:val="002E4B85"/>
    <w:rsid w:val="002E51F3"/>
    <w:rsid w:val="002E65CD"/>
    <w:rsid w:val="002E6F3B"/>
    <w:rsid w:val="002E7515"/>
    <w:rsid w:val="002F01E9"/>
    <w:rsid w:val="002F033F"/>
    <w:rsid w:val="002F03EA"/>
    <w:rsid w:val="002F0827"/>
    <w:rsid w:val="002F09BB"/>
    <w:rsid w:val="002F208F"/>
    <w:rsid w:val="002F37DC"/>
    <w:rsid w:val="002F5699"/>
    <w:rsid w:val="002F5B93"/>
    <w:rsid w:val="002F6C76"/>
    <w:rsid w:val="002F77DB"/>
    <w:rsid w:val="002F77EA"/>
    <w:rsid w:val="002F7A97"/>
    <w:rsid w:val="003005A0"/>
    <w:rsid w:val="00300E63"/>
    <w:rsid w:val="00302881"/>
    <w:rsid w:val="0030334E"/>
    <w:rsid w:val="003036A8"/>
    <w:rsid w:val="00304932"/>
    <w:rsid w:val="00304C15"/>
    <w:rsid w:val="00305134"/>
    <w:rsid w:val="00305D1B"/>
    <w:rsid w:val="00306F43"/>
    <w:rsid w:val="00311549"/>
    <w:rsid w:val="00312211"/>
    <w:rsid w:val="00312281"/>
    <w:rsid w:val="003134A9"/>
    <w:rsid w:val="00313BEF"/>
    <w:rsid w:val="003151BA"/>
    <w:rsid w:val="00316442"/>
    <w:rsid w:val="003166EC"/>
    <w:rsid w:val="00317A20"/>
    <w:rsid w:val="003228F9"/>
    <w:rsid w:val="00323BAB"/>
    <w:rsid w:val="00323CF3"/>
    <w:rsid w:val="003268A8"/>
    <w:rsid w:val="0032710C"/>
    <w:rsid w:val="00327A8B"/>
    <w:rsid w:val="00327D42"/>
    <w:rsid w:val="00327E52"/>
    <w:rsid w:val="00327F43"/>
    <w:rsid w:val="00330A8B"/>
    <w:rsid w:val="00330F92"/>
    <w:rsid w:val="00332D06"/>
    <w:rsid w:val="003332B3"/>
    <w:rsid w:val="003340A4"/>
    <w:rsid w:val="00336368"/>
    <w:rsid w:val="00337314"/>
    <w:rsid w:val="0033731F"/>
    <w:rsid w:val="003405ED"/>
    <w:rsid w:val="0034238E"/>
    <w:rsid w:val="00342624"/>
    <w:rsid w:val="00342FB1"/>
    <w:rsid w:val="00344561"/>
    <w:rsid w:val="003448C9"/>
    <w:rsid w:val="00344CFA"/>
    <w:rsid w:val="00346BDA"/>
    <w:rsid w:val="00351991"/>
    <w:rsid w:val="00352995"/>
    <w:rsid w:val="00353D86"/>
    <w:rsid w:val="00353E85"/>
    <w:rsid w:val="00354272"/>
    <w:rsid w:val="003543CD"/>
    <w:rsid w:val="00355EEF"/>
    <w:rsid w:val="0035632F"/>
    <w:rsid w:val="00356396"/>
    <w:rsid w:val="003600BD"/>
    <w:rsid w:val="0036055F"/>
    <w:rsid w:val="00361194"/>
    <w:rsid w:val="00361A12"/>
    <w:rsid w:val="00361C66"/>
    <w:rsid w:val="0036202E"/>
    <w:rsid w:val="00363A6F"/>
    <w:rsid w:val="0036610F"/>
    <w:rsid w:val="00367089"/>
    <w:rsid w:val="003674F1"/>
    <w:rsid w:val="00367620"/>
    <w:rsid w:val="003705C7"/>
    <w:rsid w:val="0037070E"/>
    <w:rsid w:val="00371D61"/>
    <w:rsid w:val="003723ED"/>
    <w:rsid w:val="00372ACA"/>
    <w:rsid w:val="00372E58"/>
    <w:rsid w:val="00372F76"/>
    <w:rsid w:val="0037397D"/>
    <w:rsid w:val="00373FA3"/>
    <w:rsid w:val="0037495B"/>
    <w:rsid w:val="00374AB2"/>
    <w:rsid w:val="00374C27"/>
    <w:rsid w:val="003753E3"/>
    <w:rsid w:val="003754E8"/>
    <w:rsid w:val="00375A46"/>
    <w:rsid w:val="00375C34"/>
    <w:rsid w:val="00375FC6"/>
    <w:rsid w:val="00381027"/>
    <w:rsid w:val="00386343"/>
    <w:rsid w:val="00386962"/>
    <w:rsid w:val="00387370"/>
    <w:rsid w:val="00390374"/>
    <w:rsid w:val="003906D5"/>
    <w:rsid w:val="00391F80"/>
    <w:rsid w:val="0039249B"/>
    <w:rsid w:val="00394D64"/>
    <w:rsid w:val="00395093"/>
    <w:rsid w:val="00396494"/>
    <w:rsid w:val="003970E4"/>
    <w:rsid w:val="00397106"/>
    <w:rsid w:val="003979E2"/>
    <w:rsid w:val="003A0081"/>
    <w:rsid w:val="003A045C"/>
    <w:rsid w:val="003A26F0"/>
    <w:rsid w:val="003A2F77"/>
    <w:rsid w:val="003A308E"/>
    <w:rsid w:val="003A3AB6"/>
    <w:rsid w:val="003A3D23"/>
    <w:rsid w:val="003A44C7"/>
    <w:rsid w:val="003A4DEC"/>
    <w:rsid w:val="003A50BF"/>
    <w:rsid w:val="003A6088"/>
    <w:rsid w:val="003A63C2"/>
    <w:rsid w:val="003A7CDB"/>
    <w:rsid w:val="003B0265"/>
    <w:rsid w:val="003B052E"/>
    <w:rsid w:val="003B1E83"/>
    <w:rsid w:val="003B2577"/>
    <w:rsid w:val="003B2AED"/>
    <w:rsid w:val="003B36B0"/>
    <w:rsid w:val="003B4F98"/>
    <w:rsid w:val="003B50E7"/>
    <w:rsid w:val="003B6485"/>
    <w:rsid w:val="003B6F14"/>
    <w:rsid w:val="003C021D"/>
    <w:rsid w:val="003C0B20"/>
    <w:rsid w:val="003C0B43"/>
    <w:rsid w:val="003C3FE0"/>
    <w:rsid w:val="003C48E8"/>
    <w:rsid w:val="003C527B"/>
    <w:rsid w:val="003C5940"/>
    <w:rsid w:val="003C5CBB"/>
    <w:rsid w:val="003C7062"/>
    <w:rsid w:val="003C74AA"/>
    <w:rsid w:val="003C7B57"/>
    <w:rsid w:val="003D0E2D"/>
    <w:rsid w:val="003D11F5"/>
    <w:rsid w:val="003D1694"/>
    <w:rsid w:val="003D1A8C"/>
    <w:rsid w:val="003D216C"/>
    <w:rsid w:val="003D2F72"/>
    <w:rsid w:val="003D3835"/>
    <w:rsid w:val="003D39F5"/>
    <w:rsid w:val="003D4138"/>
    <w:rsid w:val="003D6708"/>
    <w:rsid w:val="003D736A"/>
    <w:rsid w:val="003D7AC3"/>
    <w:rsid w:val="003D7EDC"/>
    <w:rsid w:val="003E022C"/>
    <w:rsid w:val="003E029C"/>
    <w:rsid w:val="003E1D5C"/>
    <w:rsid w:val="003E3ABE"/>
    <w:rsid w:val="003E49A2"/>
    <w:rsid w:val="003E4A52"/>
    <w:rsid w:val="003E4E3E"/>
    <w:rsid w:val="003E6A0D"/>
    <w:rsid w:val="003E6F10"/>
    <w:rsid w:val="003E702D"/>
    <w:rsid w:val="003F027C"/>
    <w:rsid w:val="003F4487"/>
    <w:rsid w:val="003F477F"/>
    <w:rsid w:val="003F608E"/>
    <w:rsid w:val="003F7A8C"/>
    <w:rsid w:val="00400443"/>
    <w:rsid w:val="0040109D"/>
    <w:rsid w:val="00401681"/>
    <w:rsid w:val="00401B58"/>
    <w:rsid w:val="0040274B"/>
    <w:rsid w:val="00402B77"/>
    <w:rsid w:val="00402D7A"/>
    <w:rsid w:val="00403001"/>
    <w:rsid w:val="00403A25"/>
    <w:rsid w:val="00403C6D"/>
    <w:rsid w:val="00403E64"/>
    <w:rsid w:val="00404706"/>
    <w:rsid w:val="00404DC7"/>
    <w:rsid w:val="00406822"/>
    <w:rsid w:val="004068C1"/>
    <w:rsid w:val="00407AB3"/>
    <w:rsid w:val="00407E38"/>
    <w:rsid w:val="00407FD2"/>
    <w:rsid w:val="0041106F"/>
    <w:rsid w:val="004117DF"/>
    <w:rsid w:val="004118AC"/>
    <w:rsid w:val="00414459"/>
    <w:rsid w:val="00415381"/>
    <w:rsid w:val="004161ED"/>
    <w:rsid w:val="00417419"/>
    <w:rsid w:val="0042082B"/>
    <w:rsid w:val="0042084E"/>
    <w:rsid w:val="00422888"/>
    <w:rsid w:val="00422B35"/>
    <w:rsid w:val="00422F37"/>
    <w:rsid w:val="004234ED"/>
    <w:rsid w:val="00425C84"/>
    <w:rsid w:val="00427760"/>
    <w:rsid w:val="0043220B"/>
    <w:rsid w:val="00435055"/>
    <w:rsid w:val="004350CC"/>
    <w:rsid w:val="00437139"/>
    <w:rsid w:val="00437A0F"/>
    <w:rsid w:val="00440050"/>
    <w:rsid w:val="0044076F"/>
    <w:rsid w:val="00441413"/>
    <w:rsid w:val="00441A4D"/>
    <w:rsid w:val="00441D20"/>
    <w:rsid w:val="00442DEF"/>
    <w:rsid w:val="00443566"/>
    <w:rsid w:val="00443FB2"/>
    <w:rsid w:val="00444B9D"/>
    <w:rsid w:val="00446EBD"/>
    <w:rsid w:val="0045051C"/>
    <w:rsid w:val="0045053A"/>
    <w:rsid w:val="004505A4"/>
    <w:rsid w:val="004506AD"/>
    <w:rsid w:val="00452C02"/>
    <w:rsid w:val="004535D6"/>
    <w:rsid w:val="004545E3"/>
    <w:rsid w:val="00456384"/>
    <w:rsid w:val="004565E3"/>
    <w:rsid w:val="00457CE7"/>
    <w:rsid w:val="00460893"/>
    <w:rsid w:val="004611BA"/>
    <w:rsid w:val="004624EC"/>
    <w:rsid w:val="00463007"/>
    <w:rsid w:val="004646A8"/>
    <w:rsid w:val="00464FD1"/>
    <w:rsid w:val="00465AE1"/>
    <w:rsid w:val="00471243"/>
    <w:rsid w:val="0047170B"/>
    <w:rsid w:val="004717A6"/>
    <w:rsid w:val="004725E2"/>
    <w:rsid w:val="00473095"/>
    <w:rsid w:val="00473795"/>
    <w:rsid w:val="00474081"/>
    <w:rsid w:val="0047569A"/>
    <w:rsid w:val="00476071"/>
    <w:rsid w:val="004764FE"/>
    <w:rsid w:val="004779CD"/>
    <w:rsid w:val="00480B9A"/>
    <w:rsid w:val="00481823"/>
    <w:rsid w:val="0048243E"/>
    <w:rsid w:val="004835A4"/>
    <w:rsid w:val="004860B3"/>
    <w:rsid w:val="00486262"/>
    <w:rsid w:val="004869D3"/>
    <w:rsid w:val="00486FFA"/>
    <w:rsid w:val="00487D4A"/>
    <w:rsid w:val="0049382A"/>
    <w:rsid w:val="00494993"/>
    <w:rsid w:val="004959DF"/>
    <w:rsid w:val="004967AC"/>
    <w:rsid w:val="00496C43"/>
    <w:rsid w:val="004A0212"/>
    <w:rsid w:val="004A0501"/>
    <w:rsid w:val="004A0E44"/>
    <w:rsid w:val="004A15F9"/>
    <w:rsid w:val="004A193A"/>
    <w:rsid w:val="004A1B01"/>
    <w:rsid w:val="004A1E54"/>
    <w:rsid w:val="004A21A7"/>
    <w:rsid w:val="004A2715"/>
    <w:rsid w:val="004A3113"/>
    <w:rsid w:val="004A488D"/>
    <w:rsid w:val="004A5654"/>
    <w:rsid w:val="004A6C98"/>
    <w:rsid w:val="004B0660"/>
    <w:rsid w:val="004B1AEB"/>
    <w:rsid w:val="004B3CF6"/>
    <w:rsid w:val="004B5532"/>
    <w:rsid w:val="004B568E"/>
    <w:rsid w:val="004B70FA"/>
    <w:rsid w:val="004B7483"/>
    <w:rsid w:val="004B7835"/>
    <w:rsid w:val="004C0AC5"/>
    <w:rsid w:val="004C0C8D"/>
    <w:rsid w:val="004C1578"/>
    <w:rsid w:val="004C1CF5"/>
    <w:rsid w:val="004C30D2"/>
    <w:rsid w:val="004C3ACD"/>
    <w:rsid w:val="004C49BC"/>
    <w:rsid w:val="004C5F04"/>
    <w:rsid w:val="004C608F"/>
    <w:rsid w:val="004C68C6"/>
    <w:rsid w:val="004C7B52"/>
    <w:rsid w:val="004D4EC3"/>
    <w:rsid w:val="004D5BAC"/>
    <w:rsid w:val="004D6326"/>
    <w:rsid w:val="004D742C"/>
    <w:rsid w:val="004D77A2"/>
    <w:rsid w:val="004E004A"/>
    <w:rsid w:val="004E0386"/>
    <w:rsid w:val="004E3CF4"/>
    <w:rsid w:val="004E4FF3"/>
    <w:rsid w:val="004E6212"/>
    <w:rsid w:val="004F1B23"/>
    <w:rsid w:val="004F3696"/>
    <w:rsid w:val="004F40D4"/>
    <w:rsid w:val="004F4424"/>
    <w:rsid w:val="004F6C69"/>
    <w:rsid w:val="004F7C2E"/>
    <w:rsid w:val="005000CC"/>
    <w:rsid w:val="005000EA"/>
    <w:rsid w:val="0050039E"/>
    <w:rsid w:val="00500490"/>
    <w:rsid w:val="00502373"/>
    <w:rsid w:val="00503399"/>
    <w:rsid w:val="005039D7"/>
    <w:rsid w:val="00504B0C"/>
    <w:rsid w:val="00505D1D"/>
    <w:rsid w:val="005078E9"/>
    <w:rsid w:val="005105C9"/>
    <w:rsid w:val="00510949"/>
    <w:rsid w:val="0051109B"/>
    <w:rsid w:val="00514625"/>
    <w:rsid w:val="005200EA"/>
    <w:rsid w:val="005212B2"/>
    <w:rsid w:val="005219C0"/>
    <w:rsid w:val="00523256"/>
    <w:rsid w:val="005235CF"/>
    <w:rsid w:val="005247B1"/>
    <w:rsid w:val="00525068"/>
    <w:rsid w:val="00530563"/>
    <w:rsid w:val="00530AE0"/>
    <w:rsid w:val="00530CC5"/>
    <w:rsid w:val="00530EA1"/>
    <w:rsid w:val="005317B3"/>
    <w:rsid w:val="00533C79"/>
    <w:rsid w:val="005348BC"/>
    <w:rsid w:val="00534C96"/>
    <w:rsid w:val="0053514B"/>
    <w:rsid w:val="00536A11"/>
    <w:rsid w:val="00536CEA"/>
    <w:rsid w:val="005401C6"/>
    <w:rsid w:val="0054037F"/>
    <w:rsid w:val="00540C64"/>
    <w:rsid w:val="00541E86"/>
    <w:rsid w:val="005424FE"/>
    <w:rsid w:val="00542803"/>
    <w:rsid w:val="0054307B"/>
    <w:rsid w:val="00543DAB"/>
    <w:rsid w:val="00543E42"/>
    <w:rsid w:val="00543F62"/>
    <w:rsid w:val="0054430E"/>
    <w:rsid w:val="00544478"/>
    <w:rsid w:val="005455B5"/>
    <w:rsid w:val="00546D2C"/>
    <w:rsid w:val="005505A8"/>
    <w:rsid w:val="00550687"/>
    <w:rsid w:val="005520F8"/>
    <w:rsid w:val="00553368"/>
    <w:rsid w:val="005533E7"/>
    <w:rsid w:val="00553977"/>
    <w:rsid w:val="00555696"/>
    <w:rsid w:val="005568D6"/>
    <w:rsid w:val="00556E88"/>
    <w:rsid w:val="005601D1"/>
    <w:rsid w:val="005616A7"/>
    <w:rsid w:val="005620E8"/>
    <w:rsid w:val="005623ED"/>
    <w:rsid w:val="00562569"/>
    <w:rsid w:val="00564AB7"/>
    <w:rsid w:val="00565DF4"/>
    <w:rsid w:val="00567D73"/>
    <w:rsid w:val="00572585"/>
    <w:rsid w:val="00572DCE"/>
    <w:rsid w:val="00574B0D"/>
    <w:rsid w:val="00575D0B"/>
    <w:rsid w:val="00575FA0"/>
    <w:rsid w:val="0057611D"/>
    <w:rsid w:val="00576225"/>
    <w:rsid w:val="0057630B"/>
    <w:rsid w:val="005802FE"/>
    <w:rsid w:val="005809C9"/>
    <w:rsid w:val="00580C76"/>
    <w:rsid w:val="00581067"/>
    <w:rsid w:val="005818A0"/>
    <w:rsid w:val="00581B47"/>
    <w:rsid w:val="00583774"/>
    <w:rsid w:val="00583833"/>
    <w:rsid w:val="00583FDB"/>
    <w:rsid w:val="00585E9D"/>
    <w:rsid w:val="005873F1"/>
    <w:rsid w:val="00587E28"/>
    <w:rsid w:val="00590078"/>
    <w:rsid w:val="0059023C"/>
    <w:rsid w:val="00590C44"/>
    <w:rsid w:val="00590CD8"/>
    <w:rsid w:val="00591220"/>
    <w:rsid w:val="00591B4B"/>
    <w:rsid w:val="005921A3"/>
    <w:rsid w:val="00594736"/>
    <w:rsid w:val="00594833"/>
    <w:rsid w:val="00594F30"/>
    <w:rsid w:val="005952E9"/>
    <w:rsid w:val="00596F0D"/>
    <w:rsid w:val="00597AEA"/>
    <w:rsid w:val="005A1F5D"/>
    <w:rsid w:val="005A3345"/>
    <w:rsid w:val="005A5162"/>
    <w:rsid w:val="005A5339"/>
    <w:rsid w:val="005A70D4"/>
    <w:rsid w:val="005B049D"/>
    <w:rsid w:val="005B0CE9"/>
    <w:rsid w:val="005B17B4"/>
    <w:rsid w:val="005B1CEF"/>
    <w:rsid w:val="005B354C"/>
    <w:rsid w:val="005B422A"/>
    <w:rsid w:val="005B4BBA"/>
    <w:rsid w:val="005B5690"/>
    <w:rsid w:val="005B5A06"/>
    <w:rsid w:val="005B6E94"/>
    <w:rsid w:val="005C090C"/>
    <w:rsid w:val="005C0D38"/>
    <w:rsid w:val="005C0D99"/>
    <w:rsid w:val="005C3093"/>
    <w:rsid w:val="005C3B63"/>
    <w:rsid w:val="005C4888"/>
    <w:rsid w:val="005C4F90"/>
    <w:rsid w:val="005C53E1"/>
    <w:rsid w:val="005C5819"/>
    <w:rsid w:val="005C608A"/>
    <w:rsid w:val="005C669D"/>
    <w:rsid w:val="005C693E"/>
    <w:rsid w:val="005D018E"/>
    <w:rsid w:val="005D036B"/>
    <w:rsid w:val="005D1484"/>
    <w:rsid w:val="005D219C"/>
    <w:rsid w:val="005D2D22"/>
    <w:rsid w:val="005D30A6"/>
    <w:rsid w:val="005D382B"/>
    <w:rsid w:val="005D39DF"/>
    <w:rsid w:val="005D412E"/>
    <w:rsid w:val="005D5214"/>
    <w:rsid w:val="005D581F"/>
    <w:rsid w:val="005D6D06"/>
    <w:rsid w:val="005D7068"/>
    <w:rsid w:val="005D7BC1"/>
    <w:rsid w:val="005D7C83"/>
    <w:rsid w:val="005E05D2"/>
    <w:rsid w:val="005E07D3"/>
    <w:rsid w:val="005E2677"/>
    <w:rsid w:val="005E2B1B"/>
    <w:rsid w:val="005E378D"/>
    <w:rsid w:val="005E3BE0"/>
    <w:rsid w:val="005E4321"/>
    <w:rsid w:val="005E46E6"/>
    <w:rsid w:val="005E493A"/>
    <w:rsid w:val="005E49AD"/>
    <w:rsid w:val="005E5400"/>
    <w:rsid w:val="005E7882"/>
    <w:rsid w:val="005F0194"/>
    <w:rsid w:val="005F0CFE"/>
    <w:rsid w:val="005F21BC"/>
    <w:rsid w:val="005F2D76"/>
    <w:rsid w:val="005F3EB6"/>
    <w:rsid w:val="005F4114"/>
    <w:rsid w:val="005F4628"/>
    <w:rsid w:val="005F54FE"/>
    <w:rsid w:val="005F56C3"/>
    <w:rsid w:val="005F6DAE"/>
    <w:rsid w:val="005F6E7B"/>
    <w:rsid w:val="005F76A5"/>
    <w:rsid w:val="006015FA"/>
    <w:rsid w:val="00601960"/>
    <w:rsid w:val="0060269C"/>
    <w:rsid w:val="00603C30"/>
    <w:rsid w:val="00603C7E"/>
    <w:rsid w:val="006040BC"/>
    <w:rsid w:val="00604844"/>
    <w:rsid w:val="0060663F"/>
    <w:rsid w:val="00606892"/>
    <w:rsid w:val="00610877"/>
    <w:rsid w:val="00611D31"/>
    <w:rsid w:val="00613B1D"/>
    <w:rsid w:val="00614A40"/>
    <w:rsid w:val="00615CB9"/>
    <w:rsid w:val="00617D50"/>
    <w:rsid w:val="00621A63"/>
    <w:rsid w:val="00623B15"/>
    <w:rsid w:val="00623DE0"/>
    <w:rsid w:val="00624B31"/>
    <w:rsid w:val="00624E40"/>
    <w:rsid w:val="00625553"/>
    <w:rsid w:val="006265E6"/>
    <w:rsid w:val="006274F9"/>
    <w:rsid w:val="00630A0B"/>
    <w:rsid w:val="00632175"/>
    <w:rsid w:val="00632220"/>
    <w:rsid w:val="00632CB8"/>
    <w:rsid w:val="00632DDF"/>
    <w:rsid w:val="00632FA7"/>
    <w:rsid w:val="00634F59"/>
    <w:rsid w:val="00636F46"/>
    <w:rsid w:val="00640E88"/>
    <w:rsid w:val="006412E9"/>
    <w:rsid w:val="006415F6"/>
    <w:rsid w:val="006417E2"/>
    <w:rsid w:val="00642474"/>
    <w:rsid w:val="00642551"/>
    <w:rsid w:val="00643F73"/>
    <w:rsid w:val="00644135"/>
    <w:rsid w:val="00644EA3"/>
    <w:rsid w:val="00644F95"/>
    <w:rsid w:val="00645AE9"/>
    <w:rsid w:val="00651397"/>
    <w:rsid w:val="006524E4"/>
    <w:rsid w:val="006530E9"/>
    <w:rsid w:val="00655739"/>
    <w:rsid w:val="006561F8"/>
    <w:rsid w:val="006565E9"/>
    <w:rsid w:val="0065722C"/>
    <w:rsid w:val="006579AB"/>
    <w:rsid w:val="00660B80"/>
    <w:rsid w:val="006624D1"/>
    <w:rsid w:val="00662624"/>
    <w:rsid w:val="006630AB"/>
    <w:rsid w:val="00663970"/>
    <w:rsid w:val="006642D2"/>
    <w:rsid w:val="006649E7"/>
    <w:rsid w:val="00666096"/>
    <w:rsid w:val="00666E2A"/>
    <w:rsid w:val="00667113"/>
    <w:rsid w:val="0067157C"/>
    <w:rsid w:val="006716B2"/>
    <w:rsid w:val="006732BE"/>
    <w:rsid w:val="00673D31"/>
    <w:rsid w:val="006753DB"/>
    <w:rsid w:val="00675716"/>
    <w:rsid w:val="006763F0"/>
    <w:rsid w:val="00676B47"/>
    <w:rsid w:val="00677E56"/>
    <w:rsid w:val="00677F01"/>
    <w:rsid w:val="006805D4"/>
    <w:rsid w:val="006827C2"/>
    <w:rsid w:val="00682FDE"/>
    <w:rsid w:val="00683E04"/>
    <w:rsid w:val="00684C57"/>
    <w:rsid w:val="006851AD"/>
    <w:rsid w:val="006855B3"/>
    <w:rsid w:val="006856DA"/>
    <w:rsid w:val="00685BCC"/>
    <w:rsid w:val="00686096"/>
    <w:rsid w:val="00686659"/>
    <w:rsid w:val="00687642"/>
    <w:rsid w:val="00690698"/>
    <w:rsid w:val="006909CC"/>
    <w:rsid w:val="00690C54"/>
    <w:rsid w:val="006932F2"/>
    <w:rsid w:val="006933FC"/>
    <w:rsid w:val="00694737"/>
    <w:rsid w:val="00694E39"/>
    <w:rsid w:val="0069500F"/>
    <w:rsid w:val="00695512"/>
    <w:rsid w:val="006965C9"/>
    <w:rsid w:val="006A0FEB"/>
    <w:rsid w:val="006A18CC"/>
    <w:rsid w:val="006A1A87"/>
    <w:rsid w:val="006A1E36"/>
    <w:rsid w:val="006A46DE"/>
    <w:rsid w:val="006A662D"/>
    <w:rsid w:val="006A72E7"/>
    <w:rsid w:val="006B1561"/>
    <w:rsid w:val="006B1929"/>
    <w:rsid w:val="006B1D19"/>
    <w:rsid w:val="006B20A3"/>
    <w:rsid w:val="006B2C90"/>
    <w:rsid w:val="006B2F8F"/>
    <w:rsid w:val="006B4010"/>
    <w:rsid w:val="006B487D"/>
    <w:rsid w:val="006B5125"/>
    <w:rsid w:val="006B5341"/>
    <w:rsid w:val="006B5A7B"/>
    <w:rsid w:val="006B6674"/>
    <w:rsid w:val="006B7242"/>
    <w:rsid w:val="006B7ED1"/>
    <w:rsid w:val="006C0CA8"/>
    <w:rsid w:val="006C0E90"/>
    <w:rsid w:val="006C0EDA"/>
    <w:rsid w:val="006C3794"/>
    <w:rsid w:val="006C713E"/>
    <w:rsid w:val="006C7C5D"/>
    <w:rsid w:val="006D0FE0"/>
    <w:rsid w:val="006D163D"/>
    <w:rsid w:val="006D194B"/>
    <w:rsid w:val="006D2B8D"/>
    <w:rsid w:val="006D2D20"/>
    <w:rsid w:val="006D2FC6"/>
    <w:rsid w:val="006D4B16"/>
    <w:rsid w:val="006D4BAD"/>
    <w:rsid w:val="006D51DA"/>
    <w:rsid w:val="006D5C43"/>
    <w:rsid w:val="006E3E8F"/>
    <w:rsid w:val="006E6A16"/>
    <w:rsid w:val="006E6F5E"/>
    <w:rsid w:val="006E7ECB"/>
    <w:rsid w:val="006F0397"/>
    <w:rsid w:val="006F0502"/>
    <w:rsid w:val="006F1601"/>
    <w:rsid w:val="006F2C88"/>
    <w:rsid w:val="006F339D"/>
    <w:rsid w:val="006F33D1"/>
    <w:rsid w:val="006F356B"/>
    <w:rsid w:val="006F3639"/>
    <w:rsid w:val="006F3702"/>
    <w:rsid w:val="006F3F45"/>
    <w:rsid w:val="006F4269"/>
    <w:rsid w:val="006F4340"/>
    <w:rsid w:val="006F4F98"/>
    <w:rsid w:val="0070078D"/>
    <w:rsid w:val="007026F0"/>
    <w:rsid w:val="007030D7"/>
    <w:rsid w:val="00703BA8"/>
    <w:rsid w:val="00704CA9"/>
    <w:rsid w:val="007052C4"/>
    <w:rsid w:val="00705B03"/>
    <w:rsid w:val="0070615C"/>
    <w:rsid w:val="00706416"/>
    <w:rsid w:val="00706A5E"/>
    <w:rsid w:val="007070F3"/>
    <w:rsid w:val="00707149"/>
    <w:rsid w:val="00707A12"/>
    <w:rsid w:val="00712E0C"/>
    <w:rsid w:val="00713588"/>
    <w:rsid w:val="0071381F"/>
    <w:rsid w:val="00713886"/>
    <w:rsid w:val="00713B2A"/>
    <w:rsid w:val="00714299"/>
    <w:rsid w:val="00714554"/>
    <w:rsid w:val="00714BC5"/>
    <w:rsid w:val="00715269"/>
    <w:rsid w:val="007163DA"/>
    <w:rsid w:val="00717587"/>
    <w:rsid w:val="0071789F"/>
    <w:rsid w:val="00720EBF"/>
    <w:rsid w:val="00721BEB"/>
    <w:rsid w:val="007227F3"/>
    <w:rsid w:val="00722B8F"/>
    <w:rsid w:val="00723E7B"/>
    <w:rsid w:val="007241B6"/>
    <w:rsid w:val="00725EA9"/>
    <w:rsid w:val="00727650"/>
    <w:rsid w:val="0072775E"/>
    <w:rsid w:val="00730EC1"/>
    <w:rsid w:val="00731ADF"/>
    <w:rsid w:val="0073371A"/>
    <w:rsid w:val="00733C52"/>
    <w:rsid w:val="00734506"/>
    <w:rsid w:val="00734E26"/>
    <w:rsid w:val="00735482"/>
    <w:rsid w:val="00735DB5"/>
    <w:rsid w:val="00735DB6"/>
    <w:rsid w:val="00740158"/>
    <w:rsid w:val="007404ED"/>
    <w:rsid w:val="0074087C"/>
    <w:rsid w:val="007412DD"/>
    <w:rsid w:val="00741C72"/>
    <w:rsid w:val="0074329B"/>
    <w:rsid w:val="00743908"/>
    <w:rsid w:val="00744823"/>
    <w:rsid w:val="00745672"/>
    <w:rsid w:val="007458BB"/>
    <w:rsid w:val="00745AB1"/>
    <w:rsid w:val="00745C43"/>
    <w:rsid w:val="00745C99"/>
    <w:rsid w:val="00746971"/>
    <w:rsid w:val="00747289"/>
    <w:rsid w:val="00750BA4"/>
    <w:rsid w:val="00751DD4"/>
    <w:rsid w:val="00752106"/>
    <w:rsid w:val="007530CA"/>
    <w:rsid w:val="00754709"/>
    <w:rsid w:val="00754F2C"/>
    <w:rsid w:val="00756588"/>
    <w:rsid w:val="007566A5"/>
    <w:rsid w:val="007569A4"/>
    <w:rsid w:val="00756BEC"/>
    <w:rsid w:val="007571B9"/>
    <w:rsid w:val="007572CD"/>
    <w:rsid w:val="0075778C"/>
    <w:rsid w:val="00760E64"/>
    <w:rsid w:val="00760EE6"/>
    <w:rsid w:val="0076108D"/>
    <w:rsid w:val="007620BC"/>
    <w:rsid w:val="0076353B"/>
    <w:rsid w:val="007640CE"/>
    <w:rsid w:val="00764643"/>
    <w:rsid w:val="00764CC0"/>
    <w:rsid w:val="00766638"/>
    <w:rsid w:val="00766B26"/>
    <w:rsid w:val="00766E2C"/>
    <w:rsid w:val="0077278E"/>
    <w:rsid w:val="00772D24"/>
    <w:rsid w:val="007730A8"/>
    <w:rsid w:val="00773F10"/>
    <w:rsid w:val="00774E3B"/>
    <w:rsid w:val="00775F8A"/>
    <w:rsid w:val="0077631D"/>
    <w:rsid w:val="00776A2B"/>
    <w:rsid w:val="00777349"/>
    <w:rsid w:val="0078075C"/>
    <w:rsid w:val="00780AD7"/>
    <w:rsid w:val="00781E95"/>
    <w:rsid w:val="007831BB"/>
    <w:rsid w:val="00783837"/>
    <w:rsid w:val="00783904"/>
    <w:rsid w:val="0078399F"/>
    <w:rsid w:val="00786599"/>
    <w:rsid w:val="00790191"/>
    <w:rsid w:val="007905D4"/>
    <w:rsid w:val="00791B42"/>
    <w:rsid w:val="00792780"/>
    <w:rsid w:val="00792C29"/>
    <w:rsid w:val="007947DC"/>
    <w:rsid w:val="00794D0F"/>
    <w:rsid w:val="00795431"/>
    <w:rsid w:val="00795A0A"/>
    <w:rsid w:val="0079750A"/>
    <w:rsid w:val="007A003E"/>
    <w:rsid w:val="007A0B94"/>
    <w:rsid w:val="007A0BAF"/>
    <w:rsid w:val="007A0EA6"/>
    <w:rsid w:val="007A2176"/>
    <w:rsid w:val="007A2366"/>
    <w:rsid w:val="007A2A5B"/>
    <w:rsid w:val="007A2DF1"/>
    <w:rsid w:val="007A2E58"/>
    <w:rsid w:val="007A3347"/>
    <w:rsid w:val="007A504A"/>
    <w:rsid w:val="007A6DAC"/>
    <w:rsid w:val="007A7345"/>
    <w:rsid w:val="007A745D"/>
    <w:rsid w:val="007A7487"/>
    <w:rsid w:val="007A7DC1"/>
    <w:rsid w:val="007B0E08"/>
    <w:rsid w:val="007B21AB"/>
    <w:rsid w:val="007B260B"/>
    <w:rsid w:val="007B381F"/>
    <w:rsid w:val="007B3A48"/>
    <w:rsid w:val="007B6912"/>
    <w:rsid w:val="007B707C"/>
    <w:rsid w:val="007B75E5"/>
    <w:rsid w:val="007B7F47"/>
    <w:rsid w:val="007C12C2"/>
    <w:rsid w:val="007C1A14"/>
    <w:rsid w:val="007C1E98"/>
    <w:rsid w:val="007C3017"/>
    <w:rsid w:val="007C3BF1"/>
    <w:rsid w:val="007C4999"/>
    <w:rsid w:val="007C4AFE"/>
    <w:rsid w:val="007C54FC"/>
    <w:rsid w:val="007C64F9"/>
    <w:rsid w:val="007C78AD"/>
    <w:rsid w:val="007C7F95"/>
    <w:rsid w:val="007D05C9"/>
    <w:rsid w:val="007D1FBD"/>
    <w:rsid w:val="007D2179"/>
    <w:rsid w:val="007D2EF2"/>
    <w:rsid w:val="007D50DD"/>
    <w:rsid w:val="007D574F"/>
    <w:rsid w:val="007D5F21"/>
    <w:rsid w:val="007D696A"/>
    <w:rsid w:val="007D7145"/>
    <w:rsid w:val="007D76E6"/>
    <w:rsid w:val="007E0852"/>
    <w:rsid w:val="007E1833"/>
    <w:rsid w:val="007E2219"/>
    <w:rsid w:val="007E22B1"/>
    <w:rsid w:val="007E4AA2"/>
    <w:rsid w:val="007E4BFF"/>
    <w:rsid w:val="007E5F34"/>
    <w:rsid w:val="007E643D"/>
    <w:rsid w:val="007E6DBA"/>
    <w:rsid w:val="007F0F71"/>
    <w:rsid w:val="007F2A59"/>
    <w:rsid w:val="007F35B0"/>
    <w:rsid w:val="007F3B96"/>
    <w:rsid w:val="007F3CE1"/>
    <w:rsid w:val="007F445E"/>
    <w:rsid w:val="007F4B40"/>
    <w:rsid w:val="007F4B57"/>
    <w:rsid w:val="007F51D7"/>
    <w:rsid w:val="007F6FED"/>
    <w:rsid w:val="007F7046"/>
    <w:rsid w:val="007F7D4D"/>
    <w:rsid w:val="00800D67"/>
    <w:rsid w:val="0080191C"/>
    <w:rsid w:val="00802724"/>
    <w:rsid w:val="00803212"/>
    <w:rsid w:val="00803C4C"/>
    <w:rsid w:val="00805461"/>
    <w:rsid w:val="00806330"/>
    <w:rsid w:val="008102FB"/>
    <w:rsid w:val="0081038C"/>
    <w:rsid w:val="0081282D"/>
    <w:rsid w:val="00812F08"/>
    <w:rsid w:val="00813CC0"/>
    <w:rsid w:val="00814890"/>
    <w:rsid w:val="00814A7E"/>
    <w:rsid w:val="00814D2E"/>
    <w:rsid w:val="00815B32"/>
    <w:rsid w:val="00815D56"/>
    <w:rsid w:val="008160DF"/>
    <w:rsid w:val="00816573"/>
    <w:rsid w:val="00817531"/>
    <w:rsid w:val="00821E4E"/>
    <w:rsid w:val="0082273B"/>
    <w:rsid w:val="00822EF7"/>
    <w:rsid w:val="0082410D"/>
    <w:rsid w:val="00824700"/>
    <w:rsid w:val="00824D51"/>
    <w:rsid w:val="00824FBF"/>
    <w:rsid w:val="00825A7F"/>
    <w:rsid w:val="00827416"/>
    <w:rsid w:val="00827A52"/>
    <w:rsid w:val="00830887"/>
    <w:rsid w:val="00832030"/>
    <w:rsid w:val="00832440"/>
    <w:rsid w:val="0083288C"/>
    <w:rsid w:val="00832D60"/>
    <w:rsid w:val="0083301F"/>
    <w:rsid w:val="0083320D"/>
    <w:rsid w:val="00834CFE"/>
    <w:rsid w:val="00834D75"/>
    <w:rsid w:val="008375EC"/>
    <w:rsid w:val="0084390F"/>
    <w:rsid w:val="00844C39"/>
    <w:rsid w:val="00845951"/>
    <w:rsid w:val="008468D9"/>
    <w:rsid w:val="00847F7E"/>
    <w:rsid w:val="00850D4A"/>
    <w:rsid w:val="00851A5E"/>
    <w:rsid w:val="00853160"/>
    <w:rsid w:val="008535E5"/>
    <w:rsid w:val="0085495C"/>
    <w:rsid w:val="00855605"/>
    <w:rsid w:val="008572C1"/>
    <w:rsid w:val="00857EA5"/>
    <w:rsid w:val="0086064F"/>
    <w:rsid w:val="008624BB"/>
    <w:rsid w:val="008629D5"/>
    <w:rsid w:val="00864EA1"/>
    <w:rsid w:val="0087145D"/>
    <w:rsid w:val="008720F9"/>
    <w:rsid w:val="00873066"/>
    <w:rsid w:val="0087351C"/>
    <w:rsid w:val="00874D5A"/>
    <w:rsid w:val="00875C59"/>
    <w:rsid w:val="0087706D"/>
    <w:rsid w:val="00877DA8"/>
    <w:rsid w:val="008807C6"/>
    <w:rsid w:val="00881A6E"/>
    <w:rsid w:val="00882273"/>
    <w:rsid w:val="00883ABB"/>
    <w:rsid w:val="00885576"/>
    <w:rsid w:val="00886872"/>
    <w:rsid w:val="008873FB"/>
    <w:rsid w:val="00887796"/>
    <w:rsid w:val="00887C17"/>
    <w:rsid w:val="0089076C"/>
    <w:rsid w:val="00893B76"/>
    <w:rsid w:val="00894A95"/>
    <w:rsid w:val="008951AB"/>
    <w:rsid w:val="008976E8"/>
    <w:rsid w:val="008A0406"/>
    <w:rsid w:val="008A07E1"/>
    <w:rsid w:val="008A0E01"/>
    <w:rsid w:val="008A0EA8"/>
    <w:rsid w:val="008A33BA"/>
    <w:rsid w:val="008A3868"/>
    <w:rsid w:val="008A3E07"/>
    <w:rsid w:val="008A5A01"/>
    <w:rsid w:val="008A5D90"/>
    <w:rsid w:val="008A7DB1"/>
    <w:rsid w:val="008B03DA"/>
    <w:rsid w:val="008B0DA7"/>
    <w:rsid w:val="008B1A09"/>
    <w:rsid w:val="008B1EB4"/>
    <w:rsid w:val="008B3218"/>
    <w:rsid w:val="008B53E6"/>
    <w:rsid w:val="008B64A4"/>
    <w:rsid w:val="008C2048"/>
    <w:rsid w:val="008C2C63"/>
    <w:rsid w:val="008C4017"/>
    <w:rsid w:val="008C4E6C"/>
    <w:rsid w:val="008C4F9F"/>
    <w:rsid w:val="008C4FF7"/>
    <w:rsid w:val="008C50A0"/>
    <w:rsid w:val="008C523D"/>
    <w:rsid w:val="008C7A43"/>
    <w:rsid w:val="008D1C25"/>
    <w:rsid w:val="008D1D51"/>
    <w:rsid w:val="008D28D2"/>
    <w:rsid w:val="008D3EBF"/>
    <w:rsid w:val="008D4E24"/>
    <w:rsid w:val="008D5BBD"/>
    <w:rsid w:val="008D5FB7"/>
    <w:rsid w:val="008D6AFF"/>
    <w:rsid w:val="008D6F78"/>
    <w:rsid w:val="008D7173"/>
    <w:rsid w:val="008D766C"/>
    <w:rsid w:val="008E2FD7"/>
    <w:rsid w:val="008E4176"/>
    <w:rsid w:val="008E4393"/>
    <w:rsid w:val="008E4A0A"/>
    <w:rsid w:val="008E5960"/>
    <w:rsid w:val="008E5AA6"/>
    <w:rsid w:val="008E68D3"/>
    <w:rsid w:val="008E69E1"/>
    <w:rsid w:val="008E7568"/>
    <w:rsid w:val="008F04DE"/>
    <w:rsid w:val="008F0DB0"/>
    <w:rsid w:val="008F2ACE"/>
    <w:rsid w:val="008F339D"/>
    <w:rsid w:val="008F3735"/>
    <w:rsid w:val="008F3A50"/>
    <w:rsid w:val="008F466F"/>
    <w:rsid w:val="008F4DD2"/>
    <w:rsid w:val="008F6690"/>
    <w:rsid w:val="008F750A"/>
    <w:rsid w:val="009003A0"/>
    <w:rsid w:val="00900B5B"/>
    <w:rsid w:val="00906114"/>
    <w:rsid w:val="00911493"/>
    <w:rsid w:val="0091214F"/>
    <w:rsid w:val="009124FD"/>
    <w:rsid w:val="009141F5"/>
    <w:rsid w:val="009148F0"/>
    <w:rsid w:val="00915194"/>
    <w:rsid w:val="00915DBD"/>
    <w:rsid w:val="00920B7B"/>
    <w:rsid w:val="00920E1F"/>
    <w:rsid w:val="00920EBA"/>
    <w:rsid w:val="00921636"/>
    <w:rsid w:val="0092259F"/>
    <w:rsid w:val="00924CFA"/>
    <w:rsid w:val="009258E1"/>
    <w:rsid w:val="00927806"/>
    <w:rsid w:val="009278EA"/>
    <w:rsid w:val="009309D1"/>
    <w:rsid w:val="00932542"/>
    <w:rsid w:val="00933795"/>
    <w:rsid w:val="0093395F"/>
    <w:rsid w:val="00933E7A"/>
    <w:rsid w:val="009345C8"/>
    <w:rsid w:val="009345D6"/>
    <w:rsid w:val="00934A9E"/>
    <w:rsid w:val="00935570"/>
    <w:rsid w:val="00935958"/>
    <w:rsid w:val="00935BC1"/>
    <w:rsid w:val="00935BDA"/>
    <w:rsid w:val="00936CD8"/>
    <w:rsid w:val="00936D4B"/>
    <w:rsid w:val="00942054"/>
    <w:rsid w:val="009424D5"/>
    <w:rsid w:val="00942ED4"/>
    <w:rsid w:val="00943680"/>
    <w:rsid w:val="009437CA"/>
    <w:rsid w:val="00943E9A"/>
    <w:rsid w:val="009450B3"/>
    <w:rsid w:val="0094559D"/>
    <w:rsid w:val="00947283"/>
    <w:rsid w:val="00947A0F"/>
    <w:rsid w:val="00947AB6"/>
    <w:rsid w:val="00947F6B"/>
    <w:rsid w:val="00950C48"/>
    <w:rsid w:val="00950F52"/>
    <w:rsid w:val="0095418F"/>
    <w:rsid w:val="0095443A"/>
    <w:rsid w:val="00954C74"/>
    <w:rsid w:val="00954D83"/>
    <w:rsid w:val="009550E7"/>
    <w:rsid w:val="00955A32"/>
    <w:rsid w:val="00955A78"/>
    <w:rsid w:val="0095628B"/>
    <w:rsid w:val="009566ED"/>
    <w:rsid w:val="009572B4"/>
    <w:rsid w:val="00961902"/>
    <w:rsid w:val="0096244F"/>
    <w:rsid w:val="00962764"/>
    <w:rsid w:val="00962FE8"/>
    <w:rsid w:val="00963213"/>
    <w:rsid w:val="00963A3D"/>
    <w:rsid w:val="00963C0D"/>
    <w:rsid w:val="00965356"/>
    <w:rsid w:val="00966420"/>
    <w:rsid w:val="00966E67"/>
    <w:rsid w:val="009673E0"/>
    <w:rsid w:val="00967CBF"/>
    <w:rsid w:val="00967D36"/>
    <w:rsid w:val="00970AA4"/>
    <w:rsid w:val="00971BF0"/>
    <w:rsid w:val="009720EB"/>
    <w:rsid w:val="0097263D"/>
    <w:rsid w:val="00972C52"/>
    <w:rsid w:val="00974DE0"/>
    <w:rsid w:val="00975149"/>
    <w:rsid w:val="00975549"/>
    <w:rsid w:val="009755E1"/>
    <w:rsid w:val="0097606D"/>
    <w:rsid w:val="00976145"/>
    <w:rsid w:val="00976FBB"/>
    <w:rsid w:val="0097773B"/>
    <w:rsid w:val="00977985"/>
    <w:rsid w:val="00977C94"/>
    <w:rsid w:val="009817D0"/>
    <w:rsid w:val="00982BEF"/>
    <w:rsid w:val="009831EA"/>
    <w:rsid w:val="0098373B"/>
    <w:rsid w:val="00983EC2"/>
    <w:rsid w:val="00984070"/>
    <w:rsid w:val="00985196"/>
    <w:rsid w:val="009851F9"/>
    <w:rsid w:val="009857E3"/>
    <w:rsid w:val="00987205"/>
    <w:rsid w:val="009908C6"/>
    <w:rsid w:val="00990DF9"/>
    <w:rsid w:val="009920C6"/>
    <w:rsid w:val="00993153"/>
    <w:rsid w:val="0099543C"/>
    <w:rsid w:val="00995A33"/>
    <w:rsid w:val="009970A7"/>
    <w:rsid w:val="009A09A9"/>
    <w:rsid w:val="009A14CC"/>
    <w:rsid w:val="009A1825"/>
    <w:rsid w:val="009A249B"/>
    <w:rsid w:val="009A2E59"/>
    <w:rsid w:val="009A5B87"/>
    <w:rsid w:val="009A5FA4"/>
    <w:rsid w:val="009B06CF"/>
    <w:rsid w:val="009B1054"/>
    <w:rsid w:val="009B1E45"/>
    <w:rsid w:val="009B263E"/>
    <w:rsid w:val="009B412A"/>
    <w:rsid w:val="009B5058"/>
    <w:rsid w:val="009B541F"/>
    <w:rsid w:val="009B5E78"/>
    <w:rsid w:val="009B6579"/>
    <w:rsid w:val="009B688B"/>
    <w:rsid w:val="009B735F"/>
    <w:rsid w:val="009B7882"/>
    <w:rsid w:val="009B78AC"/>
    <w:rsid w:val="009C0615"/>
    <w:rsid w:val="009C0D07"/>
    <w:rsid w:val="009C1EB1"/>
    <w:rsid w:val="009C46BC"/>
    <w:rsid w:val="009C57DA"/>
    <w:rsid w:val="009C5CFE"/>
    <w:rsid w:val="009C6D9D"/>
    <w:rsid w:val="009C74A7"/>
    <w:rsid w:val="009C7830"/>
    <w:rsid w:val="009D004B"/>
    <w:rsid w:val="009D21AA"/>
    <w:rsid w:val="009D22C0"/>
    <w:rsid w:val="009D25DE"/>
    <w:rsid w:val="009D3654"/>
    <w:rsid w:val="009D3884"/>
    <w:rsid w:val="009D3AC2"/>
    <w:rsid w:val="009D427A"/>
    <w:rsid w:val="009D44CF"/>
    <w:rsid w:val="009D4F17"/>
    <w:rsid w:val="009D51B2"/>
    <w:rsid w:val="009D59F6"/>
    <w:rsid w:val="009D60BA"/>
    <w:rsid w:val="009D6BDE"/>
    <w:rsid w:val="009D7540"/>
    <w:rsid w:val="009D7584"/>
    <w:rsid w:val="009D7A32"/>
    <w:rsid w:val="009D7EF8"/>
    <w:rsid w:val="009E02E8"/>
    <w:rsid w:val="009E058D"/>
    <w:rsid w:val="009E11A2"/>
    <w:rsid w:val="009E1B66"/>
    <w:rsid w:val="009E2590"/>
    <w:rsid w:val="009E47C3"/>
    <w:rsid w:val="009E4A16"/>
    <w:rsid w:val="009E574B"/>
    <w:rsid w:val="009E66CB"/>
    <w:rsid w:val="009E6C31"/>
    <w:rsid w:val="009E6DFD"/>
    <w:rsid w:val="009E75F3"/>
    <w:rsid w:val="009F15A5"/>
    <w:rsid w:val="009F1631"/>
    <w:rsid w:val="009F36A6"/>
    <w:rsid w:val="009F49B8"/>
    <w:rsid w:val="009F59DC"/>
    <w:rsid w:val="009F69C9"/>
    <w:rsid w:val="00A0094E"/>
    <w:rsid w:val="00A017C3"/>
    <w:rsid w:val="00A03702"/>
    <w:rsid w:val="00A0705A"/>
    <w:rsid w:val="00A10649"/>
    <w:rsid w:val="00A1090C"/>
    <w:rsid w:val="00A1168A"/>
    <w:rsid w:val="00A11AFE"/>
    <w:rsid w:val="00A1431C"/>
    <w:rsid w:val="00A14F3B"/>
    <w:rsid w:val="00A20351"/>
    <w:rsid w:val="00A20A3E"/>
    <w:rsid w:val="00A218B5"/>
    <w:rsid w:val="00A218D2"/>
    <w:rsid w:val="00A22234"/>
    <w:rsid w:val="00A23582"/>
    <w:rsid w:val="00A2432A"/>
    <w:rsid w:val="00A24E2E"/>
    <w:rsid w:val="00A25BDE"/>
    <w:rsid w:val="00A30025"/>
    <w:rsid w:val="00A30BE4"/>
    <w:rsid w:val="00A3114F"/>
    <w:rsid w:val="00A320D6"/>
    <w:rsid w:val="00A324C6"/>
    <w:rsid w:val="00A32CA8"/>
    <w:rsid w:val="00A3390A"/>
    <w:rsid w:val="00A34CCB"/>
    <w:rsid w:val="00A34F75"/>
    <w:rsid w:val="00A359CC"/>
    <w:rsid w:val="00A3666F"/>
    <w:rsid w:val="00A368AE"/>
    <w:rsid w:val="00A429C1"/>
    <w:rsid w:val="00A42A76"/>
    <w:rsid w:val="00A42A8E"/>
    <w:rsid w:val="00A43698"/>
    <w:rsid w:val="00A46EBF"/>
    <w:rsid w:val="00A51589"/>
    <w:rsid w:val="00A53078"/>
    <w:rsid w:val="00A5314D"/>
    <w:rsid w:val="00A5343C"/>
    <w:rsid w:val="00A5365D"/>
    <w:rsid w:val="00A53736"/>
    <w:rsid w:val="00A53EE9"/>
    <w:rsid w:val="00A545DF"/>
    <w:rsid w:val="00A54794"/>
    <w:rsid w:val="00A54B5F"/>
    <w:rsid w:val="00A556BD"/>
    <w:rsid w:val="00A55C45"/>
    <w:rsid w:val="00A574CE"/>
    <w:rsid w:val="00A61546"/>
    <w:rsid w:val="00A61BE7"/>
    <w:rsid w:val="00A627CA"/>
    <w:rsid w:val="00A63532"/>
    <w:rsid w:val="00A63B5E"/>
    <w:rsid w:val="00A64277"/>
    <w:rsid w:val="00A66C4C"/>
    <w:rsid w:val="00A66EB2"/>
    <w:rsid w:val="00A6790F"/>
    <w:rsid w:val="00A71203"/>
    <w:rsid w:val="00A72AFA"/>
    <w:rsid w:val="00A72E17"/>
    <w:rsid w:val="00A73297"/>
    <w:rsid w:val="00A73BBE"/>
    <w:rsid w:val="00A76DB1"/>
    <w:rsid w:val="00A771AF"/>
    <w:rsid w:val="00A7730A"/>
    <w:rsid w:val="00A77C04"/>
    <w:rsid w:val="00A8013A"/>
    <w:rsid w:val="00A812E7"/>
    <w:rsid w:val="00A81455"/>
    <w:rsid w:val="00A820CC"/>
    <w:rsid w:val="00A8458C"/>
    <w:rsid w:val="00A84FED"/>
    <w:rsid w:val="00A8503C"/>
    <w:rsid w:val="00A850DE"/>
    <w:rsid w:val="00A85474"/>
    <w:rsid w:val="00A85AE8"/>
    <w:rsid w:val="00A867B4"/>
    <w:rsid w:val="00A871AD"/>
    <w:rsid w:val="00A8754B"/>
    <w:rsid w:val="00A90B29"/>
    <w:rsid w:val="00A914B3"/>
    <w:rsid w:val="00A923CF"/>
    <w:rsid w:val="00A92BC0"/>
    <w:rsid w:val="00A943A9"/>
    <w:rsid w:val="00A97BEF"/>
    <w:rsid w:val="00AA082F"/>
    <w:rsid w:val="00AA25C0"/>
    <w:rsid w:val="00AA302C"/>
    <w:rsid w:val="00AA3FC5"/>
    <w:rsid w:val="00AA3FE5"/>
    <w:rsid w:val="00AA4340"/>
    <w:rsid w:val="00AA5C6D"/>
    <w:rsid w:val="00AA626C"/>
    <w:rsid w:val="00AA6545"/>
    <w:rsid w:val="00AA6563"/>
    <w:rsid w:val="00AB2267"/>
    <w:rsid w:val="00AB2608"/>
    <w:rsid w:val="00AB268B"/>
    <w:rsid w:val="00AB2879"/>
    <w:rsid w:val="00AB2E83"/>
    <w:rsid w:val="00AB3483"/>
    <w:rsid w:val="00AB4592"/>
    <w:rsid w:val="00AB478C"/>
    <w:rsid w:val="00AB50CC"/>
    <w:rsid w:val="00AB5DBE"/>
    <w:rsid w:val="00AB6177"/>
    <w:rsid w:val="00AB7199"/>
    <w:rsid w:val="00AB7FDD"/>
    <w:rsid w:val="00AC020C"/>
    <w:rsid w:val="00AC06E7"/>
    <w:rsid w:val="00AC09FA"/>
    <w:rsid w:val="00AC11CC"/>
    <w:rsid w:val="00AC199C"/>
    <w:rsid w:val="00AC22AF"/>
    <w:rsid w:val="00AC2D27"/>
    <w:rsid w:val="00AC3052"/>
    <w:rsid w:val="00AC4A86"/>
    <w:rsid w:val="00AC5CEB"/>
    <w:rsid w:val="00AC6FBC"/>
    <w:rsid w:val="00AD2A5F"/>
    <w:rsid w:val="00AD42E9"/>
    <w:rsid w:val="00AD5966"/>
    <w:rsid w:val="00AD5AE5"/>
    <w:rsid w:val="00AD70C9"/>
    <w:rsid w:val="00AD7BA1"/>
    <w:rsid w:val="00AE0E21"/>
    <w:rsid w:val="00AE1659"/>
    <w:rsid w:val="00AE19BF"/>
    <w:rsid w:val="00AE4C69"/>
    <w:rsid w:val="00AE599E"/>
    <w:rsid w:val="00AE7057"/>
    <w:rsid w:val="00AF0F5C"/>
    <w:rsid w:val="00AF11C0"/>
    <w:rsid w:val="00AF1331"/>
    <w:rsid w:val="00AF1BD6"/>
    <w:rsid w:val="00AF2208"/>
    <w:rsid w:val="00AF56EF"/>
    <w:rsid w:val="00AF6B30"/>
    <w:rsid w:val="00AF75A5"/>
    <w:rsid w:val="00AF785B"/>
    <w:rsid w:val="00AF78B6"/>
    <w:rsid w:val="00AF7D07"/>
    <w:rsid w:val="00B00BC7"/>
    <w:rsid w:val="00B00C61"/>
    <w:rsid w:val="00B012E9"/>
    <w:rsid w:val="00B0161B"/>
    <w:rsid w:val="00B01ED2"/>
    <w:rsid w:val="00B02A40"/>
    <w:rsid w:val="00B02DF8"/>
    <w:rsid w:val="00B03D3D"/>
    <w:rsid w:val="00B05A8B"/>
    <w:rsid w:val="00B060E6"/>
    <w:rsid w:val="00B07AD3"/>
    <w:rsid w:val="00B1287C"/>
    <w:rsid w:val="00B12DBE"/>
    <w:rsid w:val="00B1405C"/>
    <w:rsid w:val="00B14ED7"/>
    <w:rsid w:val="00B15C53"/>
    <w:rsid w:val="00B2256F"/>
    <w:rsid w:val="00B22641"/>
    <w:rsid w:val="00B2329D"/>
    <w:rsid w:val="00B242DB"/>
    <w:rsid w:val="00B25BEE"/>
    <w:rsid w:val="00B26B06"/>
    <w:rsid w:val="00B27820"/>
    <w:rsid w:val="00B30405"/>
    <w:rsid w:val="00B305C0"/>
    <w:rsid w:val="00B30F34"/>
    <w:rsid w:val="00B311FD"/>
    <w:rsid w:val="00B31393"/>
    <w:rsid w:val="00B31404"/>
    <w:rsid w:val="00B321E4"/>
    <w:rsid w:val="00B3267E"/>
    <w:rsid w:val="00B32723"/>
    <w:rsid w:val="00B331F5"/>
    <w:rsid w:val="00B33DC2"/>
    <w:rsid w:val="00B340BF"/>
    <w:rsid w:val="00B35341"/>
    <w:rsid w:val="00B3548D"/>
    <w:rsid w:val="00B36C95"/>
    <w:rsid w:val="00B40BC0"/>
    <w:rsid w:val="00B430E9"/>
    <w:rsid w:val="00B432D2"/>
    <w:rsid w:val="00B43304"/>
    <w:rsid w:val="00B441E8"/>
    <w:rsid w:val="00B44A74"/>
    <w:rsid w:val="00B4508D"/>
    <w:rsid w:val="00B47C57"/>
    <w:rsid w:val="00B507AB"/>
    <w:rsid w:val="00B520EA"/>
    <w:rsid w:val="00B52BED"/>
    <w:rsid w:val="00B533DE"/>
    <w:rsid w:val="00B54465"/>
    <w:rsid w:val="00B54514"/>
    <w:rsid w:val="00B55EAD"/>
    <w:rsid w:val="00B56045"/>
    <w:rsid w:val="00B56BA9"/>
    <w:rsid w:val="00B57AEB"/>
    <w:rsid w:val="00B57ED5"/>
    <w:rsid w:val="00B6191D"/>
    <w:rsid w:val="00B636CD"/>
    <w:rsid w:val="00B65263"/>
    <w:rsid w:val="00B66435"/>
    <w:rsid w:val="00B703A6"/>
    <w:rsid w:val="00B7087E"/>
    <w:rsid w:val="00B70CA9"/>
    <w:rsid w:val="00B711C0"/>
    <w:rsid w:val="00B71D06"/>
    <w:rsid w:val="00B73BBB"/>
    <w:rsid w:val="00B74188"/>
    <w:rsid w:val="00B7519E"/>
    <w:rsid w:val="00B75428"/>
    <w:rsid w:val="00B7598F"/>
    <w:rsid w:val="00B76528"/>
    <w:rsid w:val="00B76BF3"/>
    <w:rsid w:val="00B76D9E"/>
    <w:rsid w:val="00B76DE3"/>
    <w:rsid w:val="00B773F9"/>
    <w:rsid w:val="00B77C44"/>
    <w:rsid w:val="00B77C7D"/>
    <w:rsid w:val="00B80414"/>
    <w:rsid w:val="00B8129B"/>
    <w:rsid w:val="00B820D8"/>
    <w:rsid w:val="00B824BB"/>
    <w:rsid w:val="00B84B16"/>
    <w:rsid w:val="00B84E39"/>
    <w:rsid w:val="00B85BD9"/>
    <w:rsid w:val="00B8628A"/>
    <w:rsid w:val="00B86539"/>
    <w:rsid w:val="00B90058"/>
    <w:rsid w:val="00B9258D"/>
    <w:rsid w:val="00B9367E"/>
    <w:rsid w:val="00B94007"/>
    <w:rsid w:val="00B945D1"/>
    <w:rsid w:val="00B957E4"/>
    <w:rsid w:val="00B95A9B"/>
    <w:rsid w:val="00B96EFB"/>
    <w:rsid w:val="00B9767F"/>
    <w:rsid w:val="00BA0D92"/>
    <w:rsid w:val="00BA13D6"/>
    <w:rsid w:val="00BA3886"/>
    <w:rsid w:val="00BA39A8"/>
    <w:rsid w:val="00BA3F30"/>
    <w:rsid w:val="00BA4349"/>
    <w:rsid w:val="00BA484D"/>
    <w:rsid w:val="00BA4925"/>
    <w:rsid w:val="00BA4AB4"/>
    <w:rsid w:val="00BA5181"/>
    <w:rsid w:val="00BA64CD"/>
    <w:rsid w:val="00BA6B9A"/>
    <w:rsid w:val="00BB03F1"/>
    <w:rsid w:val="00BB046D"/>
    <w:rsid w:val="00BB1859"/>
    <w:rsid w:val="00BB26F5"/>
    <w:rsid w:val="00BB36EE"/>
    <w:rsid w:val="00BB4428"/>
    <w:rsid w:val="00BB4E62"/>
    <w:rsid w:val="00BB5033"/>
    <w:rsid w:val="00BC00F3"/>
    <w:rsid w:val="00BC08FB"/>
    <w:rsid w:val="00BC1C01"/>
    <w:rsid w:val="00BC1CE2"/>
    <w:rsid w:val="00BC22A4"/>
    <w:rsid w:val="00BC3000"/>
    <w:rsid w:val="00BC37F8"/>
    <w:rsid w:val="00BC448D"/>
    <w:rsid w:val="00BC5F82"/>
    <w:rsid w:val="00BC63B3"/>
    <w:rsid w:val="00BC6B32"/>
    <w:rsid w:val="00BC72C8"/>
    <w:rsid w:val="00BC7DC3"/>
    <w:rsid w:val="00BC7E13"/>
    <w:rsid w:val="00BD04C0"/>
    <w:rsid w:val="00BD160F"/>
    <w:rsid w:val="00BD313D"/>
    <w:rsid w:val="00BD4EC0"/>
    <w:rsid w:val="00BD5B00"/>
    <w:rsid w:val="00BD704C"/>
    <w:rsid w:val="00BE0544"/>
    <w:rsid w:val="00BE161C"/>
    <w:rsid w:val="00BE1FF2"/>
    <w:rsid w:val="00BE2D47"/>
    <w:rsid w:val="00BE504A"/>
    <w:rsid w:val="00BE55B2"/>
    <w:rsid w:val="00BE57C1"/>
    <w:rsid w:val="00BF1B71"/>
    <w:rsid w:val="00BF2081"/>
    <w:rsid w:val="00BF5D30"/>
    <w:rsid w:val="00BF7045"/>
    <w:rsid w:val="00C01384"/>
    <w:rsid w:val="00C0272A"/>
    <w:rsid w:val="00C04255"/>
    <w:rsid w:val="00C04C7A"/>
    <w:rsid w:val="00C051F5"/>
    <w:rsid w:val="00C052E9"/>
    <w:rsid w:val="00C05CE5"/>
    <w:rsid w:val="00C05E53"/>
    <w:rsid w:val="00C064DF"/>
    <w:rsid w:val="00C1106A"/>
    <w:rsid w:val="00C1397B"/>
    <w:rsid w:val="00C14B92"/>
    <w:rsid w:val="00C16186"/>
    <w:rsid w:val="00C165DD"/>
    <w:rsid w:val="00C16C9D"/>
    <w:rsid w:val="00C203E4"/>
    <w:rsid w:val="00C20BE6"/>
    <w:rsid w:val="00C23020"/>
    <w:rsid w:val="00C23EBC"/>
    <w:rsid w:val="00C26771"/>
    <w:rsid w:val="00C26886"/>
    <w:rsid w:val="00C26B45"/>
    <w:rsid w:val="00C26CBA"/>
    <w:rsid w:val="00C27D4A"/>
    <w:rsid w:val="00C27DF3"/>
    <w:rsid w:val="00C32801"/>
    <w:rsid w:val="00C33222"/>
    <w:rsid w:val="00C34262"/>
    <w:rsid w:val="00C36F36"/>
    <w:rsid w:val="00C41220"/>
    <w:rsid w:val="00C42402"/>
    <w:rsid w:val="00C42B00"/>
    <w:rsid w:val="00C432F9"/>
    <w:rsid w:val="00C448F6"/>
    <w:rsid w:val="00C451AB"/>
    <w:rsid w:val="00C458A2"/>
    <w:rsid w:val="00C45A14"/>
    <w:rsid w:val="00C4613D"/>
    <w:rsid w:val="00C465D4"/>
    <w:rsid w:val="00C46C1B"/>
    <w:rsid w:val="00C475DB"/>
    <w:rsid w:val="00C4763E"/>
    <w:rsid w:val="00C50535"/>
    <w:rsid w:val="00C50DA2"/>
    <w:rsid w:val="00C519FC"/>
    <w:rsid w:val="00C5334F"/>
    <w:rsid w:val="00C54582"/>
    <w:rsid w:val="00C60F1D"/>
    <w:rsid w:val="00C62208"/>
    <w:rsid w:val="00C63597"/>
    <w:rsid w:val="00C67845"/>
    <w:rsid w:val="00C67DCB"/>
    <w:rsid w:val="00C705BE"/>
    <w:rsid w:val="00C7064F"/>
    <w:rsid w:val="00C720DF"/>
    <w:rsid w:val="00C72764"/>
    <w:rsid w:val="00C747D5"/>
    <w:rsid w:val="00C755C9"/>
    <w:rsid w:val="00C776BF"/>
    <w:rsid w:val="00C84566"/>
    <w:rsid w:val="00C851BE"/>
    <w:rsid w:val="00C85A5D"/>
    <w:rsid w:val="00C85E80"/>
    <w:rsid w:val="00C86882"/>
    <w:rsid w:val="00C8778C"/>
    <w:rsid w:val="00C9125B"/>
    <w:rsid w:val="00C91BE9"/>
    <w:rsid w:val="00C920E3"/>
    <w:rsid w:val="00C92B97"/>
    <w:rsid w:val="00C9315A"/>
    <w:rsid w:val="00C931CA"/>
    <w:rsid w:val="00C9546C"/>
    <w:rsid w:val="00C97B1E"/>
    <w:rsid w:val="00C97C34"/>
    <w:rsid w:val="00CA03BA"/>
    <w:rsid w:val="00CA03F9"/>
    <w:rsid w:val="00CA14E3"/>
    <w:rsid w:val="00CA45A0"/>
    <w:rsid w:val="00CA483C"/>
    <w:rsid w:val="00CA6BE2"/>
    <w:rsid w:val="00CA7C2A"/>
    <w:rsid w:val="00CB0084"/>
    <w:rsid w:val="00CB124E"/>
    <w:rsid w:val="00CB167D"/>
    <w:rsid w:val="00CB16C8"/>
    <w:rsid w:val="00CB2507"/>
    <w:rsid w:val="00CB25C2"/>
    <w:rsid w:val="00CB323A"/>
    <w:rsid w:val="00CB3A1D"/>
    <w:rsid w:val="00CB5261"/>
    <w:rsid w:val="00CB5810"/>
    <w:rsid w:val="00CB5C04"/>
    <w:rsid w:val="00CB5EA1"/>
    <w:rsid w:val="00CB623E"/>
    <w:rsid w:val="00CB6CB9"/>
    <w:rsid w:val="00CB7B88"/>
    <w:rsid w:val="00CC11A2"/>
    <w:rsid w:val="00CC13A8"/>
    <w:rsid w:val="00CC1D14"/>
    <w:rsid w:val="00CC2AF4"/>
    <w:rsid w:val="00CC2E57"/>
    <w:rsid w:val="00CC3A3E"/>
    <w:rsid w:val="00CC462A"/>
    <w:rsid w:val="00CC468E"/>
    <w:rsid w:val="00CC4F91"/>
    <w:rsid w:val="00CC7BCF"/>
    <w:rsid w:val="00CC7E56"/>
    <w:rsid w:val="00CD1489"/>
    <w:rsid w:val="00CD15E7"/>
    <w:rsid w:val="00CD313E"/>
    <w:rsid w:val="00CD5159"/>
    <w:rsid w:val="00CD615D"/>
    <w:rsid w:val="00CD65BE"/>
    <w:rsid w:val="00CD705F"/>
    <w:rsid w:val="00CE263F"/>
    <w:rsid w:val="00CE2AE0"/>
    <w:rsid w:val="00CE364A"/>
    <w:rsid w:val="00CE377C"/>
    <w:rsid w:val="00CE52DA"/>
    <w:rsid w:val="00CE535B"/>
    <w:rsid w:val="00CE5813"/>
    <w:rsid w:val="00CE5E68"/>
    <w:rsid w:val="00CE6E93"/>
    <w:rsid w:val="00CE7F65"/>
    <w:rsid w:val="00CF0406"/>
    <w:rsid w:val="00CF0F1C"/>
    <w:rsid w:val="00CF0F5F"/>
    <w:rsid w:val="00CF14AE"/>
    <w:rsid w:val="00CF176B"/>
    <w:rsid w:val="00CF20EE"/>
    <w:rsid w:val="00CF3016"/>
    <w:rsid w:val="00CF38C7"/>
    <w:rsid w:val="00CF3B43"/>
    <w:rsid w:val="00CF49BC"/>
    <w:rsid w:val="00CF4B75"/>
    <w:rsid w:val="00CF53A2"/>
    <w:rsid w:val="00CF583A"/>
    <w:rsid w:val="00CF6297"/>
    <w:rsid w:val="00CF7917"/>
    <w:rsid w:val="00D01B08"/>
    <w:rsid w:val="00D02455"/>
    <w:rsid w:val="00D03E26"/>
    <w:rsid w:val="00D04657"/>
    <w:rsid w:val="00D060AB"/>
    <w:rsid w:val="00D06E64"/>
    <w:rsid w:val="00D07B71"/>
    <w:rsid w:val="00D07EAA"/>
    <w:rsid w:val="00D10324"/>
    <w:rsid w:val="00D1109C"/>
    <w:rsid w:val="00D12BA5"/>
    <w:rsid w:val="00D12D36"/>
    <w:rsid w:val="00D147AC"/>
    <w:rsid w:val="00D14CC8"/>
    <w:rsid w:val="00D14F55"/>
    <w:rsid w:val="00D156BD"/>
    <w:rsid w:val="00D1674C"/>
    <w:rsid w:val="00D17B47"/>
    <w:rsid w:val="00D20A64"/>
    <w:rsid w:val="00D20E64"/>
    <w:rsid w:val="00D21C5E"/>
    <w:rsid w:val="00D22050"/>
    <w:rsid w:val="00D2270B"/>
    <w:rsid w:val="00D235E2"/>
    <w:rsid w:val="00D24161"/>
    <w:rsid w:val="00D25B0B"/>
    <w:rsid w:val="00D26DA2"/>
    <w:rsid w:val="00D26DA5"/>
    <w:rsid w:val="00D27D79"/>
    <w:rsid w:val="00D30DC3"/>
    <w:rsid w:val="00D3104D"/>
    <w:rsid w:val="00D31E27"/>
    <w:rsid w:val="00D32644"/>
    <w:rsid w:val="00D32F73"/>
    <w:rsid w:val="00D33D48"/>
    <w:rsid w:val="00D35B42"/>
    <w:rsid w:val="00D35BFB"/>
    <w:rsid w:val="00D36B42"/>
    <w:rsid w:val="00D36D7E"/>
    <w:rsid w:val="00D37922"/>
    <w:rsid w:val="00D37C51"/>
    <w:rsid w:val="00D40A7C"/>
    <w:rsid w:val="00D4114F"/>
    <w:rsid w:val="00D41192"/>
    <w:rsid w:val="00D41236"/>
    <w:rsid w:val="00D4129B"/>
    <w:rsid w:val="00D413C7"/>
    <w:rsid w:val="00D41C1B"/>
    <w:rsid w:val="00D440D6"/>
    <w:rsid w:val="00D4496D"/>
    <w:rsid w:val="00D44A20"/>
    <w:rsid w:val="00D45023"/>
    <w:rsid w:val="00D50264"/>
    <w:rsid w:val="00D50754"/>
    <w:rsid w:val="00D50C57"/>
    <w:rsid w:val="00D52243"/>
    <w:rsid w:val="00D524AC"/>
    <w:rsid w:val="00D5268D"/>
    <w:rsid w:val="00D53AAF"/>
    <w:rsid w:val="00D541E8"/>
    <w:rsid w:val="00D54850"/>
    <w:rsid w:val="00D54B51"/>
    <w:rsid w:val="00D561E5"/>
    <w:rsid w:val="00D57944"/>
    <w:rsid w:val="00D614E4"/>
    <w:rsid w:val="00D622FC"/>
    <w:rsid w:val="00D64D23"/>
    <w:rsid w:val="00D665EA"/>
    <w:rsid w:val="00D7012A"/>
    <w:rsid w:val="00D704E7"/>
    <w:rsid w:val="00D70FDB"/>
    <w:rsid w:val="00D730F0"/>
    <w:rsid w:val="00D748CC"/>
    <w:rsid w:val="00D76800"/>
    <w:rsid w:val="00D770D7"/>
    <w:rsid w:val="00D777D2"/>
    <w:rsid w:val="00D77B9D"/>
    <w:rsid w:val="00D77C02"/>
    <w:rsid w:val="00D8049C"/>
    <w:rsid w:val="00D80885"/>
    <w:rsid w:val="00D809D9"/>
    <w:rsid w:val="00D81461"/>
    <w:rsid w:val="00D81800"/>
    <w:rsid w:val="00D8251D"/>
    <w:rsid w:val="00D82AD0"/>
    <w:rsid w:val="00D83D90"/>
    <w:rsid w:val="00D85BCD"/>
    <w:rsid w:val="00D85FBB"/>
    <w:rsid w:val="00D8612D"/>
    <w:rsid w:val="00D87D71"/>
    <w:rsid w:val="00D900FC"/>
    <w:rsid w:val="00D92F61"/>
    <w:rsid w:val="00D93500"/>
    <w:rsid w:val="00D93F55"/>
    <w:rsid w:val="00D94447"/>
    <w:rsid w:val="00D94664"/>
    <w:rsid w:val="00D955BD"/>
    <w:rsid w:val="00D95851"/>
    <w:rsid w:val="00D96021"/>
    <w:rsid w:val="00DA0699"/>
    <w:rsid w:val="00DA1DAB"/>
    <w:rsid w:val="00DA2165"/>
    <w:rsid w:val="00DA29E7"/>
    <w:rsid w:val="00DA2B6E"/>
    <w:rsid w:val="00DA6118"/>
    <w:rsid w:val="00DA6E60"/>
    <w:rsid w:val="00DA7965"/>
    <w:rsid w:val="00DB03DF"/>
    <w:rsid w:val="00DB3145"/>
    <w:rsid w:val="00DB3F68"/>
    <w:rsid w:val="00DB438F"/>
    <w:rsid w:val="00DB4B7D"/>
    <w:rsid w:val="00DB519A"/>
    <w:rsid w:val="00DB70CD"/>
    <w:rsid w:val="00DB77BB"/>
    <w:rsid w:val="00DB7DB9"/>
    <w:rsid w:val="00DC01C1"/>
    <w:rsid w:val="00DC02E3"/>
    <w:rsid w:val="00DC0503"/>
    <w:rsid w:val="00DC29C7"/>
    <w:rsid w:val="00DC2CA7"/>
    <w:rsid w:val="00DC43AC"/>
    <w:rsid w:val="00DC5553"/>
    <w:rsid w:val="00DC5EB2"/>
    <w:rsid w:val="00DC685A"/>
    <w:rsid w:val="00DC6AC0"/>
    <w:rsid w:val="00DC7C73"/>
    <w:rsid w:val="00DD21A5"/>
    <w:rsid w:val="00DD2290"/>
    <w:rsid w:val="00DD37CD"/>
    <w:rsid w:val="00DD4B20"/>
    <w:rsid w:val="00DD6AD8"/>
    <w:rsid w:val="00DD6EA7"/>
    <w:rsid w:val="00DD7874"/>
    <w:rsid w:val="00DE1AC7"/>
    <w:rsid w:val="00DE2C85"/>
    <w:rsid w:val="00DE2CF1"/>
    <w:rsid w:val="00DE2F52"/>
    <w:rsid w:val="00DE48DC"/>
    <w:rsid w:val="00DE5638"/>
    <w:rsid w:val="00DE5B4B"/>
    <w:rsid w:val="00DE6997"/>
    <w:rsid w:val="00DE7354"/>
    <w:rsid w:val="00DF2A58"/>
    <w:rsid w:val="00DF3DD0"/>
    <w:rsid w:val="00DF40A4"/>
    <w:rsid w:val="00DF5B1C"/>
    <w:rsid w:val="00DF65DD"/>
    <w:rsid w:val="00DF78CB"/>
    <w:rsid w:val="00DF7DD6"/>
    <w:rsid w:val="00E01B66"/>
    <w:rsid w:val="00E03283"/>
    <w:rsid w:val="00E04CB7"/>
    <w:rsid w:val="00E05563"/>
    <w:rsid w:val="00E06030"/>
    <w:rsid w:val="00E06A78"/>
    <w:rsid w:val="00E07731"/>
    <w:rsid w:val="00E12640"/>
    <w:rsid w:val="00E1289F"/>
    <w:rsid w:val="00E12DAA"/>
    <w:rsid w:val="00E12F42"/>
    <w:rsid w:val="00E1380F"/>
    <w:rsid w:val="00E138E3"/>
    <w:rsid w:val="00E14493"/>
    <w:rsid w:val="00E14A2C"/>
    <w:rsid w:val="00E15DAB"/>
    <w:rsid w:val="00E16026"/>
    <w:rsid w:val="00E17D20"/>
    <w:rsid w:val="00E2005A"/>
    <w:rsid w:val="00E204AA"/>
    <w:rsid w:val="00E2071B"/>
    <w:rsid w:val="00E22028"/>
    <w:rsid w:val="00E22B9B"/>
    <w:rsid w:val="00E27ED5"/>
    <w:rsid w:val="00E313F1"/>
    <w:rsid w:val="00E33A29"/>
    <w:rsid w:val="00E34221"/>
    <w:rsid w:val="00E34A2C"/>
    <w:rsid w:val="00E35894"/>
    <w:rsid w:val="00E36601"/>
    <w:rsid w:val="00E36D8A"/>
    <w:rsid w:val="00E40773"/>
    <w:rsid w:val="00E42276"/>
    <w:rsid w:val="00E42D99"/>
    <w:rsid w:val="00E43183"/>
    <w:rsid w:val="00E43590"/>
    <w:rsid w:val="00E43758"/>
    <w:rsid w:val="00E44844"/>
    <w:rsid w:val="00E44E7F"/>
    <w:rsid w:val="00E457FF"/>
    <w:rsid w:val="00E50502"/>
    <w:rsid w:val="00E5130D"/>
    <w:rsid w:val="00E524DE"/>
    <w:rsid w:val="00E54F7F"/>
    <w:rsid w:val="00E55B5C"/>
    <w:rsid w:val="00E56352"/>
    <w:rsid w:val="00E61FE3"/>
    <w:rsid w:val="00E62CFF"/>
    <w:rsid w:val="00E63252"/>
    <w:rsid w:val="00E6336E"/>
    <w:rsid w:val="00E6356F"/>
    <w:rsid w:val="00E63F7E"/>
    <w:rsid w:val="00E641EE"/>
    <w:rsid w:val="00E65011"/>
    <w:rsid w:val="00E652C7"/>
    <w:rsid w:val="00E65794"/>
    <w:rsid w:val="00E66109"/>
    <w:rsid w:val="00E66BF1"/>
    <w:rsid w:val="00E679D0"/>
    <w:rsid w:val="00E707E4"/>
    <w:rsid w:val="00E7084B"/>
    <w:rsid w:val="00E709DA"/>
    <w:rsid w:val="00E717F1"/>
    <w:rsid w:val="00E719FB"/>
    <w:rsid w:val="00E730E6"/>
    <w:rsid w:val="00E73C41"/>
    <w:rsid w:val="00E7454D"/>
    <w:rsid w:val="00E76A81"/>
    <w:rsid w:val="00E80A31"/>
    <w:rsid w:val="00E81F40"/>
    <w:rsid w:val="00E8242B"/>
    <w:rsid w:val="00E83AD4"/>
    <w:rsid w:val="00E858CC"/>
    <w:rsid w:val="00E85E5E"/>
    <w:rsid w:val="00E86D0B"/>
    <w:rsid w:val="00E86F4E"/>
    <w:rsid w:val="00E87175"/>
    <w:rsid w:val="00E8742D"/>
    <w:rsid w:val="00E902AC"/>
    <w:rsid w:val="00E90E4D"/>
    <w:rsid w:val="00E9274C"/>
    <w:rsid w:val="00E92DA0"/>
    <w:rsid w:val="00E93748"/>
    <w:rsid w:val="00E93E2F"/>
    <w:rsid w:val="00E94E4A"/>
    <w:rsid w:val="00E94E9B"/>
    <w:rsid w:val="00E94FB6"/>
    <w:rsid w:val="00E95218"/>
    <w:rsid w:val="00E95608"/>
    <w:rsid w:val="00E9606E"/>
    <w:rsid w:val="00E96E87"/>
    <w:rsid w:val="00E9701E"/>
    <w:rsid w:val="00E975B6"/>
    <w:rsid w:val="00EA01AE"/>
    <w:rsid w:val="00EA213E"/>
    <w:rsid w:val="00EA2D8D"/>
    <w:rsid w:val="00EA3E31"/>
    <w:rsid w:val="00EA4167"/>
    <w:rsid w:val="00EA47D0"/>
    <w:rsid w:val="00EA5273"/>
    <w:rsid w:val="00EA58B5"/>
    <w:rsid w:val="00EA6DD3"/>
    <w:rsid w:val="00EA6E1E"/>
    <w:rsid w:val="00EA6EB4"/>
    <w:rsid w:val="00EA74E4"/>
    <w:rsid w:val="00EA7A24"/>
    <w:rsid w:val="00EA7B24"/>
    <w:rsid w:val="00EA7E35"/>
    <w:rsid w:val="00EA7EF5"/>
    <w:rsid w:val="00EB0254"/>
    <w:rsid w:val="00EB1879"/>
    <w:rsid w:val="00EB6149"/>
    <w:rsid w:val="00EB6207"/>
    <w:rsid w:val="00EB7951"/>
    <w:rsid w:val="00EB7D61"/>
    <w:rsid w:val="00EC0065"/>
    <w:rsid w:val="00EC1F18"/>
    <w:rsid w:val="00EC20B5"/>
    <w:rsid w:val="00EC2A1A"/>
    <w:rsid w:val="00EC3306"/>
    <w:rsid w:val="00EC3F8A"/>
    <w:rsid w:val="00EC4437"/>
    <w:rsid w:val="00EC48B9"/>
    <w:rsid w:val="00EC513F"/>
    <w:rsid w:val="00EC5D40"/>
    <w:rsid w:val="00EC60C4"/>
    <w:rsid w:val="00ED1081"/>
    <w:rsid w:val="00ED2389"/>
    <w:rsid w:val="00ED3368"/>
    <w:rsid w:val="00ED58C3"/>
    <w:rsid w:val="00EE0FF8"/>
    <w:rsid w:val="00EE1658"/>
    <w:rsid w:val="00EE1B26"/>
    <w:rsid w:val="00EE20C2"/>
    <w:rsid w:val="00EE23C8"/>
    <w:rsid w:val="00EE2BFF"/>
    <w:rsid w:val="00EE3653"/>
    <w:rsid w:val="00EE388C"/>
    <w:rsid w:val="00EE4396"/>
    <w:rsid w:val="00EE4886"/>
    <w:rsid w:val="00EE5E4F"/>
    <w:rsid w:val="00EE611E"/>
    <w:rsid w:val="00EE61FE"/>
    <w:rsid w:val="00EE6E82"/>
    <w:rsid w:val="00EE761E"/>
    <w:rsid w:val="00EF05A2"/>
    <w:rsid w:val="00EF09D6"/>
    <w:rsid w:val="00EF14A1"/>
    <w:rsid w:val="00EF14B5"/>
    <w:rsid w:val="00EF1CA4"/>
    <w:rsid w:val="00EF3034"/>
    <w:rsid w:val="00F00886"/>
    <w:rsid w:val="00F00DBD"/>
    <w:rsid w:val="00F012B0"/>
    <w:rsid w:val="00F01995"/>
    <w:rsid w:val="00F052DF"/>
    <w:rsid w:val="00F06A82"/>
    <w:rsid w:val="00F1008F"/>
    <w:rsid w:val="00F118C3"/>
    <w:rsid w:val="00F12E4F"/>
    <w:rsid w:val="00F1301F"/>
    <w:rsid w:val="00F1381F"/>
    <w:rsid w:val="00F1472A"/>
    <w:rsid w:val="00F16C09"/>
    <w:rsid w:val="00F16E54"/>
    <w:rsid w:val="00F171A7"/>
    <w:rsid w:val="00F219F7"/>
    <w:rsid w:val="00F21BD0"/>
    <w:rsid w:val="00F23588"/>
    <w:rsid w:val="00F2448C"/>
    <w:rsid w:val="00F2515A"/>
    <w:rsid w:val="00F2522A"/>
    <w:rsid w:val="00F2590E"/>
    <w:rsid w:val="00F300BB"/>
    <w:rsid w:val="00F300F7"/>
    <w:rsid w:val="00F3107B"/>
    <w:rsid w:val="00F3254A"/>
    <w:rsid w:val="00F33327"/>
    <w:rsid w:val="00F333A7"/>
    <w:rsid w:val="00F33FD9"/>
    <w:rsid w:val="00F3440B"/>
    <w:rsid w:val="00F35A78"/>
    <w:rsid w:val="00F35C7A"/>
    <w:rsid w:val="00F35E51"/>
    <w:rsid w:val="00F367AD"/>
    <w:rsid w:val="00F36942"/>
    <w:rsid w:val="00F404EF"/>
    <w:rsid w:val="00F40872"/>
    <w:rsid w:val="00F40CFC"/>
    <w:rsid w:val="00F419D0"/>
    <w:rsid w:val="00F41C27"/>
    <w:rsid w:val="00F420E2"/>
    <w:rsid w:val="00F439D5"/>
    <w:rsid w:val="00F44B8D"/>
    <w:rsid w:val="00F44F6F"/>
    <w:rsid w:val="00F45910"/>
    <w:rsid w:val="00F45F3C"/>
    <w:rsid w:val="00F45F5A"/>
    <w:rsid w:val="00F46D61"/>
    <w:rsid w:val="00F47198"/>
    <w:rsid w:val="00F53408"/>
    <w:rsid w:val="00F542EB"/>
    <w:rsid w:val="00F5451C"/>
    <w:rsid w:val="00F5745E"/>
    <w:rsid w:val="00F57FBE"/>
    <w:rsid w:val="00F605B9"/>
    <w:rsid w:val="00F606AD"/>
    <w:rsid w:val="00F61B93"/>
    <w:rsid w:val="00F625C2"/>
    <w:rsid w:val="00F636C1"/>
    <w:rsid w:val="00F64188"/>
    <w:rsid w:val="00F64954"/>
    <w:rsid w:val="00F669F1"/>
    <w:rsid w:val="00F67B78"/>
    <w:rsid w:val="00F70031"/>
    <w:rsid w:val="00F70D35"/>
    <w:rsid w:val="00F71C11"/>
    <w:rsid w:val="00F72042"/>
    <w:rsid w:val="00F737FE"/>
    <w:rsid w:val="00F73E21"/>
    <w:rsid w:val="00F74BE9"/>
    <w:rsid w:val="00F7519F"/>
    <w:rsid w:val="00F75613"/>
    <w:rsid w:val="00F779FD"/>
    <w:rsid w:val="00F801D6"/>
    <w:rsid w:val="00F8160F"/>
    <w:rsid w:val="00F82C96"/>
    <w:rsid w:val="00F82D94"/>
    <w:rsid w:val="00F837DA"/>
    <w:rsid w:val="00F8547A"/>
    <w:rsid w:val="00F85AE5"/>
    <w:rsid w:val="00F87D8E"/>
    <w:rsid w:val="00F92014"/>
    <w:rsid w:val="00F932F8"/>
    <w:rsid w:val="00F93954"/>
    <w:rsid w:val="00F93AAE"/>
    <w:rsid w:val="00F94CF1"/>
    <w:rsid w:val="00F94E74"/>
    <w:rsid w:val="00F95840"/>
    <w:rsid w:val="00F9691B"/>
    <w:rsid w:val="00F97001"/>
    <w:rsid w:val="00FA0FE8"/>
    <w:rsid w:val="00FA122B"/>
    <w:rsid w:val="00FA38DA"/>
    <w:rsid w:val="00FA4C94"/>
    <w:rsid w:val="00FA5CA9"/>
    <w:rsid w:val="00FA5E7F"/>
    <w:rsid w:val="00FB0153"/>
    <w:rsid w:val="00FB088E"/>
    <w:rsid w:val="00FB1286"/>
    <w:rsid w:val="00FB2FF7"/>
    <w:rsid w:val="00FB3240"/>
    <w:rsid w:val="00FB50E4"/>
    <w:rsid w:val="00FB5442"/>
    <w:rsid w:val="00FB5735"/>
    <w:rsid w:val="00FB5F71"/>
    <w:rsid w:val="00FB64E8"/>
    <w:rsid w:val="00FB6576"/>
    <w:rsid w:val="00FB6EE8"/>
    <w:rsid w:val="00FB7C73"/>
    <w:rsid w:val="00FC0717"/>
    <w:rsid w:val="00FC1474"/>
    <w:rsid w:val="00FC29A8"/>
    <w:rsid w:val="00FC3D8A"/>
    <w:rsid w:val="00FC6AF2"/>
    <w:rsid w:val="00FD003F"/>
    <w:rsid w:val="00FD0E64"/>
    <w:rsid w:val="00FD100A"/>
    <w:rsid w:val="00FD1DDE"/>
    <w:rsid w:val="00FD3459"/>
    <w:rsid w:val="00FD3F50"/>
    <w:rsid w:val="00FD49D7"/>
    <w:rsid w:val="00FD4CE1"/>
    <w:rsid w:val="00FD4FF0"/>
    <w:rsid w:val="00FD5EBA"/>
    <w:rsid w:val="00FD7B67"/>
    <w:rsid w:val="00FD7F17"/>
    <w:rsid w:val="00FE06A1"/>
    <w:rsid w:val="00FE2409"/>
    <w:rsid w:val="00FE2F0A"/>
    <w:rsid w:val="00FE396A"/>
    <w:rsid w:val="00FE3E89"/>
    <w:rsid w:val="00FE51E9"/>
    <w:rsid w:val="00FE6227"/>
    <w:rsid w:val="00FE713B"/>
    <w:rsid w:val="00FF041F"/>
    <w:rsid w:val="00FF0DAC"/>
    <w:rsid w:val="00FF3751"/>
    <w:rsid w:val="00FF6AB0"/>
    <w:rsid w:val="00FF6BF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9937"/>
    <o:shapelayout v:ext="edit">
      <o:idmap v:ext="edit" data="1"/>
    </o:shapelayout>
  </w:shapeDefaults>
  <w:decimalSymbol w:val="."/>
  <w:listSeparator w:val=","/>
  <w14:docId w14:val="0EF1314F"/>
  <w15:docId w15:val="{3941C888-EDC0-4C81-A6CF-5AD5D64BE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639"/>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3A44C7"/>
    <w:pPr>
      <w:keepNext/>
      <w:numPr>
        <w:numId w:val="18"/>
      </w:numPr>
      <w:spacing w:before="120"/>
      <w:jc w:val="left"/>
      <w:outlineLvl w:val="0"/>
      <w:pPrChange w:id="0" w:author="John Tran" w:date="2015-12-31T00:59:00Z">
        <w:pPr>
          <w:keepNext/>
          <w:numPr>
            <w:numId w:val="18"/>
          </w:numPr>
          <w:spacing w:before="120" w:after="120" w:line="360" w:lineRule="auto"/>
          <w:ind w:left="360" w:hanging="360"/>
          <w:outlineLvl w:val="0"/>
        </w:pPr>
      </w:pPrChange>
    </w:pPr>
    <w:rPr>
      <w:rFonts w:eastAsia="Times New Roman" w:cs="Times New Roman"/>
      <w:b/>
      <w:noProof/>
      <w:sz w:val="28"/>
      <w:szCs w:val="24"/>
      <w:lang w:val="en-US"/>
      <w:rPrChange w:id="0" w:author="John Tran" w:date="2015-12-31T00:59:00Z">
        <w:rPr>
          <w:b/>
          <w:sz w:val="28"/>
          <w:szCs w:val="24"/>
          <w:lang w:val="en-US" w:eastAsia="en-US" w:bidi="ar-SA"/>
        </w:rPr>
      </w:rPrChange>
    </w:rPr>
  </w:style>
  <w:style w:type="paragraph" w:styleId="Heading2">
    <w:name w:val="heading 2"/>
    <w:basedOn w:val="Normal"/>
    <w:next w:val="Normal"/>
    <w:link w:val="Heading2Char"/>
    <w:autoRedefine/>
    <w:uiPriority w:val="9"/>
    <w:unhideWhenUsed/>
    <w:qFormat/>
    <w:rsid w:val="00DF40A4"/>
    <w:pPr>
      <w:keepNext/>
      <w:keepLines/>
      <w:numPr>
        <w:ilvl w:val="1"/>
        <w:numId w:val="18"/>
      </w:numPr>
      <w:spacing w:before="200"/>
      <w:ind w:left="864"/>
      <w:outlineLvl w:val="1"/>
    </w:pPr>
    <w:rPr>
      <w:rFonts w:eastAsiaTheme="majorEastAsia" w:cstheme="majorBidi"/>
      <w:b/>
      <w:bCs/>
      <w:noProof/>
      <w:snapToGrid w:val="0"/>
      <w:szCs w:val="26"/>
    </w:rPr>
  </w:style>
  <w:style w:type="paragraph" w:styleId="Heading3">
    <w:name w:val="heading 3"/>
    <w:basedOn w:val="Normal"/>
    <w:next w:val="Ph3"/>
    <w:link w:val="Heading3Char"/>
    <w:autoRedefine/>
    <w:uiPriority w:val="9"/>
    <w:unhideWhenUsed/>
    <w:qFormat/>
    <w:rsid w:val="00070595"/>
    <w:pPr>
      <w:keepNext/>
      <w:keepLines/>
      <w:numPr>
        <w:ilvl w:val="2"/>
        <w:numId w:val="18"/>
      </w:numPr>
      <w:spacing w:before="120"/>
      <w:ind w:left="1267"/>
      <w:outlineLvl w:val="2"/>
    </w:pPr>
    <w:rPr>
      <w:rFonts w:eastAsiaTheme="majorEastAsia" w:cstheme="majorBidi"/>
      <w:b/>
      <w:color w:val="000000" w:themeColor="text1"/>
      <w14:scene3d>
        <w14:camera w14:prst="orthographicFront"/>
        <w14:lightRig w14:rig="threePt" w14:dir="t">
          <w14:rot w14:lat="0" w14:lon="0" w14:rev="0"/>
        </w14:lightRig>
      </w14:scene3d>
    </w:rPr>
  </w:style>
  <w:style w:type="paragraph" w:styleId="Heading4">
    <w:name w:val="heading 4"/>
    <w:basedOn w:val="Normal"/>
    <w:next w:val="Ph4"/>
    <w:link w:val="Heading4Char"/>
    <w:autoRedefine/>
    <w:uiPriority w:val="9"/>
    <w:unhideWhenUsed/>
    <w:qFormat/>
    <w:rsid w:val="0014471B"/>
    <w:pPr>
      <w:keepNext/>
      <w:keepLines/>
      <w:numPr>
        <w:ilvl w:val="3"/>
        <w:numId w:val="18"/>
      </w:numPr>
      <w:spacing w:before="120"/>
      <w:ind w:left="1872" w:hanging="1008"/>
      <w:outlineLvl w:val="3"/>
    </w:pPr>
    <w:rPr>
      <w:rFonts w:eastAsiaTheme="majorEastAsia" w:cstheme="majorBidi"/>
      <w:b/>
      <w:bCs/>
      <w:iCs/>
    </w:rPr>
  </w:style>
  <w:style w:type="paragraph" w:styleId="Heading5">
    <w:name w:val="heading 5"/>
    <w:basedOn w:val="Normal"/>
    <w:next w:val="Ph5"/>
    <w:link w:val="Heading5Char"/>
    <w:autoRedefine/>
    <w:uiPriority w:val="9"/>
    <w:unhideWhenUsed/>
    <w:qFormat/>
    <w:rsid w:val="00C72764"/>
    <w:pPr>
      <w:keepNext/>
      <w:keepLines/>
      <w:numPr>
        <w:ilvl w:val="4"/>
        <w:numId w:val="18"/>
      </w:numPr>
      <w:spacing w:before="200" w:line="276" w:lineRule="auto"/>
      <w:outlineLvl w:val="4"/>
    </w:pPr>
    <w:rPr>
      <w:rFonts w:eastAsiaTheme="majorEastAsia" w:cs="Times New Roman"/>
      <w:b/>
      <w:color w:val="000000" w:themeColor="text1"/>
      <w:szCs w:val="26"/>
    </w:rPr>
  </w:style>
  <w:style w:type="paragraph" w:styleId="Heading6">
    <w:name w:val="heading 6"/>
    <w:basedOn w:val="Normal"/>
    <w:next w:val="Ph6"/>
    <w:link w:val="Heading6Char"/>
    <w:autoRedefine/>
    <w:uiPriority w:val="9"/>
    <w:unhideWhenUsed/>
    <w:qFormat/>
    <w:rsid w:val="00FD100A"/>
    <w:pPr>
      <w:keepNext/>
      <w:keepLines/>
      <w:numPr>
        <w:ilvl w:val="5"/>
        <w:numId w:val="18"/>
      </w:numPr>
      <w:spacing w:before="40" w:after="0"/>
      <w:outlineLvl w:val="5"/>
    </w:pPr>
    <w:rPr>
      <w:rFonts w:eastAsiaTheme="majorEastAsia" w:cstheme="majorBidi"/>
      <w:b/>
      <w:color w:val="000000" w:themeColor="text1"/>
    </w:rPr>
  </w:style>
  <w:style w:type="paragraph" w:styleId="Heading7">
    <w:name w:val="heading 7"/>
    <w:basedOn w:val="Normal"/>
    <w:next w:val="Ph7"/>
    <w:link w:val="Heading7Char"/>
    <w:autoRedefine/>
    <w:uiPriority w:val="9"/>
    <w:unhideWhenUsed/>
    <w:qFormat/>
    <w:rsid w:val="00DC29C7"/>
    <w:pPr>
      <w:keepNext/>
      <w:keepLines/>
      <w:numPr>
        <w:ilvl w:val="6"/>
        <w:numId w:val="18"/>
      </w:numPr>
      <w:spacing w:before="40" w:after="0"/>
      <w:outlineLvl w:val="6"/>
    </w:pPr>
    <w:rPr>
      <w:rFonts w:eastAsiaTheme="majorEastAsia" w:cstheme="majorBidi"/>
      <w:b/>
      <w:iCs/>
      <w:color w:val="000000" w:themeColor="text1"/>
    </w:rPr>
  </w:style>
  <w:style w:type="paragraph" w:styleId="Heading8">
    <w:name w:val="heading 8"/>
    <w:basedOn w:val="Normal"/>
    <w:next w:val="Ph8"/>
    <w:link w:val="Heading8Char"/>
    <w:autoRedefine/>
    <w:uiPriority w:val="9"/>
    <w:unhideWhenUsed/>
    <w:qFormat/>
    <w:rsid w:val="00AC4A86"/>
    <w:pPr>
      <w:keepNext/>
      <w:keepLines/>
      <w:numPr>
        <w:ilvl w:val="7"/>
        <w:numId w:val="18"/>
      </w:numPr>
      <w:spacing w:before="40" w:after="0"/>
      <w:outlineLvl w:val="7"/>
    </w:pPr>
    <w:rPr>
      <w:rFonts w:eastAsiaTheme="majorEastAsia" w:cstheme="majorBidi"/>
      <w:b/>
      <w:color w:val="000000" w:themeColor="text1"/>
      <w:szCs w:val="21"/>
    </w:rPr>
  </w:style>
  <w:style w:type="paragraph" w:styleId="Heading9">
    <w:name w:val="heading 9"/>
    <w:basedOn w:val="Normal"/>
    <w:next w:val="Ph9"/>
    <w:link w:val="Heading9Char"/>
    <w:autoRedefine/>
    <w:uiPriority w:val="9"/>
    <w:unhideWhenUsed/>
    <w:qFormat/>
    <w:rsid w:val="006855B3"/>
    <w:pPr>
      <w:keepNext/>
      <w:keepLines/>
      <w:numPr>
        <w:ilvl w:val="8"/>
        <w:numId w:val="18"/>
      </w:numPr>
      <w:spacing w:before="40" w:after="0"/>
      <w:outlineLvl w:val="8"/>
    </w:pPr>
    <w:rPr>
      <w:rFonts w:eastAsiaTheme="majorEastAsia" w:cstheme="majorBidi"/>
      <w:b/>
      <w:iCs/>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4C7"/>
    <w:rPr>
      <w:rFonts w:ascii="Times New Roman" w:eastAsia="Times New Roman" w:hAnsi="Times New Roman" w:cs="Times New Roman"/>
      <w:b/>
      <w:noProof/>
      <w:sz w:val="28"/>
      <w:szCs w:val="24"/>
      <w:lang w:val="en-US"/>
    </w:rPr>
  </w:style>
  <w:style w:type="character" w:customStyle="1" w:styleId="Heading2Char">
    <w:name w:val="Heading 2 Char"/>
    <w:basedOn w:val="DefaultParagraphFont"/>
    <w:link w:val="Heading2"/>
    <w:uiPriority w:val="9"/>
    <w:rsid w:val="00DF40A4"/>
    <w:rPr>
      <w:rFonts w:ascii="Times New Roman" w:eastAsiaTheme="majorEastAsia" w:hAnsi="Times New Roman" w:cstheme="majorBidi"/>
      <w:b/>
      <w:bCs/>
      <w:noProof/>
      <w:snapToGrid w:val="0"/>
      <w:sz w:val="26"/>
      <w:szCs w:val="26"/>
    </w:rPr>
  </w:style>
  <w:style w:type="paragraph" w:customStyle="1" w:styleId="Ph3">
    <w:name w:val="Ph3"/>
    <w:basedOn w:val="Normal"/>
    <w:link w:val="Ph3Char"/>
    <w:autoRedefine/>
    <w:qFormat/>
    <w:rsid w:val="0071789F"/>
    <w:pPr>
      <w:tabs>
        <w:tab w:val="left" w:pos="630"/>
        <w:tab w:val="left" w:leader="dot" w:pos="8730"/>
      </w:tabs>
      <w:ind w:left="630"/>
    </w:pPr>
    <w:rPr>
      <w:rFonts w:eastAsia="Times New Roman" w:cs="Times New Roman"/>
      <w:b/>
      <w:bCs/>
      <w:noProof/>
      <w:szCs w:val="26"/>
      <w:lang w:val="en-US"/>
    </w:rPr>
  </w:style>
  <w:style w:type="character" w:customStyle="1" w:styleId="Ph3Char">
    <w:name w:val="Ph3 Char"/>
    <w:basedOn w:val="DefaultParagraphFont"/>
    <w:link w:val="Ph3"/>
    <w:rsid w:val="0071789F"/>
    <w:rPr>
      <w:rFonts w:ascii="Times New Roman" w:eastAsia="Times New Roman" w:hAnsi="Times New Roman" w:cs="Times New Roman"/>
      <w:b/>
      <w:bCs/>
      <w:noProof/>
      <w:sz w:val="26"/>
      <w:szCs w:val="26"/>
      <w:lang w:val="en-US"/>
    </w:rPr>
  </w:style>
  <w:style w:type="character" w:customStyle="1" w:styleId="Heading3Char">
    <w:name w:val="Heading 3 Char"/>
    <w:basedOn w:val="DefaultParagraphFont"/>
    <w:link w:val="Heading3"/>
    <w:uiPriority w:val="9"/>
    <w:rsid w:val="00070595"/>
    <w:rPr>
      <w:rFonts w:ascii="Times New Roman" w:eastAsiaTheme="majorEastAsia" w:hAnsi="Times New Roman" w:cstheme="majorBidi"/>
      <w:b/>
      <w:color w:val="000000" w:themeColor="text1"/>
      <w:sz w:val="26"/>
      <w14:scene3d>
        <w14:camera w14:prst="orthographicFront"/>
        <w14:lightRig w14:rig="threePt" w14:dir="t">
          <w14:rot w14:lat="0" w14:lon="0" w14:rev="0"/>
        </w14:lightRig>
      </w14:scene3d>
    </w:rPr>
  </w:style>
  <w:style w:type="paragraph" w:customStyle="1" w:styleId="Ph4">
    <w:name w:val="Ph4"/>
    <w:basedOn w:val="Ph3"/>
    <w:link w:val="Ph4Char"/>
    <w:autoRedefine/>
    <w:qFormat/>
    <w:rsid w:val="001E5A27"/>
    <w:pPr>
      <w:numPr>
        <w:numId w:val="16"/>
      </w:numPr>
    </w:pPr>
  </w:style>
  <w:style w:type="character" w:customStyle="1" w:styleId="Ph4Char">
    <w:name w:val="Ph4 Char"/>
    <w:basedOn w:val="Ph3Char"/>
    <w:link w:val="Ph4"/>
    <w:rsid w:val="001E5A27"/>
    <w:rPr>
      <w:rFonts w:ascii="Times New Roman" w:eastAsia="Times New Roman" w:hAnsi="Times New Roman" w:cs="Times New Roman"/>
      <w:b/>
      <w:bCs/>
      <w:noProof/>
      <w:sz w:val="26"/>
      <w:szCs w:val="26"/>
      <w:lang w:val="en-US"/>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customStyle="1" w:styleId="Ph5">
    <w:name w:val="Ph5"/>
    <w:basedOn w:val="Ph4"/>
    <w:link w:val="Ph5Char"/>
    <w:autoRedefine/>
    <w:qFormat/>
    <w:rsid w:val="00012E6B"/>
    <w:rPr>
      <w:i/>
    </w:rPr>
  </w:style>
  <w:style w:type="character" w:customStyle="1" w:styleId="Ph5Char">
    <w:name w:val="Ph5 Char"/>
    <w:basedOn w:val="Ph3Char"/>
    <w:link w:val="Ph5"/>
    <w:rsid w:val="00012E6B"/>
    <w:rPr>
      <w:rFonts w:ascii="Times New Roman" w:eastAsia="Times New Roman" w:hAnsi="Times New Roman" w:cs="Times New Roman"/>
      <w:b/>
      <w:bCs/>
      <w:i/>
      <w:noProof/>
      <w:sz w:val="26"/>
      <w:szCs w:val="26"/>
      <w:lang w:val="en-US" w:eastAsia="vi-VN"/>
    </w:rPr>
  </w:style>
  <w:style w:type="character" w:customStyle="1" w:styleId="Heading5Char">
    <w:name w:val="Heading 5 Char"/>
    <w:basedOn w:val="DefaultParagraphFont"/>
    <w:link w:val="Heading5"/>
    <w:uiPriority w:val="9"/>
    <w:rsid w:val="00C72764"/>
    <w:rPr>
      <w:rFonts w:ascii="Times New Roman" w:eastAsiaTheme="majorEastAsia" w:hAnsi="Times New Roman" w:cs="Times New Roman"/>
      <w:b/>
      <w:color w:val="000000" w:themeColor="text1"/>
      <w:sz w:val="26"/>
      <w:szCs w:val="26"/>
    </w:rPr>
  </w:style>
  <w:style w:type="paragraph" w:customStyle="1" w:styleId="Ph6">
    <w:name w:val="Ph6"/>
    <w:basedOn w:val="Ph5"/>
    <w:link w:val="Ph6Char"/>
    <w:autoRedefine/>
    <w:qFormat/>
    <w:rsid w:val="00BA4925"/>
    <w:pPr>
      <w:ind w:left="1152"/>
    </w:pPr>
  </w:style>
  <w:style w:type="character" w:customStyle="1" w:styleId="Ph6Char">
    <w:name w:val="Ph6 Char"/>
    <w:basedOn w:val="Ph5Char"/>
    <w:link w:val="Ph6"/>
    <w:rsid w:val="00BA4925"/>
    <w:rPr>
      <w:rFonts w:ascii="Times New Roman" w:eastAsia="Times New Roman" w:hAnsi="Times New Roman" w:cs="Times New Roman"/>
      <w:b/>
      <w:bCs/>
      <w:i/>
      <w:noProof/>
      <w:sz w:val="26"/>
      <w:szCs w:val="26"/>
      <w:lang w:val="en-US" w:eastAsia="vi-VN"/>
    </w:rPr>
  </w:style>
  <w:style w:type="character" w:customStyle="1" w:styleId="Heading6Char">
    <w:name w:val="Heading 6 Char"/>
    <w:basedOn w:val="DefaultParagraphFont"/>
    <w:link w:val="Heading6"/>
    <w:uiPriority w:val="9"/>
    <w:rsid w:val="00FD100A"/>
    <w:rPr>
      <w:rFonts w:ascii="Times New Roman" w:eastAsiaTheme="majorEastAsia" w:hAnsi="Times New Roman" w:cstheme="majorBidi"/>
      <w:b/>
      <w:color w:val="000000" w:themeColor="text1"/>
      <w:sz w:val="26"/>
    </w:rPr>
  </w:style>
  <w:style w:type="paragraph" w:customStyle="1" w:styleId="Ph7">
    <w:name w:val="Ph7"/>
    <w:basedOn w:val="Ph6"/>
    <w:link w:val="Ph7Char"/>
    <w:autoRedefine/>
    <w:qFormat/>
    <w:rsid w:val="006855B3"/>
    <w:pPr>
      <w:ind w:left="1440"/>
    </w:pPr>
  </w:style>
  <w:style w:type="character" w:customStyle="1" w:styleId="Ph7Char">
    <w:name w:val="Ph7 Char"/>
    <w:basedOn w:val="Ph6Char"/>
    <w:link w:val="Ph7"/>
    <w:rsid w:val="006855B3"/>
    <w:rPr>
      <w:rFonts w:ascii="Times New Roman" w:eastAsia="Times New Roman" w:hAnsi="Times New Roman" w:cs="Times New Roman"/>
      <w:b/>
      <w:bCs/>
      <w:i/>
      <w:noProof/>
      <w:sz w:val="26"/>
      <w:szCs w:val="26"/>
      <w:lang w:val="en-US" w:eastAsia="vi-VN"/>
    </w:rPr>
  </w:style>
  <w:style w:type="character" w:customStyle="1" w:styleId="Heading7Char">
    <w:name w:val="Heading 7 Char"/>
    <w:basedOn w:val="DefaultParagraphFont"/>
    <w:link w:val="Heading7"/>
    <w:uiPriority w:val="9"/>
    <w:rsid w:val="00DC29C7"/>
    <w:rPr>
      <w:rFonts w:ascii="Times New Roman" w:eastAsiaTheme="majorEastAsia" w:hAnsi="Times New Roman" w:cstheme="majorBidi"/>
      <w:b/>
      <w:iCs/>
      <w:color w:val="000000" w:themeColor="text1"/>
      <w:sz w:val="26"/>
    </w:rPr>
  </w:style>
  <w:style w:type="paragraph" w:customStyle="1" w:styleId="Ph8">
    <w:name w:val="Ph8"/>
    <w:basedOn w:val="Ph7"/>
    <w:link w:val="Ph8Char"/>
    <w:autoRedefine/>
    <w:qFormat/>
    <w:rsid w:val="006855B3"/>
    <w:pPr>
      <w:ind w:left="1728"/>
    </w:pPr>
  </w:style>
  <w:style w:type="character" w:customStyle="1" w:styleId="Ph8Char">
    <w:name w:val="Ph8 Char"/>
    <w:basedOn w:val="Ph7Char"/>
    <w:link w:val="Ph8"/>
    <w:rsid w:val="006855B3"/>
    <w:rPr>
      <w:rFonts w:ascii="Times New Roman" w:eastAsia="Times New Roman" w:hAnsi="Times New Roman" w:cs="Times New Roman"/>
      <w:b/>
      <w:bCs/>
      <w:i/>
      <w:noProof/>
      <w:sz w:val="26"/>
      <w:szCs w:val="26"/>
      <w:lang w:val="en-US" w:eastAsia="vi-VN"/>
    </w:rPr>
  </w:style>
  <w:style w:type="character" w:customStyle="1" w:styleId="Heading8Char">
    <w:name w:val="Heading 8 Char"/>
    <w:basedOn w:val="DefaultParagraphFont"/>
    <w:link w:val="Heading8"/>
    <w:uiPriority w:val="9"/>
    <w:rsid w:val="00AC4A86"/>
    <w:rPr>
      <w:rFonts w:ascii="Times New Roman" w:eastAsiaTheme="majorEastAsia" w:hAnsi="Times New Roman" w:cstheme="majorBidi"/>
      <w:b/>
      <w:color w:val="000000" w:themeColor="text1"/>
      <w:sz w:val="26"/>
      <w:szCs w:val="21"/>
    </w:rPr>
  </w:style>
  <w:style w:type="paragraph" w:customStyle="1" w:styleId="Ph9">
    <w:name w:val="Ph9"/>
    <w:basedOn w:val="Ph8"/>
    <w:link w:val="Ph9Char"/>
    <w:autoRedefine/>
    <w:qFormat/>
    <w:rsid w:val="006855B3"/>
    <w:pPr>
      <w:ind w:left="2016"/>
    </w:pPr>
  </w:style>
  <w:style w:type="character" w:customStyle="1" w:styleId="Ph9Char">
    <w:name w:val="Ph9 Char"/>
    <w:basedOn w:val="Ph8Char"/>
    <w:link w:val="Ph9"/>
    <w:rsid w:val="006855B3"/>
    <w:rPr>
      <w:rFonts w:ascii="Times New Roman" w:eastAsia="Times New Roman" w:hAnsi="Times New Roman" w:cs="Times New Roman"/>
      <w:b/>
      <w:bCs/>
      <w:i/>
      <w:noProof/>
      <w:sz w:val="26"/>
      <w:szCs w:val="26"/>
      <w:lang w:val="en-US" w:eastAsia="vi-VN"/>
    </w:rPr>
  </w:style>
  <w:style w:type="character" w:customStyle="1" w:styleId="Heading9Char">
    <w:name w:val="Heading 9 Char"/>
    <w:basedOn w:val="DefaultParagraphFont"/>
    <w:link w:val="Heading9"/>
    <w:uiPriority w:val="9"/>
    <w:rsid w:val="006855B3"/>
    <w:rPr>
      <w:rFonts w:ascii="Times New Roman" w:eastAsiaTheme="majorEastAsia" w:hAnsi="Times New Roman" w:cstheme="majorBidi"/>
      <w:b/>
      <w:iCs/>
      <w:color w:val="000000" w:themeColor="text1"/>
      <w:sz w:val="26"/>
      <w:szCs w:val="21"/>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paragraph" w:styleId="Caption">
    <w:name w:val="caption"/>
    <w:basedOn w:val="Normal"/>
    <w:next w:val="Normal"/>
    <w:uiPriority w:val="35"/>
    <w:unhideWhenUsed/>
    <w:qFormat/>
    <w:rsid w:val="009D7A32"/>
    <w:pPr>
      <w:spacing w:line="240" w:lineRule="auto"/>
      <w:jc w:val="center"/>
    </w:pPr>
    <w:rPr>
      <w:bCs/>
      <w:szCs w:val="18"/>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735482"/>
    <w:pPr>
      <w:tabs>
        <w:tab w:val="right" w:leader="dot" w:pos="8777"/>
      </w:tabs>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paragraph" w:styleId="PlainText">
    <w:name w:val="Plain Text"/>
    <w:basedOn w:val="Normal"/>
    <w:link w:val="PlainTextChar"/>
    <w:uiPriority w:val="99"/>
    <w:unhideWhenUsed/>
    <w:rsid w:val="00F300F7"/>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F300F7"/>
    <w:rPr>
      <w:rFonts w:ascii="Consolas" w:hAnsi="Consolas" w:cs="Consolas"/>
      <w:sz w:val="21"/>
      <w:szCs w:val="21"/>
    </w:rPr>
  </w:style>
  <w:style w:type="character" w:customStyle="1" w:styleId="apple-converted-space">
    <w:name w:val="apple-converted-space"/>
    <w:basedOn w:val="DefaultParagraphFont"/>
    <w:rsid w:val="009D3AC2"/>
  </w:style>
  <w:style w:type="character" w:customStyle="1" w:styleId="l8">
    <w:name w:val="l8"/>
    <w:basedOn w:val="DefaultParagraphFont"/>
    <w:rsid w:val="00813CC0"/>
  </w:style>
  <w:style w:type="paragraph" w:customStyle="1" w:styleId="Hinhanh">
    <w:name w:val="Hinhanh"/>
    <w:basedOn w:val="Caption"/>
    <w:qFormat/>
    <w:rsid w:val="00CD65BE"/>
    <w:pPr>
      <w:spacing w:after="200"/>
    </w:pPr>
    <w:rPr>
      <w:rFonts w:cs="Times New Roman"/>
      <w:b/>
      <w:color w:val="4F81BD" w:themeColor="accent1"/>
      <w:szCs w:val="26"/>
      <w:lang w:val="en-US"/>
    </w:rPr>
  </w:style>
  <w:style w:type="character" w:customStyle="1" w:styleId="l6">
    <w:name w:val="l6"/>
    <w:basedOn w:val="DefaultParagraphFont"/>
    <w:rsid w:val="00290F8A"/>
  </w:style>
  <w:style w:type="paragraph" w:styleId="NoSpacing">
    <w:name w:val="No Spacing"/>
    <w:link w:val="NoSpacingChar"/>
    <w:uiPriority w:val="1"/>
    <w:qFormat/>
    <w:rsid w:val="001164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1641A"/>
    <w:rPr>
      <w:rFonts w:eastAsiaTheme="minorEastAsia"/>
      <w:lang w:val="en-US"/>
    </w:rPr>
  </w:style>
  <w:style w:type="table" w:customStyle="1" w:styleId="GridTable2-Accent61">
    <w:name w:val="Grid Table 2 - Accent 61"/>
    <w:basedOn w:val="TableNormal"/>
    <w:uiPriority w:val="47"/>
    <w:rsid w:val="00BB36EE"/>
    <w:pPr>
      <w:spacing w:after="0" w:line="240" w:lineRule="auto"/>
    </w:pPr>
    <w:rPr>
      <w:lang w:val="en-US"/>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NormalWeb">
    <w:name w:val="Normal (Web)"/>
    <w:basedOn w:val="Normal"/>
    <w:uiPriority w:val="99"/>
    <w:unhideWhenUsed/>
    <w:rsid w:val="00BF1B71"/>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BF1B71"/>
    <w:rPr>
      <w:b/>
      <w:bCs/>
    </w:rPr>
  </w:style>
  <w:style w:type="character" w:customStyle="1" w:styleId="input">
    <w:name w:val="input"/>
    <w:basedOn w:val="DefaultParagraphFont"/>
    <w:rsid w:val="00CB16C8"/>
  </w:style>
  <w:style w:type="character" w:customStyle="1" w:styleId="code">
    <w:name w:val="code"/>
    <w:basedOn w:val="DefaultParagraphFont"/>
    <w:rsid w:val="009572B4"/>
  </w:style>
  <w:style w:type="table" w:customStyle="1" w:styleId="TableGridLight1">
    <w:name w:val="Table Grid Light1"/>
    <w:basedOn w:val="TableNormal"/>
    <w:uiPriority w:val="40"/>
    <w:rsid w:val="00471243"/>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ang">
    <w:name w:val="Bang"/>
    <w:basedOn w:val="Hinhanh"/>
    <w:qFormat/>
    <w:rsid w:val="00630A0B"/>
  </w:style>
  <w:style w:type="paragraph" w:customStyle="1" w:styleId="Hints">
    <w:name w:val="Hints"/>
    <w:basedOn w:val="Normal"/>
    <w:link w:val="HintsChar"/>
    <w:rsid w:val="002A78A4"/>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2A78A4"/>
    <w:rPr>
      <w:rFonts w:ascii="Arial" w:eastAsia="Times New Roman" w:hAnsi="Arial" w:cs="Times New Roman"/>
      <w:color w:val="5F5F5F"/>
      <w:sz w:val="20"/>
      <w:szCs w:val="20"/>
      <w:lang w:val="en-US"/>
    </w:rPr>
  </w:style>
  <w:style w:type="paragraph" w:customStyle="1" w:styleId="LVHinh">
    <w:name w:val="LVHinh"/>
    <w:basedOn w:val="Caption"/>
    <w:link w:val="LVHinhChar"/>
    <w:autoRedefine/>
    <w:qFormat/>
    <w:rsid w:val="008A0E01"/>
    <w:pPr>
      <w:ind w:left="720"/>
    </w:pPr>
    <w:rPr>
      <w:rFonts w:cs="Times New Roman"/>
    </w:rPr>
  </w:style>
  <w:style w:type="character" w:customStyle="1" w:styleId="LVHinhChar">
    <w:name w:val="LVHinh Char"/>
    <w:basedOn w:val="DefaultParagraphFont"/>
    <w:link w:val="LVHinh"/>
    <w:rsid w:val="008A0E01"/>
    <w:rPr>
      <w:rFonts w:ascii="Times New Roman" w:hAnsi="Times New Roman" w:cs="Times New Roman"/>
      <w:bCs/>
      <w:sz w:val="26"/>
      <w:szCs w:val="18"/>
    </w:rPr>
  </w:style>
  <w:style w:type="paragraph" w:customStyle="1" w:styleId="LVBang">
    <w:name w:val="LVBang"/>
    <w:basedOn w:val="Normal"/>
    <w:next w:val="Ph3"/>
    <w:link w:val="LVBangChar"/>
    <w:autoRedefine/>
    <w:qFormat/>
    <w:rsid w:val="003B052E"/>
    <w:pPr>
      <w:numPr>
        <w:ilvl w:val="2"/>
        <w:numId w:val="4"/>
      </w:numPr>
      <w:jc w:val="left"/>
    </w:pPr>
    <w:rPr>
      <w:rFonts w:cs="Times New Roman"/>
      <w:b/>
      <w:noProof/>
      <w:szCs w:val="26"/>
      <w:shd w:val="clear" w:color="auto" w:fill="FFFFFF"/>
      <w:lang w:val="en-US"/>
    </w:rPr>
  </w:style>
  <w:style w:type="character" w:customStyle="1" w:styleId="LVBangChar">
    <w:name w:val="LVBang Char"/>
    <w:basedOn w:val="DefaultParagraphFont"/>
    <w:link w:val="LVBang"/>
    <w:rsid w:val="003B052E"/>
    <w:rPr>
      <w:rFonts w:ascii="Times New Roman" w:hAnsi="Times New Roman" w:cs="Times New Roman"/>
      <w:b/>
      <w:noProof/>
      <w:sz w:val="26"/>
      <w:szCs w:val="26"/>
      <w:lang w:val="en-US"/>
    </w:rPr>
  </w:style>
  <w:style w:type="paragraph" w:styleId="TOCHeading">
    <w:name w:val="TOC Heading"/>
    <w:basedOn w:val="Heading1"/>
    <w:next w:val="Normal"/>
    <w:uiPriority w:val="39"/>
    <w:unhideWhenUsed/>
    <w:qFormat/>
    <w:rsid w:val="0074390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styleId="FollowedHyperlink">
    <w:name w:val="FollowedHyperlink"/>
    <w:basedOn w:val="DefaultParagraphFont"/>
    <w:uiPriority w:val="99"/>
    <w:semiHidden/>
    <w:unhideWhenUsed/>
    <w:rsid w:val="00555696"/>
    <w:rPr>
      <w:color w:val="800080" w:themeColor="followedHyperlink"/>
      <w:u w:val="single"/>
    </w:rPr>
  </w:style>
  <w:style w:type="paragraph" w:styleId="HTMLPreformatted">
    <w:name w:val="HTML Preformatted"/>
    <w:basedOn w:val="Normal"/>
    <w:link w:val="HTMLPreformattedChar"/>
    <w:uiPriority w:val="99"/>
    <w:unhideWhenUsed/>
    <w:rsid w:val="00911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11493"/>
    <w:rPr>
      <w:rFonts w:ascii="Courier New" w:eastAsia="Times New Roman" w:hAnsi="Courier New" w:cs="Courier New"/>
      <w:sz w:val="20"/>
      <w:szCs w:val="20"/>
      <w:lang w:val="en-US"/>
    </w:rPr>
  </w:style>
  <w:style w:type="character" w:customStyle="1" w:styleId="pln">
    <w:name w:val="pln"/>
    <w:basedOn w:val="DefaultParagraphFont"/>
    <w:rsid w:val="00733C52"/>
  </w:style>
  <w:style w:type="table" w:customStyle="1" w:styleId="PlainTable11">
    <w:name w:val="Plain Table 11"/>
    <w:basedOn w:val="TableNormal"/>
    <w:uiPriority w:val="41"/>
    <w:rsid w:val="00BC44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5F4114"/>
    <w:rPr>
      <w:rFonts w:ascii="Courier New" w:eastAsia="Times New Roman" w:hAnsi="Courier New" w:cs="Courier New"/>
      <w:sz w:val="20"/>
      <w:szCs w:val="20"/>
    </w:rPr>
  </w:style>
  <w:style w:type="table" w:customStyle="1" w:styleId="TableGridLight2">
    <w:name w:val="Table Grid Light2"/>
    <w:basedOn w:val="TableNormal"/>
    <w:uiPriority w:val="40"/>
    <w:rsid w:val="005F41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rayon-sy">
    <w:name w:val="crayon-sy"/>
    <w:basedOn w:val="DefaultParagraphFont"/>
    <w:rsid w:val="00E01B66"/>
  </w:style>
  <w:style w:type="character" w:customStyle="1" w:styleId="crayon-h">
    <w:name w:val="crayon-h"/>
    <w:basedOn w:val="DefaultParagraphFont"/>
    <w:rsid w:val="00E01B66"/>
  </w:style>
  <w:style w:type="character" w:customStyle="1" w:styleId="crayon-s">
    <w:name w:val="crayon-s"/>
    <w:basedOn w:val="DefaultParagraphFont"/>
    <w:rsid w:val="00E01B66"/>
  </w:style>
  <w:style w:type="character" w:customStyle="1" w:styleId="crayon-o">
    <w:name w:val="crayon-o"/>
    <w:basedOn w:val="DefaultParagraphFont"/>
    <w:rsid w:val="00E01B66"/>
  </w:style>
  <w:style w:type="character" w:customStyle="1" w:styleId="crayon-cn">
    <w:name w:val="crayon-cn"/>
    <w:basedOn w:val="DefaultParagraphFont"/>
    <w:rsid w:val="00E01B66"/>
  </w:style>
  <w:style w:type="paragraph" w:styleId="TOC5">
    <w:name w:val="toc 5"/>
    <w:basedOn w:val="Normal"/>
    <w:next w:val="Normal"/>
    <w:autoRedefine/>
    <w:uiPriority w:val="39"/>
    <w:unhideWhenUsed/>
    <w:rsid w:val="008F0DB0"/>
    <w:pPr>
      <w:spacing w:after="100" w:line="276" w:lineRule="auto"/>
      <w:ind w:left="88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8F0DB0"/>
    <w:pPr>
      <w:spacing w:after="100" w:line="276" w:lineRule="auto"/>
      <w:ind w:left="110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8F0DB0"/>
    <w:pPr>
      <w:spacing w:after="100" w:line="276" w:lineRule="auto"/>
      <w:ind w:left="132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8F0DB0"/>
    <w:pPr>
      <w:spacing w:after="100" w:line="276" w:lineRule="auto"/>
      <w:ind w:left="154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8F0DB0"/>
    <w:pPr>
      <w:spacing w:after="100" w:line="276" w:lineRule="auto"/>
      <w:ind w:left="1760"/>
      <w:jc w:val="left"/>
    </w:pPr>
    <w:rPr>
      <w:rFonts w:asciiTheme="minorHAnsi" w:eastAsiaTheme="minorEastAsia" w:hAnsiTheme="minorHAnsi"/>
      <w:sz w:val="22"/>
      <w:lang w:val="en-US"/>
    </w:rPr>
  </w:style>
  <w:style w:type="character" w:styleId="CommentReference">
    <w:name w:val="annotation reference"/>
    <w:basedOn w:val="DefaultParagraphFont"/>
    <w:uiPriority w:val="99"/>
    <w:semiHidden/>
    <w:unhideWhenUsed/>
    <w:rsid w:val="003E029C"/>
    <w:rPr>
      <w:sz w:val="16"/>
      <w:szCs w:val="16"/>
    </w:rPr>
  </w:style>
  <w:style w:type="paragraph" w:styleId="CommentText">
    <w:name w:val="annotation text"/>
    <w:basedOn w:val="Normal"/>
    <w:link w:val="CommentTextChar"/>
    <w:uiPriority w:val="99"/>
    <w:semiHidden/>
    <w:unhideWhenUsed/>
    <w:rsid w:val="003E029C"/>
    <w:pPr>
      <w:spacing w:line="240" w:lineRule="auto"/>
    </w:pPr>
    <w:rPr>
      <w:sz w:val="20"/>
      <w:szCs w:val="20"/>
    </w:rPr>
  </w:style>
  <w:style w:type="character" w:customStyle="1" w:styleId="CommentTextChar">
    <w:name w:val="Comment Text Char"/>
    <w:basedOn w:val="DefaultParagraphFont"/>
    <w:link w:val="CommentText"/>
    <w:uiPriority w:val="99"/>
    <w:semiHidden/>
    <w:rsid w:val="003E029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E029C"/>
    <w:rPr>
      <w:b/>
      <w:bCs/>
    </w:rPr>
  </w:style>
  <w:style w:type="character" w:customStyle="1" w:styleId="CommentSubjectChar">
    <w:name w:val="Comment Subject Char"/>
    <w:basedOn w:val="CommentTextChar"/>
    <w:link w:val="CommentSubject"/>
    <w:uiPriority w:val="99"/>
    <w:semiHidden/>
    <w:rsid w:val="003E029C"/>
    <w:rPr>
      <w:rFonts w:ascii="Times New Roman" w:hAnsi="Times New Roman"/>
      <w:b/>
      <w:bCs/>
      <w:sz w:val="20"/>
      <w:szCs w:val="20"/>
    </w:rPr>
  </w:style>
  <w:style w:type="paragraph" w:styleId="List">
    <w:name w:val="List"/>
    <w:basedOn w:val="Normal"/>
    <w:rsid w:val="001D2797"/>
    <w:pPr>
      <w:widowControl w:val="0"/>
      <w:suppressAutoHyphens/>
      <w:overflowPunct w:val="0"/>
      <w:spacing w:after="140" w:line="288" w:lineRule="auto"/>
      <w:jc w:val="left"/>
    </w:pPr>
    <w:rPr>
      <w:rFonts w:ascii="Liberation Serif" w:eastAsia="Droid Sans Fallback" w:hAnsi="Liberation Serif" w:cs="FreeSans"/>
      <w:color w:val="00000A"/>
      <w:sz w:val="24"/>
      <w:szCs w:val="24"/>
      <w:lang w:val="en-US" w:eastAsia="zh-CN" w:bidi="hi-IN"/>
    </w:rPr>
  </w:style>
  <w:style w:type="character" w:styleId="PlaceholderText">
    <w:name w:val="Placeholder Text"/>
    <w:basedOn w:val="DefaultParagraphFont"/>
    <w:uiPriority w:val="99"/>
    <w:semiHidden/>
    <w:rsid w:val="00C9546C"/>
    <w:rPr>
      <w:color w:val="808080"/>
    </w:rPr>
  </w:style>
  <w:style w:type="paragraph" w:styleId="Revision">
    <w:name w:val="Revision"/>
    <w:hidden/>
    <w:uiPriority w:val="99"/>
    <w:semiHidden/>
    <w:rsid w:val="00CD1489"/>
    <w:pPr>
      <w:spacing w:after="0" w:line="240" w:lineRule="auto"/>
    </w:pPr>
    <w:rPr>
      <w:rFonts w:ascii="Times New Roman" w:hAnsi="Times New Roman"/>
      <w:sz w:val="26"/>
    </w:rPr>
  </w:style>
  <w:style w:type="character" w:customStyle="1" w:styleId="InternetLink">
    <w:name w:val="Internet Link"/>
    <w:rsid w:val="00690C54"/>
    <w:rPr>
      <w:color w:val="000080"/>
      <w:u w:val="single"/>
    </w:rPr>
  </w:style>
  <w:style w:type="paragraph" w:customStyle="1" w:styleId="TextBody">
    <w:name w:val="Text Body"/>
    <w:basedOn w:val="Normal"/>
    <w:rsid w:val="00690C54"/>
    <w:pPr>
      <w:widowControl w:val="0"/>
      <w:suppressAutoHyphens/>
      <w:spacing w:after="140" w:line="288" w:lineRule="auto"/>
      <w:jc w:val="left"/>
    </w:pPr>
    <w:rPr>
      <w:rFonts w:ascii="Liberation Serif" w:eastAsia="Droid Sans Fallback" w:hAnsi="Liberation Serif" w:cs="FreeSans"/>
      <w:color w:val="00000A"/>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240063">
      <w:bodyDiv w:val="1"/>
      <w:marLeft w:val="0"/>
      <w:marRight w:val="0"/>
      <w:marTop w:val="0"/>
      <w:marBottom w:val="0"/>
      <w:divBdr>
        <w:top w:val="none" w:sz="0" w:space="0" w:color="auto"/>
        <w:left w:val="none" w:sz="0" w:space="0" w:color="auto"/>
        <w:bottom w:val="none" w:sz="0" w:space="0" w:color="auto"/>
        <w:right w:val="none" w:sz="0" w:space="0" w:color="auto"/>
      </w:divBdr>
    </w:div>
    <w:div w:id="73091609">
      <w:bodyDiv w:val="1"/>
      <w:marLeft w:val="0"/>
      <w:marRight w:val="0"/>
      <w:marTop w:val="0"/>
      <w:marBottom w:val="0"/>
      <w:divBdr>
        <w:top w:val="none" w:sz="0" w:space="0" w:color="auto"/>
        <w:left w:val="none" w:sz="0" w:space="0" w:color="auto"/>
        <w:bottom w:val="none" w:sz="0" w:space="0" w:color="auto"/>
        <w:right w:val="none" w:sz="0" w:space="0" w:color="auto"/>
      </w:divBdr>
    </w:div>
    <w:div w:id="80834207">
      <w:bodyDiv w:val="1"/>
      <w:marLeft w:val="0"/>
      <w:marRight w:val="0"/>
      <w:marTop w:val="0"/>
      <w:marBottom w:val="0"/>
      <w:divBdr>
        <w:top w:val="none" w:sz="0" w:space="0" w:color="auto"/>
        <w:left w:val="none" w:sz="0" w:space="0" w:color="auto"/>
        <w:bottom w:val="none" w:sz="0" w:space="0" w:color="auto"/>
        <w:right w:val="none" w:sz="0" w:space="0" w:color="auto"/>
      </w:divBdr>
    </w:div>
    <w:div w:id="93475695">
      <w:bodyDiv w:val="1"/>
      <w:marLeft w:val="0"/>
      <w:marRight w:val="0"/>
      <w:marTop w:val="0"/>
      <w:marBottom w:val="0"/>
      <w:divBdr>
        <w:top w:val="none" w:sz="0" w:space="0" w:color="auto"/>
        <w:left w:val="none" w:sz="0" w:space="0" w:color="auto"/>
        <w:bottom w:val="none" w:sz="0" w:space="0" w:color="auto"/>
        <w:right w:val="none" w:sz="0" w:space="0" w:color="auto"/>
      </w:divBdr>
    </w:div>
    <w:div w:id="107284031">
      <w:bodyDiv w:val="1"/>
      <w:marLeft w:val="0"/>
      <w:marRight w:val="0"/>
      <w:marTop w:val="0"/>
      <w:marBottom w:val="0"/>
      <w:divBdr>
        <w:top w:val="none" w:sz="0" w:space="0" w:color="auto"/>
        <w:left w:val="none" w:sz="0" w:space="0" w:color="auto"/>
        <w:bottom w:val="none" w:sz="0" w:space="0" w:color="auto"/>
        <w:right w:val="none" w:sz="0" w:space="0" w:color="auto"/>
      </w:divBdr>
    </w:div>
    <w:div w:id="150099791">
      <w:bodyDiv w:val="1"/>
      <w:marLeft w:val="0"/>
      <w:marRight w:val="0"/>
      <w:marTop w:val="0"/>
      <w:marBottom w:val="0"/>
      <w:divBdr>
        <w:top w:val="none" w:sz="0" w:space="0" w:color="auto"/>
        <w:left w:val="none" w:sz="0" w:space="0" w:color="auto"/>
        <w:bottom w:val="none" w:sz="0" w:space="0" w:color="auto"/>
        <w:right w:val="none" w:sz="0" w:space="0" w:color="auto"/>
      </w:divBdr>
    </w:div>
    <w:div w:id="170680723">
      <w:bodyDiv w:val="1"/>
      <w:marLeft w:val="0"/>
      <w:marRight w:val="0"/>
      <w:marTop w:val="0"/>
      <w:marBottom w:val="0"/>
      <w:divBdr>
        <w:top w:val="none" w:sz="0" w:space="0" w:color="auto"/>
        <w:left w:val="none" w:sz="0" w:space="0" w:color="auto"/>
        <w:bottom w:val="none" w:sz="0" w:space="0" w:color="auto"/>
        <w:right w:val="none" w:sz="0" w:space="0" w:color="auto"/>
      </w:divBdr>
    </w:div>
    <w:div w:id="232014323">
      <w:bodyDiv w:val="1"/>
      <w:marLeft w:val="0"/>
      <w:marRight w:val="0"/>
      <w:marTop w:val="0"/>
      <w:marBottom w:val="0"/>
      <w:divBdr>
        <w:top w:val="none" w:sz="0" w:space="0" w:color="auto"/>
        <w:left w:val="none" w:sz="0" w:space="0" w:color="auto"/>
        <w:bottom w:val="none" w:sz="0" w:space="0" w:color="auto"/>
        <w:right w:val="none" w:sz="0" w:space="0" w:color="auto"/>
      </w:divBdr>
    </w:div>
    <w:div w:id="293872621">
      <w:bodyDiv w:val="1"/>
      <w:marLeft w:val="0"/>
      <w:marRight w:val="0"/>
      <w:marTop w:val="0"/>
      <w:marBottom w:val="0"/>
      <w:divBdr>
        <w:top w:val="none" w:sz="0" w:space="0" w:color="auto"/>
        <w:left w:val="none" w:sz="0" w:space="0" w:color="auto"/>
        <w:bottom w:val="none" w:sz="0" w:space="0" w:color="auto"/>
        <w:right w:val="none" w:sz="0" w:space="0" w:color="auto"/>
      </w:divBdr>
    </w:div>
    <w:div w:id="410154565">
      <w:bodyDiv w:val="1"/>
      <w:marLeft w:val="0"/>
      <w:marRight w:val="0"/>
      <w:marTop w:val="0"/>
      <w:marBottom w:val="0"/>
      <w:divBdr>
        <w:top w:val="none" w:sz="0" w:space="0" w:color="auto"/>
        <w:left w:val="none" w:sz="0" w:space="0" w:color="auto"/>
        <w:bottom w:val="none" w:sz="0" w:space="0" w:color="auto"/>
        <w:right w:val="none" w:sz="0" w:space="0" w:color="auto"/>
      </w:divBdr>
    </w:div>
    <w:div w:id="457577007">
      <w:bodyDiv w:val="1"/>
      <w:marLeft w:val="0"/>
      <w:marRight w:val="0"/>
      <w:marTop w:val="0"/>
      <w:marBottom w:val="0"/>
      <w:divBdr>
        <w:top w:val="none" w:sz="0" w:space="0" w:color="auto"/>
        <w:left w:val="none" w:sz="0" w:space="0" w:color="auto"/>
        <w:bottom w:val="none" w:sz="0" w:space="0" w:color="auto"/>
        <w:right w:val="none" w:sz="0" w:space="0" w:color="auto"/>
      </w:divBdr>
    </w:div>
    <w:div w:id="475878226">
      <w:bodyDiv w:val="1"/>
      <w:marLeft w:val="0"/>
      <w:marRight w:val="0"/>
      <w:marTop w:val="0"/>
      <w:marBottom w:val="0"/>
      <w:divBdr>
        <w:top w:val="none" w:sz="0" w:space="0" w:color="auto"/>
        <w:left w:val="none" w:sz="0" w:space="0" w:color="auto"/>
        <w:bottom w:val="none" w:sz="0" w:space="0" w:color="auto"/>
        <w:right w:val="none" w:sz="0" w:space="0" w:color="auto"/>
      </w:divBdr>
    </w:div>
    <w:div w:id="503742160">
      <w:bodyDiv w:val="1"/>
      <w:marLeft w:val="0"/>
      <w:marRight w:val="0"/>
      <w:marTop w:val="0"/>
      <w:marBottom w:val="0"/>
      <w:divBdr>
        <w:top w:val="none" w:sz="0" w:space="0" w:color="auto"/>
        <w:left w:val="none" w:sz="0" w:space="0" w:color="auto"/>
        <w:bottom w:val="none" w:sz="0" w:space="0" w:color="auto"/>
        <w:right w:val="none" w:sz="0" w:space="0" w:color="auto"/>
      </w:divBdr>
    </w:div>
    <w:div w:id="510266091">
      <w:bodyDiv w:val="1"/>
      <w:marLeft w:val="0"/>
      <w:marRight w:val="0"/>
      <w:marTop w:val="0"/>
      <w:marBottom w:val="0"/>
      <w:divBdr>
        <w:top w:val="none" w:sz="0" w:space="0" w:color="auto"/>
        <w:left w:val="none" w:sz="0" w:space="0" w:color="auto"/>
        <w:bottom w:val="none" w:sz="0" w:space="0" w:color="auto"/>
        <w:right w:val="none" w:sz="0" w:space="0" w:color="auto"/>
      </w:divBdr>
    </w:div>
    <w:div w:id="552932958">
      <w:bodyDiv w:val="1"/>
      <w:marLeft w:val="0"/>
      <w:marRight w:val="0"/>
      <w:marTop w:val="0"/>
      <w:marBottom w:val="0"/>
      <w:divBdr>
        <w:top w:val="none" w:sz="0" w:space="0" w:color="auto"/>
        <w:left w:val="none" w:sz="0" w:space="0" w:color="auto"/>
        <w:bottom w:val="none" w:sz="0" w:space="0" w:color="auto"/>
        <w:right w:val="none" w:sz="0" w:space="0" w:color="auto"/>
      </w:divBdr>
    </w:div>
    <w:div w:id="581375867">
      <w:bodyDiv w:val="1"/>
      <w:marLeft w:val="0"/>
      <w:marRight w:val="0"/>
      <w:marTop w:val="0"/>
      <w:marBottom w:val="0"/>
      <w:divBdr>
        <w:top w:val="none" w:sz="0" w:space="0" w:color="auto"/>
        <w:left w:val="none" w:sz="0" w:space="0" w:color="auto"/>
        <w:bottom w:val="none" w:sz="0" w:space="0" w:color="auto"/>
        <w:right w:val="none" w:sz="0" w:space="0" w:color="auto"/>
      </w:divBdr>
    </w:div>
    <w:div w:id="630985584">
      <w:bodyDiv w:val="1"/>
      <w:marLeft w:val="0"/>
      <w:marRight w:val="0"/>
      <w:marTop w:val="0"/>
      <w:marBottom w:val="0"/>
      <w:divBdr>
        <w:top w:val="none" w:sz="0" w:space="0" w:color="auto"/>
        <w:left w:val="none" w:sz="0" w:space="0" w:color="auto"/>
        <w:bottom w:val="none" w:sz="0" w:space="0" w:color="auto"/>
        <w:right w:val="none" w:sz="0" w:space="0" w:color="auto"/>
      </w:divBdr>
    </w:div>
    <w:div w:id="663049374">
      <w:bodyDiv w:val="1"/>
      <w:marLeft w:val="0"/>
      <w:marRight w:val="0"/>
      <w:marTop w:val="0"/>
      <w:marBottom w:val="0"/>
      <w:divBdr>
        <w:top w:val="none" w:sz="0" w:space="0" w:color="auto"/>
        <w:left w:val="none" w:sz="0" w:space="0" w:color="auto"/>
        <w:bottom w:val="none" w:sz="0" w:space="0" w:color="auto"/>
        <w:right w:val="none" w:sz="0" w:space="0" w:color="auto"/>
      </w:divBdr>
      <w:divsChild>
        <w:div w:id="1845587533">
          <w:marLeft w:val="360"/>
          <w:marRight w:val="0"/>
          <w:marTop w:val="200"/>
          <w:marBottom w:val="0"/>
          <w:divBdr>
            <w:top w:val="none" w:sz="0" w:space="0" w:color="auto"/>
            <w:left w:val="none" w:sz="0" w:space="0" w:color="auto"/>
            <w:bottom w:val="none" w:sz="0" w:space="0" w:color="auto"/>
            <w:right w:val="none" w:sz="0" w:space="0" w:color="auto"/>
          </w:divBdr>
        </w:div>
      </w:divsChild>
    </w:div>
    <w:div w:id="783304350">
      <w:bodyDiv w:val="1"/>
      <w:marLeft w:val="0"/>
      <w:marRight w:val="0"/>
      <w:marTop w:val="0"/>
      <w:marBottom w:val="0"/>
      <w:divBdr>
        <w:top w:val="none" w:sz="0" w:space="0" w:color="auto"/>
        <w:left w:val="none" w:sz="0" w:space="0" w:color="auto"/>
        <w:bottom w:val="none" w:sz="0" w:space="0" w:color="auto"/>
        <w:right w:val="none" w:sz="0" w:space="0" w:color="auto"/>
      </w:divBdr>
    </w:div>
    <w:div w:id="789056838">
      <w:bodyDiv w:val="1"/>
      <w:marLeft w:val="0"/>
      <w:marRight w:val="0"/>
      <w:marTop w:val="0"/>
      <w:marBottom w:val="0"/>
      <w:divBdr>
        <w:top w:val="none" w:sz="0" w:space="0" w:color="auto"/>
        <w:left w:val="none" w:sz="0" w:space="0" w:color="auto"/>
        <w:bottom w:val="none" w:sz="0" w:space="0" w:color="auto"/>
        <w:right w:val="none" w:sz="0" w:space="0" w:color="auto"/>
      </w:divBdr>
    </w:div>
    <w:div w:id="793718252">
      <w:bodyDiv w:val="1"/>
      <w:marLeft w:val="0"/>
      <w:marRight w:val="0"/>
      <w:marTop w:val="0"/>
      <w:marBottom w:val="0"/>
      <w:divBdr>
        <w:top w:val="none" w:sz="0" w:space="0" w:color="auto"/>
        <w:left w:val="none" w:sz="0" w:space="0" w:color="auto"/>
        <w:bottom w:val="none" w:sz="0" w:space="0" w:color="auto"/>
        <w:right w:val="none" w:sz="0" w:space="0" w:color="auto"/>
      </w:divBdr>
    </w:div>
    <w:div w:id="824395476">
      <w:bodyDiv w:val="1"/>
      <w:marLeft w:val="0"/>
      <w:marRight w:val="0"/>
      <w:marTop w:val="0"/>
      <w:marBottom w:val="0"/>
      <w:divBdr>
        <w:top w:val="none" w:sz="0" w:space="0" w:color="auto"/>
        <w:left w:val="none" w:sz="0" w:space="0" w:color="auto"/>
        <w:bottom w:val="none" w:sz="0" w:space="0" w:color="auto"/>
        <w:right w:val="none" w:sz="0" w:space="0" w:color="auto"/>
      </w:divBdr>
    </w:div>
    <w:div w:id="875853176">
      <w:bodyDiv w:val="1"/>
      <w:marLeft w:val="0"/>
      <w:marRight w:val="0"/>
      <w:marTop w:val="0"/>
      <w:marBottom w:val="0"/>
      <w:divBdr>
        <w:top w:val="none" w:sz="0" w:space="0" w:color="auto"/>
        <w:left w:val="none" w:sz="0" w:space="0" w:color="auto"/>
        <w:bottom w:val="none" w:sz="0" w:space="0" w:color="auto"/>
        <w:right w:val="none" w:sz="0" w:space="0" w:color="auto"/>
      </w:divBdr>
    </w:div>
    <w:div w:id="961617717">
      <w:bodyDiv w:val="1"/>
      <w:marLeft w:val="0"/>
      <w:marRight w:val="0"/>
      <w:marTop w:val="0"/>
      <w:marBottom w:val="0"/>
      <w:divBdr>
        <w:top w:val="none" w:sz="0" w:space="0" w:color="auto"/>
        <w:left w:val="none" w:sz="0" w:space="0" w:color="auto"/>
        <w:bottom w:val="none" w:sz="0" w:space="0" w:color="auto"/>
        <w:right w:val="none" w:sz="0" w:space="0" w:color="auto"/>
      </w:divBdr>
    </w:div>
    <w:div w:id="966736127">
      <w:bodyDiv w:val="1"/>
      <w:marLeft w:val="0"/>
      <w:marRight w:val="0"/>
      <w:marTop w:val="0"/>
      <w:marBottom w:val="0"/>
      <w:divBdr>
        <w:top w:val="none" w:sz="0" w:space="0" w:color="auto"/>
        <w:left w:val="none" w:sz="0" w:space="0" w:color="auto"/>
        <w:bottom w:val="none" w:sz="0" w:space="0" w:color="auto"/>
        <w:right w:val="none" w:sz="0" w:space="0" w:color="auto"/>
      </w:divBdr>
    </w:div>
    <w:div w:id="976422212">
      <w:bodyDiv w:val="1"/>
      <w:marLeft w:val="0"/>
      <w:marRight w:val="0"/>
      <w:marTop w:val="0"/>
      <w:marBottom w:val="0"/>
      <w:divBdr>
        <w:top w:val="none" w:sz="0" w:space="0" w:color="auto"/>
        <w:left w:val="none" w:sz="0" w:space="0" w:color="auto"/>
        <w:bottom w:val="none" w:sz="0" w:space="0" w:color="auto"/>
        <w:right w:val="none" w:sz="0" w:space="0" w:color="auto"/>
      </w:divBdr>
      <w:divsChild>
        <w:div w:id="438332061">
          <w:marLeft w:val="360"/>
          <w:marRight w:val="0"/>
          <w:marTop w:val="200"/>
          <w:marBottom w:val="0"/>
          <w:divBdr>
            <w:top w:val="none" w:sz="0" w:space="0" w:color="auto"/>
            <w:left w:val="none" w:sz="0" w:space="0" w:color="auto"/>
            <w:bottom w:val="none" w:sz="0" w:space="0" w:color="auto"/>
            <w:right w:val="none" w:sz="0" w:space="0" w:color="auto"/>
          </w:divBdr>
        </w:div>
      </w:divsChild>
    </w:div>
    <w:div w:id="1073233363">
      <w:bodyDiv w:val="1"/>
      <w:marLeft w:val="0"/>
      <w:marRight w:val="0"/>
      <w:marTop w:val="0"/>
      <w:marBottom w:val="0"/>
      <w:divBdr>
        <w:top w:val="none" w:sz="0" w:space="0" w:color="auto"/>
        <w:left w:val="none" w:sz="0" w:space="0" w:color="auto"/>
        <w:bottom w:val="none" w:sz="0" w:space="0" w:color="auto"/>
        <w:right w:val="none" w:sz="0" w:space="0" w:color="auto"/>
      </w:divBdr>
      <w:divsChild>
        <w:div w:id="1324553766">
          <w:marLeft w:val="1080"/>
          <w:marRight w:val="0"/>
          <w:marTop w:val="100"/>
          <w:marBottom w:val="0"/>
          <w:divBdr>
            <w:top w:val="none" w:sz="0" w:space="0" w:color="auto"/>
            <w:left w:val="none" w:sz="0" w:space="0" w:color="auto"/>
            <w:bottom w:val="none" w:sz="0" w:space="0" w:color="auto"/>
            <w:right w:val="none" w:sz="0" w:space="0" w:color="auto"/>
          </w:divBdr>
        </w:div>
      </w:divsChild>
    </w:div>
    <w:div w:id="1110393121">
      <w:bodyDiv w:val="1"/>
      <w:marLeft w:val="0"/>
      <w:marRight w:val="0"/>
      <w:marTop w:val="0"/>
      <w:marBottom w:val="0"/>
      <w:divBdr>
        <w:top w:val="none" w:sz="0" w:space="0" w:color="auto"/>
        <w:left w:val="none" w:sz="0" w:space="0" w:color="auto"/>
        <w:bottom w:val="none" w:sz="0" w:space="0" w:color="auto"/>
        <w:right w:val="none" w:sz="0" w:space="0" w:color="auto"/>
      </w:divBdr>
    </w:div>
    <w:div w:id="1137383208">
      <w:bodyDiv w:val="1"/>
      <w:marLeft w:val="0"/>
      <w:marRight w:val="0"/>
      <w:marTop w:val="0"/>
      <w:marBottom w:val="0"/>
      <w:divBdr>
        <w:top w:val="none" w:sz="0" w:space="0" w:color="auto"/>
        <w:left w:val="none" w:sz="0" w:space="0" w:color="auto"/>
        <w:bottom w:val="none" w:sz="0" w:space="0" w:color="auto"/>
        <w:right w:val="none" w:sz="0" w:space="0" w:color="auto"/>
      </w:divBdr>
    </w:div>
    <w:div w:id="1170753314">
      <w:bodyDiv w:val="1"/>
      <w:marLeft w:val="0"/>
      <w:marRight w:val="0"/>
      <w:marTop w:val="0"/>
      <w:marBottom w:val="0"/>
      <w:divBdr>
        <w:top w:val="none" w:sz="0" w:space="0" w:color="auto"/>
        <w:left w:val="none" w:sz="0" w:space="0" w:color="auto"/>
        <w:bottom w:val="none" w:sz="0" w:space="0" w:color="auto"/>
        <w:right w:val="none" w:sz="0" w:space="0" w:color="auto"/>
      </w:divBdr>
    </w:div>
    <w:div w:id="1358119344">
      <w:bodyDiv w:val="1"/>
      <w:marLeft w:val="0"/>
      <w:marRight w:val="0"/>
      <w:marTop w:val="0"/>
      <w:marBottom w:val="0"/>
      <w:divBdr>
        <w:top w:val="none" w:sz="0" w:space="0" w:color="auto"/>
        <w:left w:val="none" w:sz="0" w:space="0" w:color="auto"/>
        <w:bottom w:val="none" w:sz="0" w:space="0" w:color="auto"/>
        <w:right w:val="none" w:sz="0" w:space="0" w:color="auto"/>
      </w:divBdr>
    </w:div>
    <w:div w:id="1448236367">
      <w:bodyDiv w:val="1"/>
      <w:marLeft w:val="0"/>
      <w:marRight w:val="0"/>
      <w:marTop w:val="0"/>
      <w:marBottom w:val="0"/>
      <w:divBdr>
        <w:top w:val="none" w:sz="0" w:space="0" w:color="auto"/>
        <w:left w:val="none" w:sz="0" w:space="0" w:color="auto"/>
        <w:bottom w:val="none" w:sz="0" w:space="0" w:color="auto"/>
        <w:right w:val="none" w:sz="0" w:space="0" w:color="auto"/>
      </w:divBdr>
      <w:divsChild>
        <w:div w:id="405417609">
          <w:marLeft w:val="720"/>
          <w:marRight w:val="0"/>
          <w:marTop w:val="0"/>
          <w:marBottom w:val="0"/>
          <w:divBdr>
            <w:top w:val="none" w:sz="0" w:space="0" w:color="auto"/>
            <w:left w:val="none" w:sz="0" w:space="0" w:color="auto"/>
            <w:bottom w:val="none" w:sz="0" w:space="0" w:color="auto"/>
            <w:right w:val="none" w:sz="0" w:space="0" w:color="auto"/>
          </w:divBdr>
        </w:div>
      </w:divsChild>
    </w:div>
    <w:div w:id="1524325141">
      <w:bodyDiv w:val="1"/>
      <w:marLeft w:val="0"/>
      <w:marRight w:val="0"/>
      <w:marTop w:val="0"/>
      <w:marBottom w:val="0"/>
      <w:divBdr>
        <w:top w:val="none" w:sz="0" w:space="0" w:color="auto"/>
        <w:left w:val="none" w:sz="0" w:space="0" w:color="auto"/>
        <w:bottom w:val="none" w:sz="0" w:space="0" w:color="auto"/>
        <w:right w:val="none" w:sz="0" w:space="0" w:color="auto"/>
      </w:divBdr>
    </w:div>
    <w:div w:id="1558055008">
      <w:bodyDiv w:val="1"/>
      <w:marLeft w:val="0"/>
      <w:marRight w:val="0"/>
      <w:marTop w:val="0"/>
      <w:marBottom w:val="0"/>
      <w:divBdr>
        <w:top w:val="none" w:sz="0" w:space="0" w:color="auto"/>
        <w:left w:val="none" w:sz="0" w:space="0" w:color="auto"/>
        <w:bottom w:val="none" w:sz="0" w:space="0" w:color="auto"/>
        <w:right w:val="none" w:sz="0" w:space="0" w:color="auto"/>
      </w:divBdr>
    </w:div>
    <w:div w:id="1567228816">
      <w:bodyDiv w:val="1"/>
      <w:marLeft w:val="0"/>
      <w:marRight w:val="0"/>
      <w:marTop w:val="0"/>
      <w:marBottom w:val="0"/>
      <w:divBdr>
        <w:top w:val="none" w:sz="0" w:space="0" w:color="auto"/>
        <w:left w:val="none" w:sz="0" w:space="0" w:color="auto"/>
        <w:bottom w:val="none" w:sz="0" w:space="0" w:color="auto"/>
        <w:right w:val="none" w:sz="0" w:space="0" w:color="auto"/>
      </w:divBdr>
    </w:div>
    <w:div w:id="1586382162">
      <w:bodyDiv w:val="1"/>
      <w:marLeft w:val="0"/>
      <w:marRight w:val="0"/>
      <w:marTop w:val="0"/>
      <w:marBottom w:val="0"/>
      <w:divBdr>
        <w:top w:val="none" w:sz="0" w:space="0" w:color="auto"/>
        <w:left w:val="none" w:sz="0" w:space="0" w:color="auto"/>
        <w:bottom w:val="none" w:sz="0" w:space="0" w:color="auto"/>
        <w:right w:val="none" w:sz="0" w:space="0" w:color="auto"/>
      </w:divBdr>
    </w:div>
    <w:div w:id="1626043617">
      <w:bodyDiv w:val="1"/>
      <w:marLeft w:val="0"/>
      <w:marRight w:val="0"/>
      <w:marTop w:val="0"/>
      <w:marBottom w:val="0"/>
      <w:divBdr>
        <w:top w:val="none" w:sz="0" w:space="0" w:color="auto"/>
        <w:left w:val="none" w:sz="0" w:space="0" w:color="auto"/>
        <w:bottom w:val="none" w:sz="0" w:space="0" w:color="auto"/>
        <w:right w:val="none" w:sz="0" w:space="0" w:color="auto"/>
      </w:divBdr>
    </w:div>
    <w:div w:id="1656765857">
      <w:bodyDiv w:val="1"/>
      <w:marLeft w:val="0"/>
      <w:marRight w:val="0"/>
      <w:marTop w:val="0"/>
      <w:marBottom w:val="0"/>
      <w:divBdr>
        <w:top w:val="none" w:sz="0" w:space="0" w:color="auto"/>
        <w:left w:val="none" w:sz="0" w:space="0" w:color="auto"/>
        <w:bottom w:val="none" w:sz="0" w:space="0" w:color="auto"/>
        <w:right w:val="none" w:sz="0" w:space="0" w:color="auto"/>
      </w:divBdr>
      <w:divsChild>
        <w:div w:id="1492411198">
          <w:marLeft w:val="360"/>
          <w:marRight w:val="0"/>
          <w:marTop w:val="200"/>
          <w:marBottom w:val="0"/>
          <w:divBdr>
            <w:top w:val="none" w:sz="0" w:space="0" w:color="auto"/>
            <w:left w:val="none" w:sz="0" w:space="0" w:color="auto"/>
            <w:bottom w:val="none" w:sz="0" w:space="0" w:color="auto"/>
            <w:right w:val="none" w:sz="0" w:space="0" w:color="auto"/>
          </w:divBdr>
        </w:div>
      </w:divsChild>
    </w:div>
    <w:div w:id="1660226047">
      <w:bodyDiv w:val="1"/>
      <w:marLeft w:val="0"/>
      <w:marRight w:val="0"/>
      <w:marTop w:val="0"/>
      <w:marBottom w:val="0"/>
      <w:divBdr>
        <w:top w:val="none" w:sz="0" w:space="0" w:color="auto"/>
        <w:left w:val="none" w:sz="0" w:space="0" w:color="auto"/>
        <w:bottom w:val="none" w:sz="0" w:space="0" w:color="auto"/>
        <w:right w:val="none" w:sz="0" w:space="0" w:color="auto"/>
      </w:divBdr>
    </w:div>
    <w:div w:id="1683627400">
      <w:bodyDiv w:val="1"/>
      <w:marLeft w:val="0"/>
      <w:marRight w:val="0"/>
      <w:marTop w:val="0"/>
      <w:marBottom w:val="0"/>
      <w:divBdr>
        <w:top w:val="none" w:sz="0" w:space="0" w:color="auto"/>
        <w:left w:val="none" w:sz="0" w:space="0" w:color="auto"/>
        <w:bottom w:val="none" w:sz="0" w:space="0" w:color="auto"/>
        <w:right w:val="none" w:sz="0" w:space="0" w:color="auto"/>
      </w:divBdr>
    </w:div>
    <w:div w:id="1695380921">
      <w:bodyDiv w:val="1"/>
      <w:marLeft w:val="0"/>
      <w:marRight w:val="0"/>
      <w:marTop w:val="0"/>
      <w:marBottom w:val="0"/>
      <w:divBdr>
        <w:top w:val="none" w:sz="0" w:space="0" w:color="auto"/>
        <w:left w:val="none" w:sz="0" w:space="0" w:color="auto"/>
        <w:bottom w:val="none" w:sz="0" w:space="0" w:color="auto"/>
        <w:right w:val="none" w:sz="0" w:space="0" w:color="auto"/>
      </w:divBdr>
    </w:div>
    <w:div w:id="1723602012">
      <w:bodyDiv w:val="1"/>
      <w:marLeft w:val="0"/>
      <w:marRight w:val="0"/>
      <w:marTop w:val="0"/>
      <w:marBottom w:val="0"/>
      <w:divBdr>
        <w:top w:val="none" w:sz="0" w:space="0" w:color="auto"/>
        <w:left w:val="none" w:sz="0" w:space="0" w:color="auto"/>
        <w:bottom w:val="none" w:sz="0" w:space="0" w:color="auto"/>
        <w:right w:val="none" w:sz="0" w:space="0" w:color="auto"/>
      </w:divBdr>
    </w:div>
    <w:div w:id="1838183912">
      <w:bodyDiv w:val="1"/>
      <w:marLeft w:val="0"/>
      <w:marRight w:val="0"/>
      <w:marTop w:val="0"/>
      <w:marBottom w:val="0"/>
      <w:divBdr>
        <w:top w:val="none" w:sz="0" w:space="0" w:color="auto"/>
        <w:left w:val="none" w:sz="0" w:space="0" w:color="auto"/>
        <w:bottom w:val="none" w:sz="0" w:space="0" w:color="auto"/>
        <w:right w:val="none" w:sz="0" w:space="0" w:color="auto"/>
      </w:divBdr>
    </w:div>
    <w:div w:id="1870338291">
      <w:bodyDiv w:val="1"/>
      <w:marLeft w:val="0"/>
      <w:marRight w:val="0"/>
      <w:marTop w:val="0"/>
      <w:marBottom w:val="0"/>
      <w:divBdr>
        <w:top w:val="none" w:sz="0" w:space="0" w:color="auto"/>
        <w:left w:val="none" w:sz="0" w:space="0" w:color="auto"/>
        <w:bottom w:val="none" w:sz="0" w:space="0" w:color="auto"/>
        <w:right w:val="none" w:sz="0" w:space="0" w:color="auto"/>
      </w:divBdr>
    </w:div>
    <w:div w:id="1899048011">
      <w:bodyDiv w:val="1"/>
      <w:marLeft w:val="0"/>
      <w:marRight w:val="0"/>
      <w:marTop w:val="0"/>
      <w:marBottom w:val="0"/>
      <w:divBdr>
        <w:top w:val="none" w:sz="0" w:space="0" w:color="auto"/>
        <w:left w:val="none" w:sz="0" w:space="0" w:color="auto"/>
        <w:bottom w:val="none" w:sz="0" w:space="0" w:color="auto"/>
        <w:right w:val="none" w:sz="0" w:space="0" w:color="auto"/>
      </w:divBdr>
    </w:div>
    <w:div w:id="1928343200">
      <w:bodyDiv w:val="1"/>
      <w:marLeft w:val="0"/>
      <w:marRight w:val="0"/>
      <w:marTop w:val="0"/>
      <w:marBottom w:val="0"/>
      <w:divBdr>
        <w:top w:val="none" w:sz="0" w:space="0" w:color="auto"/>
        <w:left w:val="none" w:sz="0" w:space="0" w:color="auto"/>
        <w:bottom w:val="none" w:sz="0" w:space="0" w:color="auto"/>
        <w:right w:val="none" w:sz="0" w:space="0" w:color="auto"/>
      </w:divBdr>
      <w:divsChild>
        <w:div w:id="1432899172">
          <w:marLeft w:val="1426"/>
          <w:marRight w:val="0"/>
          <w:marTop w:val="115"/>
          <w:marBottom w:val="0"/>
          <w:divBdr>
            <w:top w:val="none" w:sz="0" w:space="0" w:color="auto"/>
            <w:left w:val="none" w:sz="0" w:space="0" w:color="auto"/>
            <w:bottom w:val="none" w:sz="0" w:space="0" w:color="auto"/>
            <w:right w:val="none" w:sz="0" w:space="0" w:color="auto"/>
          </w:divBdr>
        </w:div>
      </w:divsChild>
    </w:div>
    <w:div w:id="1975207786">
      <w:bodyDiv w:val="1"/>
      <w:marLeft w:val="0"/>
      <w:marRight w:val="0"/>
      <w:marTop w:val="0"/>
      <w:marBottom w:val="0"/>
      <w:divBdr>
        <w:top w:val="none" w:sz="0" w:space="0" w:color="auto"/>
        <w:left w:val="none" w:sz="0" w:space="0" w:color="auto"/>
        <w:bottom w:val="none" w:sz="0" w:space="0" w:color="auto"/>
        <w:right w:val="none" w:sz="0" w:space="0" w:color="auto"/>
      </w:divBdr>
    </w:div>
    <w:div w:id="1979678397">
      <w:bodyDiv w:val="1"/>
      <w:marLeft w:val="0"/>
      <w:marRight w:val="0"/>
      <w:marTop w:val="0"/>
      <w:marBottom w:val="0"/>
      <w:divBdr>
        <w:top w:val="none" w:sz="0" w:space="0" w:color="auto"/>
        <w:left w:val="none" w:sz="0" w:space="0" w:color="auto"/>
        <w:bottom w:val="none" w:sz="0" w:space="0" w:color="auto"/>
        <w:right w:val="none" w:sz="0" w:space="0" w:color="auto"/>
      </w:divBdr>
      <w:divsChild>
        <w:div w:id="199704050">
          <w:marLeft w:val="360"/>
          <w:marRight w:val="0"/>
          <w:marTop w:val="200"/>
          <w:marBottom w:val="0"/>
          <w:divBdr>
            <w:top w:val="none" w:sz="0" w:space="0" w:color="auto"/>
            <w:left w:val="none" w:sz="0" w:space="0" w:color="auto"/>
            <w:bottom w:val="none" w:sz="0" w:space="0" w:color="auto"/>
            <w:right w:val="none" w:sz="0" w:space="0" w:color="auto"/>
          </w:divBdr>
        </w:div>
      </w:divsChild>
    </w:div>
    <w:div w:id="2074622001">
      <w:bodyDiv w:val="1"/>
      <w:marLeft w:val="0"/>
      <w:marRight w:val="0"/>
      <w:marTop w:val="0"/>
      <w:marBottom w:val="0"/>
      <w:divBdr>
        <w:top w:val="none" w:sz="0" w:space="0" w:color="auto"/>
        <w:left w:val="none" w:sz="0" w:space="0" w:color="auto"/>
        <w:bottom w:val="none" w:sz="0" w:space="0" w:color="auto"/>
        <w:right w:val="none" w:sz="0" w:space="0" w:color="auto"/>
      </w:divBdr>
    </w:div>
    <w:div w:id="2101562077">
      <w:bodyDiv w:val="1"/>
      <w:marLeft w:val="0"/>
      <w:marRight w:val="0"/>
      <w:marTop w:val="0"/>
      <w:marBottom w:val="0"/>
      <w:divBdr>
        <w:top w:val="none" w:sz="0" w:space="0" w:color="auto"/>
        <w:left w:val="none" w:sz="0" w:space="0" w:color="auto"/>
        <w:bottom w:val="none" w:sz="0" w:space="0" w:color="auto"/>
        <w:right w:val="none" w:sz="0" w:space="0" w:color="auto"/>
      </w:divBdr>
    </w:div>
    <w:div w:id="214042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tistrength.wlv.ac.uk/" TargetMode="Externa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1.png"/><Relationship Id="rId42" Type="http://schemas.openxmlformats.org/officeDocument/2006/relationships/comments" Target="comments.xml"/><Relationship Id="rId47" Type="http://schemas.openxmlformats.org/officeDocument/2006/relationships/chart" Target="charts/chart4.xml"/><Relationship Id="rId50" Type="http://schemas.openxmlformats.org/officeDocument/2006/relationships/hyperlink" Target="https://wordnet.princeton.edu/wordnet/man/wnstats.7WN.html" TargetMode="External"/><Relationship Id="rId7" Type="http://schemas.openxmlformats.org/officeDocument/2006/relationships/endnotes" Target="endnotes.xml"/><Relationship Id="rId12" Type="http://schemas.openxmlformats.org/officeDocument/2006/relationships/hyperlink" Target="http://liwc.wpengine.com/"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6.jp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ol-smileys.com/text-emoticons"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2.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6.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jpg"/><Relationship Id="rId44" Type="http://schemas.openxmlformats.org/officeDocument/2006/relationships/chart" Target="charts/chart1.xm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sentiment140.com" TargetMode="External"/><Relationship Id="rId22" Type="http://schemas.openxmlformats.org/officeDocument/2006/relationships/image" Target="media/image10.JPG"/><Relationship Id="rId27" Type="http://schemas.openxmlformats.org/officeDocument/2006/relationships/package" Target="embeddings/Microsoft_Visio_Drawing6111111.vsdx"/><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commentsExtended" Target="commentsExtended.xml"/><Relationship Id="rId48" Type="http://schemas.openxmlformats.org/officeDocument/2006/relationships/chart" Target="charts/chart5.xml"/><Relationship Id="rId8" Type="http://schemas.openxmlformats.org/officeDocument/2006/relationships/footer" Target="footer1.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sz="1800" b="1" i="0" cap="all" baseline="0">
                <a:effectLst/>
              </a:rPr>
              <a:t>giá trị log-likelihood theo số lượng chủ đề</a:t>
            </a:r>
            <a:endParaRPr lang="vi-VN">
              <a:effectLst/>
            </a:endParaRPr>
          </a:p>
        </c:rich>
      </c:tx>
      <c:layout/>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lineChart>
        <c:grouping val="standard"/>
        <c:varyColors val="0"/>
        <c:ser>
          <c:idx val="0"/>
          <c:order val="0"/>
          <c:spPr>
            <a:ln w="34925" cap="rnd">
              <a:solidFill>
                <a:schemeClr val="lt1"/>
              </a:solidFill>
              <a:round/>
            </a:ln>
            <a:effectLst>
              <a:outerShdw dist="25400" dir="2700000" algn="tl" rotWithShape="0">
                <a:schemeClr val="accent1"/>
              </a:outerShdw>
            </a:effectLst>
          </c:spPr>
          <c:marker>
            <c:symbol val="none"/>
          </c:marker>
          <c:cat>
            <c:numRef>
              <c:f>Sheet1!$D$9:$D$27</c:f>
              <c:numCache>
                <c:formatCode>General</c:formatCode>
                <c:ptCount val="1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numCache>
            </c:numRef>
          </c:cat>
          <c:val>
            <c:numRef>
              <c:f>Sheet1!$E$9:$E$27</c:f>
              <c:numCache>
                <c:formatCode>General</c:formatCode>
                <c:ptCount val="19"/>
                <c:pt idx="0">
                  <c:v>-12863.08498</c:v>
                </c:pt>
                <c:pt idx="1">
                  <c:v>-12669.98403</c:v>
                </c:pt>
                <c:pt idx="2">
                  <c:v>-12592.60097</c:v>
                </c:pt>
                <c:pt idx="3">
                  <c:v>-12388.925230000001</c:v>
                </c:pt>
                <c:pt idx="4">
                  <c:v>-12344.51124</c:v>
                </c:pt>
                <c:pt idx="5">
                  <c:v>-12390.308650000001</c:v>
                </c:pt>
                <c:pt idx="6">
                  <c:v>-12338.86886</c:v>
                </c:pt>
                <c:pt idx="7">
                  <c:v>-12298.051009999999</c:v>
                </c:pt>
                <c:pt idx="8">
                  <c:v>-12442.32746</c:v>
                </c:pt>
                <c:pt idx="9">
                  <c:v>-12380.811240000001</c:v>
                </c:pt>
                <c:pt idx="10">
                  <c:v>-12431.213110000001</c:v>
                </c:pt>
                <c:pt idx="11">
                  <c:v>-12477.63154</c:v>
                </c:pt>
                <c:pt idx="12">
                  <c:v>-12565.57164</c:v>
                </c:pt>
                <c:pt idx="13">
                  <c:v>-12646.07093</c:v>
                </c:pt>
                <c:pt idx="14">
                  <c:v>-12628.630139999999</c:v>
                </c:pt>
                <c:pt idx="15">
                  <c:v>-12751.16905</c:v>
                </c:pt>
                <c:pt idx="16">
                  <c:v>-12766.76312</c:v>
                </c:pt>
                <c:pt idx="17">
                  <c:v>-12836.91325</c:v>
                </c:pt>
                <c:pt idx="18">
                  <c:v>-12866.32546</c:v>
                </c:pt>
              </c:numCache>
            </c:numRef>
          </c:val>
          <c:smooth val="0"/>
        </c:ser>
        <c:dLbls>
          <c:showLegendKey val="0"/>
          <c:showVal val="0"/>
          <c:showCatName val="0"/>
          <c:showSerName val="0"/>
          <c:showPercent val="0"/>
          <c:showBubbleSize val="0"/>
        </c:dLbls>
        <c:dropLines>
          <c:spPr>
            <a:ln w="9525" cap="flat" cmpd="sng" algn="ctr">
              <a:gradFill>
                <a:gsLst>
                  <a:gs pos="0">
                    <a:schemeClr val="lt1"/>
                  </a:gs>
                  <a:gs pos="100000">
                    <a:schemeClr val="lt1">
                      <a:alpha val="0"/>
                    </a:schemeClr>
                  </a:gs>
                </a:gsLst>
                <a:lin ang="5400000" scaled="0"/>
              </a:gradFill>
              <a:round/>
            </a:ln>
            <a:effectLst/>
          </c:spPr>
        </c:dropLines>
        <c:smooth val="0"/>
        <c:axId val="315470696"/>
        <c:axId val="315471480"/>
      </c:lineChart>
      <c:catAx>
        <c:axId val="31547069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Số</a:t>
                </a:r>
                <a:r>
                  <a:rPr lang="en-US" baseline="0"/>
                  <a:t> lượng chủ đề</a:t>
                </a:r>
                <a:endParaRPr lang="vi-VN"/>
              </a:p>
            </c:rich>
          </c:tx>
          <c:layout/>
          <c:overlay val="0"/>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solidFill>
            <a:round/>
          </a:ln>
          <a:effectLst/>
        </c:spPr>
        <c:txPr>
          <a:bodyPr rot="-60000000" spcFirstLastPara="1" vertOverflow="ellipsis" vert="horz" wrap="square" anchor="ctr" anchorCtr="1"/>
          <a:lstStyle/>
          <a:p>
            <a:pPr>
              <a:defRPr sz="900" b="0" i="0" u="none" strike="noStrike" kern="1200" spc="100" baseline="0">
                <a:solidFill>
                  <a:schemeClr val="lt1"/>
                </a:solidFill>
                <a:latin typeface="+mn-lt"/>
                <a:ea typeface="+mn-ea"/>
                <a:cs typeface="+mn-cs"/>
              </a:defRPr>
            </a:pPr>
            <a:endParaRPr lang="en-US"/>
          </a:p>
        </c:txPr>
        <c:crossAx val="315471480"/>
        <c:crosses val="autoZero"/>
        <c:auto val="1"/>
        <c:lblAlgn val="ctr"/>
        <c:lblOffset val="100"/>
        <c:noMultiLvlLbl val="0"/>
      </c:catAx>
      <c:valAx>
        <c:axId val="315471480"/>
        <c:scaling>
          <c:orientation val="minMax"/>
        </c:scaling>
        <c:delete val="0"/>
        <c:axPos val="l"/>
        <c:majorGridlines>
          <c:spPr>
            <a:ln w="9525" cap="flat" cmpd="sng" algn="ctr">
              <a:solidFill>
                <a:schemeClr val="lt1">
                  <a:alpha val="2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Log-likelihood</a:t>
                </a:r>
                <a:r>
                  <a:rPr lang="en-US" baseline="0"/>
                  <a:t> value</a:t>
                </a:r>
                <a:endParaRPr lang="en-US"/>
              </a:p>
            </c:rich>
          </c:tx>
          <c:layout/>
          <c:overlay val="0"/>
          <c:spPr>
            <a:noFill/>
            <a:ln>
              <a:noFill/>
            </a:ln>
            <a:effectLst/>
          </c:spPr>
          <c:txPr>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315470696"/>
        <c:crosses val="autoZero"/>
        <c:crossBetween val="between"/>
      </c:valAx>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Biểu đồ đánh giá kết quả phân lớp cảm xúc</a:t>
            </a:r>
          </a:p>
        </c:rich>
      </c:tx>
      <c:layout>
        <c:manualLayout>
          <c:xMode val="edge"/>
          <c:yMode val="edge"/>
          <c:x val="0.17284711286089238"/>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Sheet1!$I$12</c:f>
              <c:strCache>
                <c:ptCount val="1"/>
                <c:pt idx="0">
                  <c:v>Precision</c:v>
                </c:pt>
              </c:strCache>
            </c:strRef>
          </c:tx>
          <c:spPr>
            <a:solidFill>
              <a:schemeClr val="accent1"/>
            </a:solidFill>
            <a:ln>
              <a:noFill/>
            </a:ln>
            <a:effectLst/>
          </c:spPr>
          <c:invertIfNegative val="0"/>
          <c:cat>
            <c:strRef>
              <c:f>Sheet1!$J$11:$L$11</c:f>
              <c:strCache>
                <c:ptCount val="3"/>
                <c:pt idx="0">
                  <c:v>Tiêu cực</c:v>
                </c:pt>
                <c:pt idx="1">
                  <c:v>Tích cực</c:v>
                </c:pt>
                <c:pt idx="2">
                  <c:v>Trung bình hệ thống</c:v>
                </c:pt>
              </c:strCache>
            </c:strRef>
          </c:cat>
          <c:val>
            <c:numRef>
              <c:f>Sheet1!$J$12:$L$12</c:f>
              <c:numCache>
                <c:formatCode>General</c:formatCode>
                <c:ptCount val="3"/>
                <c:pt idx="0">
                  <c:v>0.79</c:v>
                </c:pt>
                <c:pt idx="1">
                  <c:v>0.79</c:v>
                </c:pt>
                <c:pt idx="2">
                  <c:v>0.79</c:v>
                </c:pt>
              </c:numCache>
            </c:numRef>
          </c:val>
        </c:ser>
        <c:ser>
          <c:idx val="1"/>
          <c:order val="1"/>
          <c:tx>
            <c:strRef>
              <c:f>Sheet1!$I$13</c:f>
              <c:strCache>
                <c:ptCount val="1"/>
                <c:pt idx="0">
                  <c:v>Recall</c:v>
                </c:pt>
              </c:strCache>
            </c:strRef>
          </c:tx>
          <c:spPr>
            <a:solidFill>
              <a:schemeClr val="accent2"/>
            </a:solidFill>
            <a:ln>
              <a:noFill/>
            </a:ln>
            <a:effectLst/>
          </c:spPr>
          <c:invertIfNegative val="0"/>
          <c:cat>
            <c:strRef>
              <c:f>Sheet1!$J$11:$L$11</c:f>
              <c:strCache>
                <c:ptCount val="3"/>
                <c:pt idx="0">
                  <c:v>Tiêu cực</c:v>
                </c:pt>
                <c:pt idx="1">
                  <c:v>Tích cực</c:v>
                </c:pt>
                <c:pt idx="2">
                  <c:v>Trung bình hệ thống</c:v>
                </c:pt>
              </c:strCache>
            </c:strRef>
          </c:cat>
          <c:val>
            <c:numRef>
              <c:f>Sheet1!$J$13:$L$13</c:f>
              <c:numCache>
                <c:formatCode>General</c:formatCode>
                <c:ptCount val="3"/>
                <c:pt idx="0">
                  <c:v>0.78</c:v>
                </c:pt>
                <c:pt idx="1">
                  <c:v>0.8</c:v>
                </c:pt>
                <c:pt idx="2">
                  <c:v>0.79</c:v>
                </c:pt>
              </c:numCache>
            </c:numRef>
          </c:val>
        </c:ser>
        <c:ser>
          <c:idx val="2"/>
          <c:order val="2"/>
          <c:tx>
            <c:strRef>
              <c:f>Sheet1!$I$14</c:f>
              <c:strCache>
                <c:ptCount val="1"/>
                <c:pt idx="0">
                  <c:v>F1 score</c:v>
                </c:pt>
              </c:strCache>
            </c:strRef>
          </c:tx>
          <c:spPr>
            <a:solidFill>
              <a:schemeClr val="accent3"/>
            </a:solidFill>
            <a:ln>
              <a:noFill/>
            </a:ln>
            <a:effectLst/>
          </c:spPr>
          <c:invertIfNegative val="0"/>
          <c:cat>
            <c:strRef>
              <c:f>Sheet1!$J$11:$L$11</c:f>
              <c:strCache>
                <c:ptCount val="3"/>
                <c:pt idx="0">
                  <c:v>Tiêu cực</c:v>
                </c:pt>
                <c:pt idx="1">
                  <c:v>Tích cực</c:v>
                </c:pt>
                <c:pt idx="2">
                  <c:v>Trung bình hệ thống</c:v>
                </c:pt>
              </c:strCache>
            </c:strRef>
          </c:cat>
          <c:val>
            <c:numRef>
              <c:f>Sheet1!$J$14:$L$14</c:f>
              <c:numCache>
                <c:formatCode>General</c:formatCode>
                <c:ptCount val="3"/>
                <c:pt idx="0">
                  <c:v>0.78</c:v>
                </c:pt>
                <c:pt idx="1">
                  <c:v>0.8</c:v>
                </c:pt>
                <c:pt idx="2">
                  <c:v>0.79</c:v>
                </c:pt>
              </c:numCache>
            </c:numRef>
          </c:val>
        </c:ser>
        <c:dLbls>
          <c:showLegendKey val="0"/>
          <c:showVal val="0"/>
          <c:showCatName val="0"/>
          <c:showSerName val="0"/>
          <c:showPercent val="0"/>
          <c:showBubbleSize val="0"/>
        </c:dLbls>
        <c:gapWidth val="219"/>
        <c:overlap val="-27"/>
        <c:axId val="315465992"/>
        <c:axId val="315471872"/>
      </c:barChart>
      <c:catAx>
        <c:axId val="315465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15471872"/>
        <c:crosses val="autoZero"/>
        <c:auto val="1"/>
        <c:lblAlgn val="ctr"/>
        <c:lblOffset val="100"/>
        <c:noMultiLvlLbl val="0"/>
      </c:catAx>
      <c:valAx>
        <c:axId val="315471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15465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t>Đánh giá kết quả phân lớp cho TDL1</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chemeClr val="accent1"/>
            </a:solidFill>
            <a:ln>
              <a:noFill/>
            </a:ln>
            <a:effectLst/>
          </c:spPr>
          <c:invertIfNegative val="0"/>
          <c:cat>
            <c:strRef>
              <c:f>Sheet1!$A$2:$A$4</c:f>
              <c:strCache>
                <c:ptCount val="3"/>
                <c:pt idx="0">
                  <c:v>Tích cực</c:v>
                </c:pt>
                <c:pt idx="1">
                  <c:v>Tiêu cực</c:v>
                </c:pt>
                <c:pt idx="2">
                  <c:v>Trung bình hệ thống</c:v>
                </c:pt>
              </c:strCache>
            </c:strRef>
          </c:cat>
          <c:val>
            <c:numRef>
              <c:f>Sheet1!$B$2:$B$4</c:f>
              <c:numCache>
                <c:formatCode>General</c:formatCode>
                <c:ptCount val="3"/>
                <c:pt idx="0">
                  <c:v>0.81</c:v>
                </c:pt>
                <c:pt idx="1">
                  <c:v>0.62</c:v>
                </c:pt>
                <c:pt idx="2">
                  <c:v>0.76</c:v>
                </c:pt>
              </c:numCache>
            </c:numRef>
          </c:val>
        </c:ser>
        <c:ser>
          <c:idx val="1"/>
          <c:order val="1"/>
          <c:tx>
            <c:strRef>
              <c:f>Sheet1!$C$1</c:f>
              <c:strCache>
                <c:ptCount val="1"/>
                <c:pt idx="0">
                  <c:v>Recall</c:v>
                </c:pt>
              </c:strCache>
            </c:strRef>
          </c:tx>
          <c:spPr>
            <a:solidFill>
              <a:schemeClr val="accent2"/>
            </a:solidFill>
            <a:ln>
              <a:noFill/>
            </a:ln>
            <a:effectLst/>
          </c:spPr>
          <c:invertIfNegative val="0"/>
          <c:cat>
            <c:strRef>
              <c:f>Sheet1!$A$2:$A$4</c:f>
              <c:strCache>
                <c:ptCount val="3"/>
                <c:pt idx="0">
                  <c:v>Tích cực</c:v>
                </c:pt>
                <c:pt idx="1">
                  <c:v>Tiêu cực</c:v>
                </c:pt>
                <c:pt idx="2">
                  <c:v>Trung bình hệ thống</c:v>
                </c:pt>
              </c:strCache>
            </c:strRef>
          </c:cat>
          <c:val>
            <c:numRef>
              <c:f>Sheet1!$C$2:$C$4</c:f>
              <c:numCache>
                <c:formatCode>General</c:formatCode>
                <c:ptCount val="3"/>
                <c:pt idx="0">
                  <c:v>0.78</c:v>
                </c:pt>
                <c:pt idx="1">
                  <c:v>0.71</c:v>
                </c:pt>
                <c:pt idx="2">
                  <c:v>0.76</c:v>
                </c:pt>
              </c:numCache>
            </c:numRef>
          </c:val>
        </c:ser>
        <c:ser>
          <c:idx val="2"/>
          <c:order val="2"/>
          <c:tx>
            <c:strRef>
              <c:f>Sheet1!$D$1</c:f>
              <c:strCache>
                <c:ptCount val="1"/>
                <c:pt idx="0">
                  <c:v>F1-Score</c:v>
                </c:pt>
              </c:strCache>
            </c:strRef>
          </c:tx>
          <c:spPr>
            <a:solidFill>
              <a:schemeClr val="accent3"/>
            </a:solidFill>
            <a:ln>
              <a:noFill/>
            </a:ln>
            <a:effectLst/>
          </c:spPr>
          <c:invertIfNegative val="0"/>
          <c:cat>
            <c:strRef>
              <c:f>Sheet1!$A$2:$A$4</c:f>
              <c:strCache>
                <c:ptCount val="3"/>
                <c:pt idx="0">
                  <c:v>Tích cực</c:v>
                </c:pt>
                <c:pt idx="1">
                  <c:v>Tiêu cực</c:v>
                </c:pt>
                <c:pt idx="2">
                  <c:v>Trung bình hệ thống</c:v>
                </c:pt>
              </c:strCache>
            </c:strRef>
          </c:cat>
          <c:val>
            <c:numRef>
              <c:f>Sheet1!$D$2:$D$4</c:f>
              <c:numCache>
                <c:formatCode>General</c:formatCode>
                <c:ptCount val="3"/>
                <c:pt idx="0">
                  <c:v>0.79</c:v>
                </c:pt>
                <c:pt idx="1">
                  <c:v>0.68</c:v>
                </c:pt>
                <c:pt idx="2">
                  <c:v>0.76</c:v>
                </c:pt>
              </c:numCache>
            </c:numRef>
          </c:val>
        </c:ser>
        <c:dLbls>
          <c:showLegendKey val="0"/>
          <c:showVal val="0"/>
          <c:showCatName val="0"/>
          <c:showSerName val="0"/>
          <c:showPercent val="0"/>
          <c:showBubbleSize val="0"/>
        </c:dLbls>
        <c:gapWidth val="219"/>
        <c:overlap val="-27"/>
        <c:axId val="315465600"/>
        <c:axId val="315464424"/>
      </c:barChart>
      <c:catAx>
        <c:axId val="31546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crossAx val="315464424"/>
        <c:crosses val="autoZero"/>
        <c:auto val="1"/>
        <c:lblAlgn val="ctr"/>
        <c:lblOffset val="100"/>
        <c:noMultiLvlLbl val="0"/>
      </c:catAx>
      <c:valAx>
        <c:axId val="315464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crossAx val="3154656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t>Đánh giá kết quả phân lớp cho TDL2</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chemeClr val="accent1"/>
            </a:solidFill>
            <a:ln>
              <a:noFill/>
            </a:ln>
            <a:effectLst/>
          </c:spPr>
          <c:invertIfNegative val="0"/>
          <c:cat>
            <c:strRef>
              <c:f>Sheet1!$A$2:$A$4</c:f>
              <c:strCache>
                <c:ptCount val="3"/>
                <c:pt idx="0">
                  <c:v>Tích cực</c:v>
                </c:pt>
                <c:pt idx="1">
                  <c:v>Tiêu cực</c:v>
                </c:pt>
                <c:pt idx="2">
                  <c:v>Trung bình hệ thống</c:v>
                </c:pt>
              </c:strCache>
            </c:strRef>
          </c:cat>
          <c:val>
            <c:numRef>
              <c:f>Sheet1!$B$2:$B$4</c:f>
              <c:numCache>
                <c:formatCode>General</c:formatCode>
                <c:ptCount val="3"/>
                <c:pt idx="0">
                  <c:v>0.65</c:v>
                </c:pt>
                <c:pt idx="1">
                  <c:v>0.7</c:v>
                </c:pt>
                <c:pt idx="2">
                  <c:v>0.68</c:v>
                </c:pt>
              </c:numCache>
            </c:numRef>
          </c:val>
        </c:ser>
        <c:ser>
          <c:idx val="1"/>
          <c:order val="1"/>
          <c:tx>
            <c:strRef>
              <c:f>Sheet1!$C$1</c:f>
              <c:strCache>
                <c:ptCount val="1"/>
                <c:pt idx="0">
                  <c:v>Recall</c:v>
                </c:pt>
              </c:strCache>
            </c:strRef>
          </c:tx>
          <c:spPr>
            <a:solidFill>
              <a:schemeClr val="accent2"/>
            </a:solidFill>
            <a:ln>
              <a:noFill/>
            </a:ln>
            <a:effectLst/>
          </c:spPr>
          <c:invertIfNegative val="0"/>
          <c:cat>
            <c:strRef>
              <c:f>Sheet1!$A$2:$A$4</c:f>
              <c:strCache>
                <c:ptCount val="3"/>
                <c:pt idx="0">
                  <c:v>Tích cực</c:v>
                </c:pt>
                <c:pt idx="1">
                  <c:v>Tiêu cực</c:v>
                </c:pt>
                <c:pt idx="2">
                  <c:v>Trung bình hệ thống</c:v>
                </c:pt>
              </c:strCache>
            </c:strRef>
          </c:cat>
          <c:val>
            <c:numRef>
              <c:f>Sheet1!$C$2:$C$4</c:f>
              <c:numCache>
                <c:formatCode>General</c:formatCode>
                <c:ptCount val="3"/>
                <c:pt idx="0">
                  <c:v>0.74</c:v>
                </c:pt>
                <c:pt idx="1">
                  <c:v>0.62</c:v>
                </c:pt>
                <c:pt idx="2">
                  <c:v>0.68</c:v>
                </c:pt>
              </c:numCache>
            </c:numRef>
          </c:val>
        </c:ser>
        <c:ser>
          <c:idx val="2"/>
          <c:order val="2"/>
          <c:tx>
            <c:strRef>
              <c:f>Sheet1!$D$1</c:f>
              <c:strCache>
                <c:ptCount val="1"/>
                <c:pt idx="0">
                  <c:v>F1-Score</c:v>
                </c:pt>
              </c:strCache>
            </c:strRef>
          </c:tx>
          <c:spPr>
            <a:solidFill>
              <a:schemeClr val="accent3"/>
            </a:solidFill>
            <a:ln>
              <a:noFill/>
            </a:ln>
            <a:effectLst/>
          </c:spPr>
          <c:invertIfNegative val="0"/>
          <c:cat>
            <c:strRef>
              <c:f>Sheet1!$A$2:$A$4</c:f>
              <c:strCache>
                <c:ptCount val="3"/>
                <c:pt idx="0">
                  <c:v>Tích cực</c:v>
                </c:pt>
                <c:pt idx="1">
                  <c:v>Tiêu cực</c:v>
                </c:pt>
                <c:pt idx="2">
                  <c:v>Trung bình hệ thống</c:v>
                </c:pt>
              </c:strCache>
            </c:strRef>
          </c:cat>
          <c:val>
            <c:numRef>
              <c:f>Sheet1!$D$2:$D$4</c:f>
              <c:numCache>
                <c:formatCode>General</c:formatCode>
                <c:ptCount val="3"/>
                <c:pt idx="0">
                  <c:v>0.7</c:v>
                </c:pt>
                <c:pt idx="1">
                  <c:v>0.65</c:v>
                </c:pt>
                <c:pt idx="2">
                  <c:v>0.68</c:v>
                </c:pt>
              </c:numCache>
            </c:numRef>
          </c:val>
        </c:ser>
        <c:dLbls>
          <c:showLegendKey val="0"/>
          <c:showVal val="0"/>
          <c:showCatName val="0"/>
          <c:showSerName val="0"/>
          <c:showPercent val="0"/>
          <c:showBubbleSize val="0"/>
        </c:dLbls>
        <c:gapWidth val="219"/>
        <c:overlap val="-27"/>
        <c:axId val="315468344"/>
        <c:axId val="315467168"/>
      </c:barChart>
      <c:catAx>
        <c:axId val="315468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crossAx val="315467168"/>
        <c:crosses val="autoZero"/>
        <c:auto val="1"/>
        <c:lblAlgn val="ctr"/>
        <c:lblOffset val="100"/>
        <c:noMultiLvlLbl val="0"/>
      </c:catAx>
      <c:valAx>
        <c:axId val="315467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crossAx val="3154683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t>Đánh giá kết quả phân lớp cho TDL3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chemeClr val="accent1"/>
            </a:solidFill>
            <a:ln>
              <a:noFill/>
            </a:ln>
            <a:effectLst/>
          </c:spPr>
          <c:invertIfNegative val="0"/>
          <c:cat>
            <c:strRef>
              <c:f>Sheet1!$A$2:$A$4</c:f>
              <c:strCache>
                <c:ptCount val="3"/>
                <c:pt idx="0">
                  <c:v>Tích cực</c:v>
                </c:pt>
                <c:pt idx="1">
                  <c:v>Tiêu cực</c:v>
                </c:pt>
                <c:pt idx="2">
                  <c:v>Trung bình hệ thống</c:v>
                </c:pt>
              </c:strCache>
            </c:strRef>
          </c:cat>
          <c:val>
            <c:numRef>
              <c:f>Sheet1!$B$2:$B$4</c:f>
              <c:numCache>
                <c:formatCode>General</c:formatCode>
                <c:ptCount val="3"/>
                <c:pt idx="0">
                  <c:v>0.71</c:v>
                </c:pt>
                <c:pt idx="1">
                  <c:v>0.75</c:v>
                </c:pt>
                <c:pt idx="2">
                  <c:v>0.73</c:v>
                </c:pt>
              </c:numCache>
            </c:numRef>
          </c:val>
        </c:ser>
        <c:ser>
          <c:idx val="1"/>
          <c:order val="1"/>
          <c:tx>
            <c:strRef>
              <c:f>Sheet1!$C$1</c:f>
              <c:strCache>
                <c:ptCount val="1"/>
                <c:pt idx="0">
                  <c:v>Recall</c:v>
                </c:pt>
              </c:strCache>
            </c:strRef>
          </c:tx>
          <c:spPr>
            <a:solidFill>
              <a:schemeClr val="accent2"/>
            </a:solidFill>
            <a:ln>
              <a:noFill/>
            </a:ln>
            <a:effectLst/>
          </c:spPr>
          <c:invertIfNegative val="0"/>
          <c:cat>
            <c:strRef>
              <c:f>Sheet1!$A$2:$A$4</c:f>
              <c:strCache>
                <c:ptCount val="3"/>
                <c:pt idx="0">
                  <c:v>Tích cực</c:v>
                </c:pt>
                <c:pt idx="1">
                  <c:v>Tiêu cực</c:v>
                </c:pt>
                <c:pt idx="2">
                  <c:v>Trung bình hệ thống</c:v>
                </c:pt>
              </c:strCache>
            </c:strRef>
          </c:cat>
          <c:val>
            <c:numRef>
              <c:f>Sheet1!$C$2:$C$4</c:f>
              <c:numCache>
                <c:formatCode>General</c:formatCode>
                <c:ptCount val="3"/>
                <c:pt idx="0">
                  <c:v>0.74</c:v>
                </c:pt>
                <c:pt idx="1">
                  <c:v>0.73</c:v>
                </c:pt>
                <c:pt idx="2">
                  <c:v>0.73</c:v>
                </c:pt>
              </c:numCache>
            </c:numRef>
          </c:val>
        </c:ser>
        <c:ser>
          <c:idx val="2"/>
          <c:order val="2"/>
          <c:tx>
            <c:strRef>
              <c:f>Sheet1!$D$1</c:f>
              <c:strCache>
                <c:ptCount val="1"/>
                <c:pt idx="0">
                  <c:v>F1-Score</c:v>
                </c:pt>
              </c:strCache>
            </c:strRef>
          </c:tx>
          <c:spPr>
            <a:solidFill>
              <a:schemeClr val="accent3"/>
            </a:solidFill>
            <a:ln>
              <a:noFill/>
            </a:ln>
            <a:effectLst/>
          </c:spPr>
          <c:invertIfNegative val="0"/>
          <c:cat>
            <c:strRef>
              <c:f>Sheet1!$A$2:$A$4</c:f>
              <c:strCache>
                <c:ptCount val="3"/>
                <c:pt idx="0">
                  <c:v>Tích cực</c:v>
                </c:pt>
                <c:pt idx="1">
                  <c:v>Tiêu cực</c:v>
                </c:pt>
                <c:pt idx="2">
                  <c:v>Trung bình hệ thống</c:v>
                </c:pt>
              </c:strCache>
            </c:strRef>
          </c:cat>
          <c:val>
            <c:numRef>
              <c:f>Sheet1!$D$2:$D$4</c:f>
              <c:numCache>
                <c:formatCode>General</c:formatCode>
                <c:ptCount val="3"/>
                <c:pt idx="0">
                  <c:v>0.72</c:v>
                </c:pt>
                <c:pt idx="1">
                  <c:v>0.74</c:v>
                </c:pt>
                <c:pt idx="2">
                  <c:v>0.73</c:v>
                </c:pt>
              </c:numCache>
            </c:numRef>
          </c:val>
        </c:ser>
        <c:dLbls>
          <c:showLegendKey val="0"/>
          <c:showVal val="0"/>
          <c:showCatName val="0"/>
          <c:showSerName val="0"/>
          <c:showPercent val="0"/>
          <c:showBubbleSize val="0"/>
        </c:dLbls>
        <c:gapWidth val="219"/>
        <c:overlap val="-27"/>
        <c:axId val="315469128"/>
        <c:axId val="315469912"/>
      </c:barChart>
      <c:catAx>
        <c:axId val="315469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crossAx val="315469912"/>
        <c:crosses val="autoZero"/>
        <c:auto val="1"/>
        <c:lblAlgn val="ctr"/>
        <c:lblOffset val="100"/>
        <c:noMultiLvlLbl val="0"/>
      </c:catAx>
      <c:valAx>
        <c:axId val="315469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crossAx val="3154691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t>Đánh giá kết quả phân lớp cho TDL4</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chemeClr val="accent1"/>
            </a:solidFill>
            <a:ln>
              <a:noFill/>
            </a:ln>
            <a:effectLst/>
          </c:spPr>
          <c:invertIfNegative val="0"/>
          <c:cat>
            <c:strRef>
              <c:f>Sheet1!$A$2:$A$4</c:f>
              <c:strCache>
                <c:ptCount val="3"/>
                <c:pt idx="0">
                  <c:v>Tích cực</c:v>
                </c:pt>
                <c:pt idx="1">
                  <c:v>Tiêu cực</c:v>
                </c:pt>
                <c:pt idx="2">
                  <c:v>Trung bình hệ thống</c:v>
                </c:pt>
              </c:strCache>
            </c:strRef>
          </c:cat>
          <c:val>
            <c:numRef>
              <c:f>Sheet1!$B$2:$B$4</c:f>
              <c:numCache>
                <c:formatCode>General</c:formatCode>
                <c:ptCount val="3"/>
                <c:pt idx="0">
                  <c:v>0.82</c:v>
                </c:pt>
                <c:pt idx="1">
                  <c:v>0.81</c:v>
                </c:pt>
                <c:pt idx="2">
                  <c:v>0.82</c:v>
                </c:pt>
              </c:numCache>
            </c:numRef>
          </c:val>
        </c:ser>
        <c:ser>
          <c:idx val="1"/>
          <c:order val="1"/>
          <c:tx>
            <c:strRef>
              <c:f>Sheet1!$C$1</c:f>
              <c:strCache>
                <c:ptCount val="1"/>
                <c:pt idx="0">
                  <c:v>Recall</c:v>
                </c:pt>
              </c:strCache>
            </c:strRef>
          </c:tx>
          <c:spPr>
            <a:solidFill>
              <a:schemeClr val="accent2"/>
            </a:solidFill>
            <a:ln>
              <a:noFill/>
            </a:ln>
            <a:effectLst/>
          </c:spPr>
          <c:invertIfNegative val="0"/>
          <c:cat>
            <c:strRef>
              <c:f>Sheet1!$A$2:$A$4</c:f>
              <c:strCache>
                <c:ptCount val="3"/>
                <c:pt idx="0">
                  <c:v>Tích cực</c:v>
                </c:pt>
                <c:pt idx="1">
                  <c:v>Tiêu cực</c:v>
                </c:pt>
                <c:pt idx="2">
                  <c:v>Trung bình hệ thống</c:v>
                </c:pt>
              </c:strCache>
            </c:strRef>
          </c:cat>
          <c:val>
            <c:numRef>
              <c:f>Sheet1!$C$2:$C$4</c:f>
              <c:numCache>
                <c:formatCode>General</c:formatCode>
                <c:ptCount val="3"/>
                <c:pt idx="0">
                  <c:v>0.84</c:v>
                </c:pt>
                <c:pt idx="1">
                  <c:v>0.82</c:v>
                </c:pt>
                <c:pt idx="2">
                  <c:v>0.82</c:v>
                </c:pt>
              </c:numCache>
            </c:numRef>
          </c:val>
        </c:ser>
        <c:ser>
          <c:idx val="2"/>
          <c:order val="2"/>
          <c:tx>
            <c:strRef>
              <c:f>Sheet1!$D$1</c:f>
              <c:strCache>
                <c:ptCount val="1"/>
                <c:pt idx="0">
                  <c:v>F1-Score</c:v>
                </c:pt>
              </c:strCache>
            </c:strRef>
          </c:tx>
          <c:spPr>
            <a:solidFill>
              <a:schemeClr val="accent3"/>
            </a:solidFill>
            <a:ln>
              <a:noFill/>
            </a:ln>
            <a:effectLst/>
          </c:spPr>
          <c:invertIfNegative val="0"/>
          <c:cat>
            <c:strRef>
              <c:f>Sheet1!$A$2:$A$4</c:f>
              <c:strCache>
                <c:ptCount val="3"/>
                <c:pt idx="0">
                  <c:v>Tích cực</c:v>
                </c:pt>
                <c:pt idx="1">
                  <c:v>Tiêu cực</c:v>
                </c:pt>
                <c:pt idx="2">
                  <c:v>Trung bình hệ thống</c:v>
                </c:pt>
              </c:strCache>
            </c:strRef>
          </c:cat>
          <c:val>
            <c:numRef>
              <c:f>Sheet1!$D$2:$D$4</c:f>
              <c:numCache>
                <c:formatCode>General</c:formatCode>
                <c:ptCount val="3"/>
                <c:pt idx="0">
                  <c:v>0.83</c:v>
                </c:pt>
                <c:pt idx="1">
                  <c:v>0.81</c:v>
                </c:pt>
                <c:pt idx="2">
                  <c:v>0.82</c:v>
                </c:pt>
              </c:numCache>
            </c:numRef>
          </c:val>
        </c:ser>
        <c:dLbls>
          <c:showLegendKey val="0"/>
          <c:showVal val="0"/>
          <c:showCatName val="0"/>
          <c:showSerName val="0"/>
          <c:showPercent val="0"/>
          <c:showBubbleSize val="0"/>
        </c:dLbls>
        <c:gapWidth val="219"/>
        <c:overlap val="-27"/>
        <c:axId val="315467560"/>
        <c:axId val="315648496"/>
      </c:barChart>
      <c:catAx>
        <c:axId val="315467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crossAx val="315648496"/>
        <c:crosses val="autoZero"/>
        <c:auto val="1"/>
        <c:lblAlgn val="ctr"/>
        <c:lblOffset val="100"/>
        <c:noMultiLvlLbl val="0"/>
      </c:catAx>
      <c:valAx>
        <c:axId val="315648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crossAx val="3154675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9">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solidFill>
        <a:round/>
      </a:ln>
    </cs:spPr>
    <cs:defRPr sz="90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fillRef idx="0"/>
    <cs:effectRef idx="0"/>
    <cs:fontRef idx="minor">
      <a:schemeClr val="dk1"/>
    </cs:fontRef>
    <cs:spPr>
      <a:ln w="9525" cap="flat" cmpd="sng" algn="ctr">
        <a:gradFill>
          <a:gsLst>
            <a:gs pos="0">
              <a:schemeClr val="lt1"/>
            </a:gs>
            <a:gs pos="100000">
              <a:schemeClr val="lt1">
                <a:alpha val="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FE66C9-2466-4FCC-B1E7-2D08F02C7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90</Pages>
  <Words>19379</Words>
  <Characters>110466</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cp:lastModifiedBy>John Tran</cp:lastModifiedBy>
  <cp:revision>2</cp:revision>
  <cp:lastPrinted>2015-12-27T05:14:00Z</cp:lastPrinted>
  <dcterms:created xsi:type="dcterms:W3CDTF">2016-02-15T14:53:00Z</dcterms:created>
  <dcterms:modified xsi:type="dcterms:W3CDTF">2016-02-15T14:53:00Z</dcterms:modified>
</cp:coreProperties>
</file>